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word/header.xml" ContentType="application/vnd.openxmlformats-officedocument.wordprocessingml.header+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C2824" w:rsidR="00BF7A40" w:rsidRDefault="006B2613" w14:paraId="00000001" w14:textId="77777777">
      <w:pPr>
        <w:jc w:val="center"/>
        <w:rPr>
          <w:rFonts w:ascii="Segoe UI" w:hAnsi="Segoe UI" w:eastAsia="Quattrocento Sans" w:cs="Segoe UI"/>
          <w:b/>
          <w:color w:val="B6004B"/>
          <w:sz w:val="40"/>
          <w:szCs w:val="40"/>
        </w:rPr>
      </w:pPr>
      <w:r w:rsidRPr="00FC2824">
        <w:rPr>
          <w:rFonts w:ascii="Segoe UI" w:hAnsi="Segoe UI" w:cs="Segoe UI"/>
          <w:noProof/>
        </w:rPr>
        <w:drawing>
          <wp:anchor distT="0" distB="0" distL="0" distR="0" simplePos="0" relativeHeight="251658240" behindDoc="1" locked="0" layoutInCell="1" hidden="0" allowOverlap="1" wp14:anchorId="19A9A7B7" wp14:editId="17872511">
            <wp:simplePos x="0" y="0"/>
            <wp:positionH relativeFrom="column">
              <wp:posOffset>-949325</wp:posOffset>
            </wp:positionH>
            <wp:positionV relativeFrom="paragraph">
              <wp:posOffset>-897890</wp:posOffset>
            </wp:positionV>
            <wp:extent cx="7761456" cy="10043160"/>
            <wp:effectExtent l="0" t="0" r="0" b="0"/>
            <wp:wrapNone/>
            <wp:docPr id="1970351433" name="image8.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Forma&#10;&#10;Descripción generada automáticamente"/>
                    <pic:cNvPicPr preferRelativeResize="0"/>
                  </pic:nvPicPr>
                  <pic:blipFill>
                    <a:blip r:embed="rId12"/>
                    <a:srcRect/>
                    <a:stretch>
                      <a:fillRect/>
                    </a:stretch>
                  </pic:blipFill>
                  <pic:spPr>
                    <a:xfrm>
                      <a:off x="0" y="0"/>
                      <a:ext cx="7761456" cy="10043160"/>
                    </a:xfrm>
                    <a:prstGeom prst="rect">
                      <a:avLst/>
                    </a:prstGeom>
                    <a:ln/>
                  </pic:spPr>
                </pic:pic>
              </a:graphicData>
            </a:graphic>
          </wp:anchor>
        </w:drawing>
      </w:r>
    </w:p>
    <w:p w:rsidRPr="00FC2824" w:rsidR="00BF7A40" w:rsidRDefault="00BF7A40" w14:paraId="00000002" w14:textId="77777777">
      <w:pPr>
        <w:jc w:val="center"/>
        <w:rPr>
          <w:rFonts w:ascii="Segoe UI" w:hAnsi="Segoe UI" w:eastAsia="Quattrocento Sans" w:cs="Segoe UI"/>
          <w:b/>
          <w:color w:val="B6004B"/>
          <w:sz w:val="40"/>
          <w:szCs w:val="40"/>
        </w:rPr>
      </w:pPr>
    </w:p>
    <w:p w:rsidRPr="00FC2824" w:rsidR="00BF7A40" w:rsidRDefault="00BF7A40" w14:paraId="00000003"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FC2824" w:rsidR="00BF7A40" w:rsidRDefault="006B2613" w14:paraId="00000004"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r w:rsidRPr="00FC2824">
        <w:rPr>
          <w:rFonts w:ascii="Segoe UI" w:hAnsi="Segoe UI" w:eastAsia="Quattrocento Sans" w:cs="Segoe UI"/>
          <w:b/>
          <w:color w:val="404040"/>
          <w:sz w:val="48"/>
          <w:szCs w:val="48"/>
        </w:rPr>
        <w:t xml:space="preserve">PROYECTO AGORA </w:t>
      </w:r>
    </w:p>
    <w:p w:rsidRPr="00FC2824" w:rsidR="00BF7A40" w:rsidRDefault="00BF7A40" w14:paraId="00000005"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FC2824" w:rsidR="00BF7A40" w:rsidRDefault="00BF7A40" w14:paraId="00000006"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FC2824" w:rsidR="00BF7A40" w:rsidRDefault="00BF7A40" w14:paraId="00000007"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FC2824" w:rsidR="00BF7A40" w:rsidRDefault="00BF7A40" w14:paraId="00000008"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FC2824" w:rsidR="00BF7A40" w:rsidRDefault="00BF7A40" w14:paraId="00000009"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FC2824" w:rsidR="00BF7A40" w:rsidRDefault="00BF7A40" w14:paraId="0000000A"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FC2824" w:rsidR="00BF7A40" w:rsidRDefault="006B2613" w14:paraId="0000000B" w14:textId="706CDA26">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r w:rsidRPr="00FC2824">
        <w:rPr>
          <w:rFonts w:ascii="Segoe UI" w:hAnsi="Segoe UI" w:eastAsia="Quattrocento Sans" w:cs="Segoe UI"/>
          <w:b/>
          <w:smallCaps/>
          <w:color w:val="404040"/>
          <w:sz w:val="40"/>
          <w:szCs w:val="40"/>
        </w:rPr>
        <w:t xml:space="preserve">ENTENDIMIENTO DE LOS DATOS - </w:t>
      </w:r>
      <w:commentRangeStart w:id="0"/>
      <w:r w:rsidR="00FF7A9A">
        <w:rPr>
          <w:rFonts w:ascii="Segoe UI" w:hAnsi="Segoe UI" w:eastAsia="Quattrocento Sans" w:cs="Segoe UI"/>
          <w:b/>
          <w:smallCaps/>
          <w:color w:val="404040"/>
          <w:sz w:val="40"/>
          <w:szCs w:val="40"/>
        </w:rPr>
        <w:t>SIVIGILA</w:t>
      </w:r>
      <w:commentRangeEnd w:id="0"/>
      <w:r w:rsidR="00DC001B">
        <w:rPr>
          <w:rStyle w:val="Refdecomentario"/>
        </w:rPr>
        <w:commentReference w:id="0"/>
      </w:r>
    </w:p>
    <w:p w:rsidRPr="00FC2824" w:rsidR="00BF7A40" w:rsidRDefault="00BF7A40" w14:paraId="0000000C" w14:textId="77777777">
      <w:pPr>
        <w:jc w:val="center"/>
        <w:rPr>
          <w:rFonts w:ascii="Segoe UI" w:hAnsi="Segoe UI" w:eastAsia="Quattrocento Sans" w:cs="Segoe UI"/>
          <w:b/>
          <w:color w:val="B6004B"/>
          <w:sz w:val="28"/>
          <w:szCs w:val="28"/>
        </w:rPr>
      </w:pPr>
    </w:p>
    <w:p w:rsidRPr="00FC2824" w:rsidR="00BF7A40" w:rsidRDefault="00BF7A40" w14:paraId="0000000D" w14:textId="77777777">
      <w:pPr>
        <w:rPr>
          <w:rFonts w:ascii="Segoe UI" w:hAnsi="Segoe UI" w:eastAsia="Quattrocento Sans" w:cs="Segoe UI"/>
          <w:b/>
          <w:color w:val="B6004B"/>
          <w:sz w:val="40"/>
          <w:szCs w:val="40"/>
        </w:rPr>
      </w:pPr>
    </w:p>
    <w:p w:rsidRPr="00FC2824" w:rsidR="00BF7A40" w:rsidRDefault="00BF7A40" w14:paraId="0000000E" w14:textId="77777777">
      <w:pPr>
        <w:rPr>
          <w:rFonts w:ascii="Segoe UI" w:hAnsi="Segoe UI" w:eastAsia="Quattrocento Sans" w:cs="Segoe UI"/>
          <w:b/>
          <w:color w:val="B6004B"/>
          <w:sz w:val="40"/>
          <w:szCs w:val="40"/>
        </w:rPr>
      </w:pPr>
    </w:p>
    <w:p w:rsidRPr="00FC2824" w:rsidR="00BF7A40" w:rsidRDefault="006B2613" w14:paraId="0000000F" w14:textId="77777777">
      <w:pPr>
        <w:pBdr>
          <w:top w:val="nil"/>
          <w:left w:val="nil"/>
          <w:bottom w:val="nil"/>
          <w:right w:val="nil"/>
          <w:between w:val="nil"/>
        </w:pBdr>
        <w:spacing w:after="0" w:line="240" w:lineRule="auto"/>
        <w:jc w:val="center"/>
        <w:rPr>
          <w:rFonts w:ascii="Segoe UI" w:hAnsi="Segoe UI" w:eastAsia="Quattrocento Sans" w:cs="Segoe UI"/>
          <w:b/>
          <w:color w:val="404040"/>
          <w:sz w:val="40"/>
          <w:szCs w:val="40"/>
        </w:rPr>
      </w:pPr>
      <w:r w:rsidRPr="00FC2824">
        <w:rPr>
          <w:rFonts w:ascii="Segoe UI" w:hAnsi="Segoe UI" w:eastAsia="Quattrocento Sans" w:cs="Segoe UI"/>
          <w:b/>
          <w:color w:val="404040"/>
          <w:sz w:val="40"/>
          <w:szCs w:val="40"/>
        </w:rPr>
        <w:t>DOCUMENTO INICIAL</w:t>
      </w:r>
    </w:p>
    <w:p w:rsidRPr="00FC2824" w:rsidR="00BF7A40" w:rsidRDefault="00BF7A40" w14:paraId="00000010" w14:textId="77777777">
      <w:pPr>
        <w:pBdr>
          <w:top w:val="nil"/>
          <w:left w:val="nil"/>
          <w:bottom w:val="nil"/>
          <w:right w:val="nil"/>
          <w:between w:val="nil"/>
        </w:pBdr>
        <w:spacing w:after="0" w:line="240" w:lineRule="auto"/>
        <w:jc w:val="center"/>
        <w:rPr>
          <w:rFonts w:ascii="Segoe UI" w:hAnsi="Segoe UI" w:eastAsia="Quattrocento Sans" w:cs="Segoe UI"/>
          <w:b/>
          <w:color w:val="404040"/>
          <w:sz w:val="40"/>
          <w:szCs w:val="40"/>
        </w:rPr>
      </w:pPr>
    </w:p>
    <w:p w:rsidRPr="00FC2824" w:rsidR="00BF7A40" w:rsidRDefault="00BF7A40" w14:paraId="00000011" w14:textId="77777777">
      <w:pPr>
        <w:pBdr>
          <w:top w:val="nil"/>
          <w:left w:val="nil"/>
          <w:bottom w:val="nil"/>
          <w:right w:val="nil"/>
          <w:between w:val="nil"/>
        </w:pBdr>
        <w:spacing w:after="0" w:line="240" w:lineRule="auto"/>
        <w:jc w:val="center"/>
        <w:rPr>
          <w:rFonts w:ascii="Segoe UI" w:hAnsi="Segoe UI" w:eastAsia="Quattrocento Sans" w:cs="Segoe UI"/>
          <w:b/>
          <w:color w:val="404040"/>
          <w:sz w:val="40"/>
          <w:szCs w:val="40"/>
        </w:rPr>
      </w:pPr>
    </w:p>
    <w:p w:rsidRPr="00FC2824" w:rsidR="00BF7A40" w:rsidRDefault="006B2613" w14:paraId="00000012" w14:textId="77777777">
      <w:pPr>
        <w:tabs>
          <w:tab w:val="left" w:pos="2040"/>
        </w:tabs>
        <w:rPr>
          <w:rFonts w:ascii="Segoe UI" w:hAnsi="Segoe UI" w:eastAsia="Quattrocento Sans" w:cs="Segoe UI"/>
          <w:color w:val="404040"/>
        </w:rPr>
      </w:pPr>
      <w:r w:rsidRPr="00FC2824">
        <w:rPr>
          <w:rFonts w:ascii="Segoe UI" w:hAnsi="Segoe UI" w:eastAsia="Quattrocento Sans" w:cs="Segoe UI"/>
          <w:color w:val="404040"/>
        </w:rPr>
        <w:tab/>
      </w:r>
    </w:p>
    <w:p w:rsidRPr="00FC2824" w:rsidR="00BF7A40" w:rsidRDefault="00BF7A40" w14:paraId="00000013" w14:textId="77777777">
      <w:pPr>
        <w:jc w:val="center"/>
        <w:rPr>
          <w:rFonts w:ascii="Segoe UI" w:hAnsi="Segoe UI" w:eastAsia="Quattrocento Sans" w:cs="Segoe UI"/>
          <w:color w:val="404040"/>
        </w:rPr>
      </w:pPr>
    </w:p>
    <w:p w:rsidRPr="00FC2824" w:rsidR="00BF7A40" w:rsidRDefault="00BF7A40" w14:paraId="00000014" w14:textId="77777777">
      <w:pPr>
        <w:rPr>
          <w:rFonts w:ascii="Segoe UI" w:hAnsi="Segoe UI" w:eastAsia="Quattrocento Sans" w:cs="Segoe UI"/>
          <w:color w:val="404040"/>
        </w:rPr>
      </w:pPr>
    </w:p>
    <w:p w:rsidRPr="00FC2824" w:rsidR="00BF7A40" w:rsidRDefault="00BF7A40" w14:paraId="00000015" w14:textId="77777777">
      <w:pPr>
        <w:pBdr>
          <w:top w:val="nil"/>
          <w:left w:val="nil"/>
          <w:bottom w:val="nil"/>
          <w:right w:val="nil"/>
          <w:between w:val="nil"/>
        </w:pBdr>
        <w:spacing w:after="0" w:line="276" w:lineRule="auto"/>
        <w:jc w:val="center"/>
        <w:rPr>
          <w:rFonts w:ascii="Segoe UI" w:hAnsi="Segoe UI" w:eastAsia="Quattrocento Sans" w:cs="Segoe UI"/>
          <w:b/>
          <w:color w:val="404040"/>
          <w:sz w:val="32"/>
          <w:szCs w:val="32"/>
        </w:rPr>
      </w:pPr>
    </w:p>
    <w:p w:rsidRPr="00FC2824" w:rsidR="00BF7A40" w:rsidRDefault="006B2613" w14:paraId="00000016" w14:textId="1D1E05E9">
      <w:pPr>
        <w:pBdr>
          <w:top w:val="nil"/>
          <w:left w:val="nil"/>
          <w:bottom w:val="nil"/>
          <w:right w:val="nil"/>
          <w:between w:val="nil"/>
        </w:pBdr>
        <w:spacing w:after="0" w:line="276" w:lineRule="auto"/>
        <w:jc w:val="center"/>
        <w:rPr>
          <w:rFonts w:ascii="Segoe UI" w:hAnsi="Segoe UI" w:eastAsia="Quattrocento Sans" w:cs="Segoe UI"/>
          <w:b/>
          <w:color w:val="404040"/>
          <w:sz w:val="48"/>
          <w:szCs w:val="48"/>
        </w:rPr>
      </w:pPr>
      <w:r w:rsidRPr="00FC2824">
        <w:rPr>
          <w:rFonts w:ascii="Segoe UI" w:hAnsi="Segoe UI" w:eastAsia="Quattrocento Sans" w:cs="Segoe UI"/>
          <w:b/>
          <w:color w:val="404040"/>
          <w:sz w:val="32"/>
          <w:szCs w:val="32"/>
        </w:rPr>
        <w:t>2024</w:t>
      </w:r>
    </w:p>
    <w:p w:rsidRPr="00FC2824" w:rsidR="00BF7A40" w:rsidP="00964B2A" w:rsidRDefault="006B2613" w14:paraId="00000017" w14:textId="77777777">
      <w:pPr>
        <w:jc w:val="center"/>
        <w:rPr>
          <w:rFonts w:ascii="Segoe UI" w:hAnsi="Segoe UI" w:cs="Segoe UI"/>
          <w:b/>
          <w:bCs/>
        </w:rPr>
      </w:pPr>
      <w:r w:rsidRPr="00FC2824">
        <w:rPr>
          <w:rFonts w:ascii="Segoe UI" w:hAnsi="Segoe UI" w:cs="Segoe UI"/>
        </w:rPr>
        <w:br w:type="page"/>
      </w:r>
      <w:r w:rsidRPr="00FC2824">
        <w:rPr>
          <w:rFonts w:ascii="Segoe UI" w:hAnsi="Segoe UI" w:cs="Segoe UI"/>
          <w:b/>
          <w:bCs/>
          <w:sz w:val="24"/>
          <w:szCs w:val="24"/>
        </w:rPr>
        <w:lastRenderedPageBreak/>
        <w:t>Control de cambios</w:t>
      </w:r>
    </w:p>
    <w:p w:rsidRPr="00FC2824" w:rsidR="00BF7A40" w:rsidRDefault="00BF7A40" w14:paraId="00000019" w14:textId="77777777">
      <w:pPr>
        <w:spacing w:after="0" w:line="240" w:lineRule="auto"/>
        <w:rPr>
          <w:rFonts w:ascii="Segoe UI" w:hAnsi="Segoe UI" w:eastAsia="Quattrocento Sans" w:cs="Segoe UI"/>
          <w:sz w:val="24"/>
          <w:szCs w:val="24"/>
        </w:rPr>
      </w:pP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1"/>
        <w:gridCol w:w="1985"/>
        <w:gridCol w:w="3827"/>
        <w:gridCol w:w="2260"/>
      </w:tblGrid>
      <w:tr w:rsidRPr="00FC2824" w:rsidR="00BF7A40" w:rsidTr="00A509AB" w14:paraId="48328BD2" w14:textId="77777777">
        <w:tc>
          <w:tcPr>
            <w:tcW w:w="1271" w:type="dxa"/>
            <w:shd w:val="clear" w:color="auto" w:fill="365F91"/>
          </w:tcPr>
          <w:p w:rsidRPr="00FC2824" w:rsidR="00BF7A40" w:rsidRDefault="006B2613" w14:paraId="0000001A" w14:textId="77777777">
            <w:pPr>
              <w:jc w:val="center"/>
              <w:rPr>
                <w:rFonts w:ascii="Segoe UI" w:hAnsi="Segoe UI" w:eastAsia="Quattrocento Sans" w:cs="Segoe UI"/>
                <w:b/>
                <w:color w:val="FFFFFF"/>
              </w:rPr>
            </w:pPr>
            <w:r w:rsidRPr="00FC2824">
              <w:rPr>
                <w:rFonts w:ascii="Segoe UI" w:hAnsi="Segoe UI" w:eastAsia="Quattrocento Sans" w:cs="Segoe UI"/>
                <w:b/>
                <w:color w:val="FFFFFF"/>
              </w:rPr>
              <w:t xml:space="preserve">VERSIÓN </w:t>
            </w:r>
          </w:p>
        </w:tc>
        <w:tc>
          <w:tcPr>
            <w:tcW w:w="1985" w:type="dxa"/>
            <w:shd w:val="clear" w:color="auto" w:fill="365F91"/>
          </w:tcPr>
          <w:p w:rsidRPr="00FC2824" w:rsidR="00BF7A40" w:rsidRDefault="006B2613" w14:paraId="0000001B" w14:textId="77777777">
            <w:pPr>
              <w:jc w:val="center"/>
              <w:rPr>
                <w:rFonts w:ascii="Segoe UI" w:hAnsi="Segoe UI" w:eastAsia="Quattrocento Sans" w:cs="Segoe UI"/>
                <w:b/>
                <w:color w:val="FFFFFF"/>
              </w:rPr>
            </w:pPr>
            <w:r w:rsidRPr="00FC2824">
              <w:rPr>
                <w:rFonts w:ascii="Segoe UI" w:hAnsi="Segoe UI" w:eastAsia="Quattrocento Sans" w:cs="Segoe UI"/>
                <w:b/>
                <w:color w:val="FFFFFF"/>
              </w:rPr>
              <w:t>FECHA</w:t>
            </w:r>
          </w:p>
        </w:tc>
        <w:tc>
          <w:tcPr>
            <w:tcW w:w="3827" w:type="dxa"/>
            <w:shd w:val="clear" w:color="auto" w:fill="365F91"/>
          </w:tcPr>
          <w:p w:rsidRPr="00FC2824" w:rsidR="00BF7A40" w:rsidRDefault="006B2613" w14:paraId="0000001C" w14:textId="77777777">
            <w:pPr>
              <w:jc w:val="center"/>
              <w:rPr>
                <w:rFonts w:ascii="Segoe UI" w:hAnsi="Segoe UI" w:eastAsia="Quattrocento Sans" w:cs="Segoe UI"/>
                <w:b/>
                <w:color w:val="FFFFFF"/>
              </w:rPr>
            </w:pPr>
            <w:r w:rsidRPr="00FC2824">
              <w:rPr>
                <w:rFonts w:ascii="Segoe UI" w:hAnsi="Segoe UI" w:eastAsia="Quattrocento Sans" w:cs="Segoe UI"/>
                <w:b/>
                <w:color w:val="FFFFFF"/>
              </w:rPr>
              <w:t>MODIFICACIÓN</w:t>
            </w:r>
          </w:p>
        </w:tc>
        <w:tc>
          <w:tcPr>
            <w:tcW w:w="2260" w:type="dxa"/>
            <w:shd w:val="clear" w:color="auto" w:fill="365F91"/>
          </w:tcPr>
          <w:p w:rsidRPr="00FC2824" w:rsidR="00BF7A40" w:rsidRDefault="006B2613" w14:paraId="0000001D" w14:textId="77777777">
            <w:pPr>
              <w:jc w:val="center"/>
              <w:rPr>
                <w:rFonts w:ascii="Segoe UI" w:hAnsi="Segoe UI" w:eastAsia="Quattrocento Sans" w:cs="Segoe UI"/>
                <w:b/>
                <w:color w:val="FFFFFF"/>
              </w:rPr>
            </w:pPr>
            <w:r w:rsidRPr="00FC2824">
              <w:rPr>
                <w:rFonts w:ascii="Segoe UI" w:hAnsi="Segoe UI" w:eastAsia="Quattrocento Sans" w:cs="Segoe UI"/>
                <w:b/>
                <w:color w:val="FFFFFF"/>
              </w:rPr>
              <w:t>RESPONSABLE</w:t>
            </w:r>
          </w:p>
        </w:tc>
      </w:tr>
      <w:tr w:rsidRPr="00FC2824" w:rsidR="007B496D" w:rsidTr="00A509AB" w14:paraId="562AE55C" w14:textId="77777777">
        <w:tc>
          <w:tcPr>
            <w:tcW w:w="1271" w:type="dxa"/>
          </w:tcPr>
          <w:p w:rsidRPr="00FC2824" w:rsidR="007B496D" w:rsidP="007B496D" w:rsidRDefault="007B496D" w14:paraId="0000001E" w14:textId="4BA1D4FD">
            <w:pPr>
              <w:jc w:val="center"/>
              <w:rPr>
                <w:rFonts w:ascii="Segoe UI" w:hAnsi="Segoe UI" w:eastAsia="Quattrocento Sans" w:cs="Segoe UI"/>
              </w:rPr>
            </w:pPr>
            <w:r w:rsidRPr="00FC2824">
              <w:rPr>
                <w:rFonts w:ascii="Segoe UI" w:hAnsi="Segoe UI" w:eastAsia="Quattrocento Sans" w:cs="Segoe UI"/>
              </w:rPr>
              <w:t>1.3</w:t>
            </w:r>
          </w:p>
        </w:tc>
        <w:tc>
          <w:tcPr>
            <w:tcW w:w="1985" w:type="dxa"/>
          </w:tcPr>
          <w:p w:rsidRPr="00FC2824" w:rsidR="007B496D" w:rsidP="007B496D" w:rsidRDefault="007B496D" w14:paraId="0000001F" w14:textId="33444082">
            <w:pPr>
              <w:jc w:val="center"/>
              <w:rPr>
                <w:rFonts w:ascii="Segoe UI" w:hAnsi="Segoe UI" w:eastAsia="Quattrocento Sans" w:cs="Segoe UI"/>
              </w:rPr>
            </w:pPr>
            <w:r w:rsidRPr="00FC2824">
              <w:rPr>
                <w:rFonts w:ascii="Segoe UI" w:hAnsi="Segoe UI" w:eastAsia="Quattrocento Sans" w:cs="Segoe UI"/>
              </w:rPr>
              <w:t>2</w:t>
            </w:r>
            <w:r w:rsidR="00FF7A9A">
              <w:rPr>
                <w:rFonts w:ascii="Segoe UI" w:hAnsi="Segoe UI" w:eastAsia="Quattrocento Sans" w:cs="Segoe UI"/>
              </w:rPr>
              <w:t>6</w:t>
            </w:r>
            <w:r w:rsidRPr="00FC2824">
              <w:rPr>
                <w:rFonts w:ascii="Segoe UI" w:hAnsi="Segoe UI" w:eastAsia="Quattrocento Sans" w:cs="Segoe UI"/>
              </w:rPr>
              <w:t xml:space="preserve"> de abril de 2024</w:t>
            </w:r>
          </w:p>
        </w:tc>
        <w:tc>
          <w:tcPr>
            <w:tcW w:w="3827" w:type="dxa"/>
          </w:tcPr>
          <w:p w:rsidRPr="00FC2824" w:rsidR="007B496D" w:rsidP="007B496D" w:rsidRDefault="004D7673" w14:paraId="00000020" w14:textId="788F0288">
            <w:pPr>
              <w:rPr>
                <w:rFonts w:ascii="Segoe UI" w:hAnsi="Segoe UI" w:eastAsia="Quattrocento Sans" w:cs="Segoe UI"/>
              </w:rPr>
            </w:pPr>
            <w:r>
              <w:rPr>
                <w:rFonts w:ascii="Segoe UI" w:hAnsi="Segoe UI" w:eastAsia="Quattrocento Sans" w:cs="Segoe UI"/>
              </w:rPr>
              <w:t>Documento inicial</w:t>
            </w:r>
          </w:p>
        </w:tc>
        <w:tc>
          <w:tcPr>
            <w:tcW w:w="2260" w:type="dxa"/>
          </w:tcPr>
          <w:p w:rsidRPr="00FC2824" w:rsidR="007B496D" w:rsidP="007B496D" w:rsidRDefault="007B496D" w14:paraId="00000021" w14:textId="61C723BD">
            <w:pPr>
              <w:jc w:val="center"/>
              <w:rPr>
                <w:rFonts w:ascii="Segoe UI" w:hAnsi="Segoe UI" w:eastAsia="Quattrocento Sans" w:cs="Segoe UI"/>
              </w:rPr>
            </w:pPr>
            <w:r w:rsidRPr="00FC2824">
              <w:rPr>
                <w:rFonts w:ascii="Segoe UI" w:hAnsi="Segoe UI" w:eastAsia="Quattrocento Sans" w:cs="Segoe UI"/>
              </w:rPr>
              <w:t>Luis Carlos Chicaíza</w:t>
            </w:r>
          </w:p>
        </w:tc>
      </w:tr>
      <w:tr w:rsidRPr="00FC2824" w:rsidR="007B496D" w:rsidTr="00A509AB" w14:paraId="46ADCDBE" w14:textId="77777777">
        <w:tc>
          <w:tcPr>
            <w:tcW w:w="1271" w:type="dxa"/>
          </w:tcPr>
          <w:p w:rsidRPr="00FC2824" w:rsidR="007B496D" w:rsidP="007B496D" w:rsidRDefault="003D047A" w14:paraId="00000022" w14:textId="76FC5153">
            <w:pPr>
              <w:jc w:val="center"/>
              <w:rPr>
                <w:rFonts w:ascii="Segoe UI" w:hAnsi="Segoe UI" w:eastAsia="Quattrocento Sans" w:cs="Segoe UI"/>
              </w:rPr>
            </w:pPr>
            <w:ins w:author="Luis Carlos Chicaíza Rojas" w:date="2024-05-08T18:22:00Z" w16du:dateUtc="2024-05-08T23:22:00Z" w:id="2">
              <w:r>
                <w:rPr>
                  <w:rFonts w:ascii="Segoe UI" w:hAnsi="Segoe UI" w:eastAsia="Quattrocento Sans" w:cs="Segoe UI"/>
                </w:rPr>
                <w:t>1.5</w:t>
              </w:r>
            </w:ins>
          </w:p>
        </w:tc>
        <w:tc>
          <w:tcPr>
            <w:tcW w:w="1985" w:type="dxa"/>
          </w:tcPr>
          <w:p w:rsidRPr="00FC2824" w:rsidR="007B496D" w:rsidP="007B496D" w:rsidRDefault="00AB67F0" w14:paraId="00000023" w14:textId="33EED6E0">
            <w:pPr>
              <w:jc w:val="center"/>
              <w:rPr>
                <w:rFonts w:ascii="Segoe UI" w:hAnsi="Segoe UI" w:eastAsia="Quattrocento Sans" w:cs="Segoe UI"/>
              </w:rPr>
            </w:pPr>
            <w:ins w:author="Luis Carlos Chicaíza Rojas" w:date="2024-05-08T18:22:00Z" w16du:dateUtc="2024-05-08T23:22:00Z" w:id="3">
              <w:r>
                <w:rPr>
                  <w:rFonts w:ascii="Segoe UI" w:hAnsi="Segoe UI" w:eastAsia="Quattrocento Sans" w:cs="Segoe UI"/>
                </w:rPr>
                <w:t>08 de mayo de 2024</w:t>
              </w:r>
            </w:ins>
          </w:p>
        </w:tc>
        <w:tc>
          <w:tcPr>
            <w:tcW w:w="3827" w:type="dxa"/>
          </w:tcPr>
          <w:p w:rsidRPr="00FC2824" w:rsidR="007B496D" w:rsidP="007B496D" w:rsidRDefault="00AB67F0" w14:paraId="00000024" w14:textId="03E94A8A">
            <w:pPr>
              <w:rPr>
                <w:rFonts w:ascii="Segoe UI" w:hAnsi="Segoe UI" w:eastAsia="Quattrocento Sans" w:cs="Segoe UI"/>
              </w:rPr>
            </w:pPr>
            <w:ins w:author="Luis Carlos Chicaíza Rojas" w:date="2024-05-08T18:22:00Z" w16du:dateUtc="2024-05-08T23:22:00Z" w:id="4">
              <w:r>
                <w:rPr>
                  <w:rFonts w:ascii="Segoe UI" w:hAnsi="Segoe UI" w:eastAsia="Quattrocento Sans" w:cs="Segoe UI"/>
                </w:rPr>
                <w:t xml:space="preserve">Se realiza modificaciones al documento con base a los comentarios recibidos. </w:t>
              </w:r>
            </w:ins>
          </w:p>
        </w:tc>
        <w:tc>
          <w:tcPr>
            <w:tcW w:w="2260" w:type="dxa"/>
          </w:tcPr>
          <w:p w:rsidRPr="00FC2824" w:rsidR="007B496D" w:rsidP="007B496D" w:rsidRDefault="00AB67F0" w14:paraId="00000025" w14:textId="0C195E0F">
            <w:pPr>
              <w:jc w:val="center"/>
              <w:rPr>
                <w:rFonts w:ascii="Segoe UI" w:hAnsi="Segoe UI" w:eastAsia="Quattrocento Sans" w:cs="Segoe UI"/>
              </w:rPr>
            </w:pPr>
            <w:ins w:author="Luis Carlos Chicaíza Rojas" w:date="2024-05-08T18:22:00Z" w16du:dateUtc="2024-05-08T23:22:00Z" w:id="5">
              <w:r>
                <w:rPr>
                  <w:rFonts w:ascii="Segoe UI" w:hAnsi="Segoe UI" w:eastAsia="Quattrocento Sans" w:cs="Segoe UI"/>
                </w:rPr>
                <w:t xml:space="preserve">Luis Carlos Chicaíza </w:t>
              </w:r>
            </w:ins>
          </w:p>
        </w:tc>
      </w:tr>
      <w:tr w:rsidRPr="00FC2824" w:rsidR="007B496D" w:rsidTr="00A509AB" w14:paraId="14BACB44" w14:textId="77777777">
        <w:trPr>
          <w:trHeight w:val="300"/>
        </w:trPr>
        <w:tc>
          <w:tcPr>
            <w:tcW w:w="1271" w:type="dxa"/>
          </w:tcPr>
          <w:p w:rsidRPr="00FC2824" w:rsidR="007B496D" w:rsidP="007B496D" w:rsidRDefault="007B496D" w14:paraId="00000026" w14:textId="691D2695">
            <w:pPr>
              <w:jc w:val="center"/>
              <w:rPr>
                <w:rFonts w:ascii="Segoe UI" w:hAnsi="Segoe UI" w:eastAsia="Quattrocento Sans" w:cs="Segoe UI"/>
              </w:rPr>
            </w:pPr>
          </w:p>
        </w:tc>
        <w:tc>
          <w:tcPr>
            <w:tcW w:w="1985" w:type="dxa"/>
          </w:tcPr>
          <w:p w:rsidRPr="00FC2824" w:rsidR="007B496D" w:rsidP="007B496D" w:rsidRDefault="007B496D" w14:paraId="00000027" w14:textId="36D37430">
            <w:pPr>
              <w:jc w:val="center"/>
              <w:rPr>
                <w:rFonts w:ascii="Segoe UI" w:hAnsi="Segoe UI" w:eastAsia="Quattrocento Sans" w:cs="Segoe UI"/>
              </w:rPr>
            </w:pPr>
          </w:p>
        </w:tc>
        <w:tc>
          <w:tcPr>
            <w:tcW w:w="3827" w:type="dxa"/>
          </w:tcPr>
          <w:p w:rsidRPr="00FC2824" w:rsidR="007B496D" w:rsidP="007B496D" w:rsidRDefault="007B496D" w14:paraId="00000028" w14:textId="723A04B4">
            <w:pPr>
              <w:rPr>
                <w:rFonts w:ascii="Segoe UI" w:hAnsi="Segoe UI" w:eastAsia="Quattrocento Sans" w:cs="Segoe UI"/>
              </w:rPr>
            </w:pPr>
          </w:p>
        </w:tc>
        <w:tc>
          <w:tcPr>
            <w:tcW w:w="2260" w:type="dxa"/>
          </w:tcPr>
          <w:p w:rsidRPr="00FC2824" w:rsidR="007B496D" w:rsidP="007B496D" w:rsidRDefault="007B496D" w14:paraId="00000029" w14:textId="7F76236D">
            <w:pPr>
              <w:jc w:val="center"/>
              <w:rPr>
                <w:rFonts w:ascii="Segoe UI" w:hAnsi="Segoe UI" w:eastAsia="Quattrocento Sans" w:cs="Segoe UI"/>
              </w:rPr>
            </w:pPr>
          </w:p>
        </w:tc>
      </w:tr>
      <w:tr w:rsidRPr="00FC2824" w:rsidR="007B496D" w:rsidTr="00A509AB" w14:paraId="5D14AFFD" w14:textId="77777777">
        <w:trPr>
          <w:trHeight w:val="300"/>
        </w:trPr>
        <w:tc>
          <w:tcPr>
            <w:tcW w:w="1271" w:type="dxa"/>
          </w:tcPr>
          <w:p w:rsidRPr="00FC2824" w:rsidR="007B496D" w:rsidP="007B496D" w:rsidRDefault="007B496D" w14:paraId="0000002A" w14:textId="62ABE1DB">
            <w:pPr>
              <w:jc w:val="center"/>
              <w:rPr>
                <w:rFonts w:ascii="Segoe UI" w:hAnsi="Segoe UI" w:eastAsia="Quattrocento Sans" w:cs="Segoe UI"/>
              </w:rPr>
            </w:pPr>
          </w:p>
        </w:tc>
        <w:tc>
          <w:tcPr>
            <w:tcW w:w="1985" w:type="dxa"/>
          </w:tcPr>
          <w:p w:rsidRPr="00FC2824" w:rsidR="007B496D" w:rsidP="007B496D" w:rsidRDefault="007B496D" w14:paraId="0000002B" w14:textId="7D9F4876">
            <w:pPr>
              <w:jc w:val="center"/>
              <w:rPr>
                <w:rFonts w:ascii="Segoe UI" w:hAnsi="Segoe UI" w:eastAsia="Quattrocento Sans" w:cs="Segoe UI"/>
              </w:rPr>
            </w:pPr>
          </w:p>
        </w:tc>
        <w:tc>
          <w:tcPr>
            <w:tcW w:w="3827" w:type="dxa"/>
          </w:tcPr>
          <w:p w:rsidRPr="00FC2824" w:rsidR="007B496D" w:rsidP="007B496D" w:rsidRDefault="007B496D" w14:paraId="0000002C" w14:textId="1AB71B4E">
            <w:pPr>
              <w:rPr>
                <w:rFonts w:ascii="Segoe UI" w:hAnsi="Segoe UI" w:eastAsia="Quattrocento Sans" w:cs="Segoe UI"/>
              </w:rPr>
            </w:pPr>
          </w:p>
        </w:tc>
        <w:tc>
          <w:tcPr>
            <w:tcW w:w="2260" w:type="dxa"/>
          </w:tcPr>
          <w:p w:rsidRPr="00FC2824" w:rsidR="007B496D" w:rsidP="007B496D" w:rsidRDefault="007B496D" w14:paraId="0000002D" w14:textId="1E5E1778">
            <w:pPr>
              <w:jc w:val="center"/>
              <w:rPr>
                <w:rFonts w:ascii="Segoe UI" w:hAnsi="Segoe UI" w:eastAsia="Quattrocento Sans" w:cs="Segoe UI"/>
              </w:rPr>
            </w:pPr>
          </w:p>
        </w:tc>
      </w:tr>
      <w:tr w:rsidRPr="00FC2824" w:rsidR="007B496D" w:rsidTr="00A509AB" w14:paraId="7DB07744" w14:textId="77777777">
        <w:trPr>
          <w:trHeight w:val="300"/>
        </w:trPr>
        <w:tc>
          <w:tcPr>
            <w:tcW w:w="1271" w:type="dxa"/>
          </w:tcPr>
          <w:p w:rsidRPr="00FC2824" w:rsidR="007B496D" w:rsidP="007B496D" w:rsidRDefault="007B496D" w14:paraId="0000002E" w14:textId="2B325779">
            <w:pPr>
              <w:jc w:val="center"/>
              <w:rPr>
                <w:rFonts w:ascii="Segoe UI" w:hAnsi="Segoe UI" w:eastAsia="Quattrocento Sans" w:cs="Segoe UI"/>
              </w:rPr>
            </w:pPr>
          </w:p>
        </w:tc>
        <w:tc>
          <w:tcPr>
            <w:tcW w:w="1985" w:type="dxa"/>
          </w:tcPr>
          <w:p w:rsidRPr="00FC2824" w:rsidR="007B496D" w:rsidP="007B496D" w:rsidRDefault="007B496D" w14:paraId="0000002F" w14:textId="68980630">
            <w:pPr>
              <w:jc w:val="center"/>
              <w:rPr>
                <w:rFonts w:ascii="Segoe UI" w:hAnsi="Segoe UI" w:eastAsia="Quattrocento Sans" w:cs="Segoe UI"/>
              </w:rPr>
            </w:pPr>
          </w:p>
        </w:tc>
        <w:tc>
          <w:tcPr>
            <w:tcW w:w="3827" w:type="dxa"/>
          </w:tcPr>
          <w:p w:rsidRPr="00FC2824" w:rsidR="007B496D" w:rsidP="007B496D" w:rsidRDefault="007B496D" w14:paraId="00000030" w14:textId="04952423">
            <w:pPr>
              <w:rPr>
                <w:rFonts w:ascii="Segoe UI" w:hAnsi="Segoe UI" w:eastAsia="Quattrocento Sans" w:cs="Segoe UI"/>
              </w:rPr>
            </w:pPr>
          </w:p>
        </w:tc>
        <w:tc>
          <w:tcPr>
            <w:tcW w:w="2260" w:type="dxa"/>
          </w:tcPr>
          <w:p w:rsidRPr="00FC2824" w:rsidR="007B496D" w:rsidP="007B496D" w:rsidRDefault="007B496D" w14:paraId="00000031" w14:textId="77048CA9">
            <w:pPr>
              <w:jc w:val="center"/>
              <w:rPr>
                <w:rFonts w:ascii="Segoe UI" w:hAnsi="Segoe UI" w:eastAsia="Quattrocento Sans" w:cs="Segoe UI"/>
              </w:rPr>
            </w:pPr>
          </w:p>
        </w:tc>
      </w:tr>
      <w:tr w:rsidRPr="00FC2824" w:rsidR="007B496D" w:rsidTr="00A509AB" w14:paraId="75DC5D4B" w14:textId="77777777">
        <w:trPr>
          <w:trHeight w:val="300"/>
        </w:trPr>
        <w:tc>
          <w:tcPr>
            <w:tcW w:w="1271" w:type="dxa"/>
          </w:tcPr>
          <w:p w:rsidRPr="00FC2824" w:rsidR="007B496D" w:rsidP="007B496D" w:rsidRDefault="007B496D" w14:paraId="00000032" w14:textId="403922CD">
            <w:pPr>
              <w:jc w:val="center"/>
              <w:rPr>
                <w:rFonts w:ascii="Segoe UI" w:hAnsi="Segoe UI" w:eastAsia="Quattrocento Sans" w:cs="Segoe UI"/>
              </w:rPr>
            </w:pPr>
          </w:p>
        </w:tc>
        <w:tc>
          <w:tcPr>
            <w:tcW w:w="1985" w:type="dxa"/>
          </w:tcPr>
          <w:p w:rsidRPr="00FC2824" w:rsidR="007B496D" w:rsidP="007B496D" w:rsidRDefault="007B496D" w14:paraId="00000033" w14:textId="4842A823">
            <w:pPr>
              <w:jc w:val="center"/>
              <w:rPr>
                <w:rFonts w:ascii="Segoe UI" w:hAnsi="Segoe UI" w:eastAsia="Quattrocento Sans" w:cs="Segoe UI"/>
              </w:rPr>
            </w:pPr>
          </w:p>
        </w:tc>
        <w:tc>
          <w:tcPr>
            <w:tcW w:w="3827" w:type="dxa"/>
          </w:tcPr>
          <w:p w:rsidRPr="00FC2824" w:rsidR="007B496D" w:rsidP="007B496D" w:rsidRDefault="007B496D" w14:paraId="00000034" w14:textId="4427DC7E">
            <w:pPr>
              <w:rPr>
                <w:rFonts w:ascii="Segoe UI" w:hAnsi="Segoe UI" w:eastAsia="Quattrocento Sans" w:cs="Segoe UI"/>
              </w:rPr>
            </w:pPr>
          </w:p>
        </w:tc>
        <w:tc>
          <w:tcPr>
            <w:tcW w:w="2260" w:type="dxa"/>
          </w:tcPr>
          <w:p w:rsidRPr="00FC2824" w:rsidR="007B496D" w:rsidP="007B496D" w:rsidRDefault="007B496D" w14:paraId="00000035" w14:textId="10EBE11D">
            <w:pPr>
              <w:jc w:val="center"/>
              <w:rPr>
                <w:rFonts w:ascii="Segoe UI" w:hAnsi="Segoe UI" w:eastAsia="Quattrocento Sans" w:cs="Segoe UI"/>
              </w:rPr>
            </w:pPr>
          </w:p>
        </w:tc>
      </w:tr>
      <w:tr w:rsidRPr="00FC2824" w:rsidR="007B496D" w:rsidTr="00A509AB" w14:paraId="21F3EE2C" w14:textId="77777777">
        <w:trPr>
          <w:trHeight w:val="300"/>
        </w:trPr>
        <w:tc>
          <w:tcPr>
            <w:tcW w:w="1271" w:type="dxa"/>
          </w:tcPr>
          <w:p w:rsidRPr="00FC2824" w:rsidR="007B496D" w:rsidP="007B496D" w:rsidRDefault="007B496D" w14:paraId="00000036" w14:textId="77777777">
            <w:pPr>
              <w:jc w:val="center"/>
              <w:rPr>
                <w:rFonts w:ascii="Segoe UI" w:hAnsi="Segoe UI" w:eastAsia="Quattrocento Sans" w:cs="Segoe UI"/>
              </w:rPr>
            </w:pPr>
          </w:p>
        </w:tc>
        <w:tc>
          <w:tcPr>
            <w:tcW w:w="1985" w:type="dxa"/>
          </w:tcPr>
          <w:p w:rsidRPr="00FC2824" w:rsidR="007B496D" w:rsidP="007B496D" w:rsidRDefault="007B496D" w14:paraId="00000037" w14:textId="77777777">
            <w:pPr>
              <w:jc w:val="center"/>
              <w:rPr>
                <w:rFonts w:ascii="Segoe UI" w:hAnsi="Segoe UI" w:eastAsia="Quattrocento Sans" w:cs="Segoe UI"/>
              </w:rPr>
            </w:pPr>
          </w:p>
        </w:tc>
        <w:tc>
          <w:tcPr>
            <w:tcW w:w="3827" w:type="dxa"/>
          </w:tcPr>
          <w:p w:rsidRPr="00FC2824" w:rsidR="007B496D" w:rsidP="007B496D" w:rsidRDefault="007B496D" w14:paraId="00000038" w14:textId="77777777">
            <w:pPr>
              <w:rPr>
                <w:rFonts w:ascii="Segoe UI" w:hAnsi="Segoe UI" w:eastAsia="Quattrocento Sans" w:cs="Segoe UI"/>
              </w:rPr>
            </w:pPr>
          </w:p>
        </w:tc>
        <w:tc>
          <w:tcPr>
            <w:tcW w:w="2260" w:type="dxa"/>
          </w:tcPr>
          <w:p w:rsidRPr="00FC2824" w:rsidR="007B496D" w:rsidP="007B496D" w:rsidRDefault="007B496D" w14:paraId="00000039" w14:textId="77777777">
            <w:pPr>
              <w:jc w:val="center"/>
              <w:rPr>
                <w:rFonts w:ascii="Segoe UI" w:hAnsi="Segoe UI" w:eastAsia="Quattrocento Sans" w:cs="Segoe UI"/>
              </w:rPr>
            </w:pPr>
          </w:p>
        </w:tc>
      </w:tr>
      <w:tr w:rsidRPr="00FC2824" w:rsidR="007B496D" w:rsidTr="00A509AB" w14:paraId="2604E56D" w14:textId="77777777">
        <w:trPr>
          <w:trHeight w:val="300"/>
        </w:trPr>
        <w:tc>
          <w:tcPr>
            <w:tcW w:w="1271" w:type="dxa"/>
          </w:tcPr>
          <w:p w:rsidRPr="00FC2824" w:rsidR="007B496D" w:rsidP="007B496D" w:rsidRDefault="007B496D" w14:paraId="0000003A" w14:textId="77777777">
            <w:pPr>
              <w:jc w:val="center"/>
              <w:rPr>
                <w:rFonts w:ascii="Segoe UI" w:hAnsi="Segoe UI" w:eastAsia="Quattrocento Sans" w:cs="Segoe UI"/>
              </w:rPr>
            </w:pPr>
          </w:p>
        </w:tc>
        <w:tc>
          <w:tcPr>
            <w:tcW w:w="1985" w:type="dxa"/>
          </w:tcPr>
          <w:p w:rsidRPr="00FC2824" w:rsidR="007B496D" w:rsidP="007B496D" w:rsidRDefault="007B496D" w14:paraId="0000003B" w14:textId="77777777">
            <w:pPr>
              <w:jc w:val="center"/>
              <w:rPr>
                <w:rFonts w:ascii="Segoe UI" w:hAnsi="Segoe UI" w:eastAsia="Quattrocento Sans" w:cs="Segoe UI"/>
              </w:rPr>
            </w:pPr>
          </w:p>
        </w:tc>
        <w:tc>
          <w:tcPr>
            <w:tcW w:w="3827" w:type="dxa"/>
          </w:tcPr>
          <w:p w:rsidRPr="00FC2824" w:rsidR="007B496D" w:rsidP="007B496D" w:rsidRDefault="007B496D" w14:paraId="0000003C" w14:textId="77777777">
            <w:pPr>
              <w:rPr>
                <w:rFonts w:ascii="Segoe UI" w:hAnsi="Segoe UI" w:eastAsia="Quattrocento Sans" w:cs="Segoe UI"/>
              </w:rPr>
            </w:pPr>
          </w:p>
        </w:tc>
        <w:tc>
          <w:tcPr>
            <w:tcW w:w="2260" w:type="dxa"/>
          </w:tcPr>
          <w:p w:rsidRPr="00FC2824" w:rsidR="007B496D" w:rsidP="007B496D" w:rsidRDefault="007B496D" w14:paraId="0000003D" w14:textId="77777777">
            <w:pPr>
              <w:jc w:val="center"/>
              <w:rPr>
                <w:rFonts w:ascii="Segoe UI" w:hAnsi="Segoe UI" w:eastAsia="Quattrocento Sans" w:cs="Segoe UI"/>
              </w:rPr>
            </w:pPr>
          </w:p>
        </w:tc>
      </w:tr>
      <w:tr w:rsidRPr="00FC2824" w:rsidR="007B496D" w:rsidTr="00A509AB" w14:paraId="24E25F77" w14:textId="77777777">
        <w:trPr>
          <w:trHeight w:val="300"/>
        </w:trPr>
        <w:tc>
          <w:tcPr>
            <w:tcW w:w="1271" w:type="dxa"/>
          </w:tcPr>
          <w:p w:rsidRPr="00FC2824" w:rsidR="007B496D" w:rsidP="007B496D" w:rsidRDefault="007B496D" w14:paraId="0000003E" w14:textId="77777777">
            <w:pPr>
              <w:jc w:val="center"/>
              <w:rPr>
                <w:rFonts w:ascii="Segoe UI" w:hAnsi="Segoe UI" w:eastAsia="Quattrocento Sans" w:cs="Segoe UI"/>
              </w:rPr>
            </w:pPr>
          </w:p>
        </w:tc>
        <w:tc>
          <w:tcPr>
            <w:tcW w:w="1985" w:type="dxa"/>
          </w:tcPr>
          <w:p w:rsidRPr="00FC2824" w:rsidR="007B496D" w:rsidP="007B496D" w:rsidRDefault="007B496D" w14:paraId="0000003F" w14:textId="77777777">
            <w:pPr>
              <w:jc w:val="center"/>
              <w:rPr>
                <w:rFonts w:ascii="Segoe UI" w:hAnsi="Segoe UI" w:eastAsia="Quattrocento Sans" w:cs="Segoe UI"/>
              </w:rPr>
            </w:pPr>
          </w:p>
        </w:tc>
        <w:tc>
          <w:tcPr>
            <w:tcW w:w="3827" w:type="dxa"/>
          </w:tcPr>
          <w:p w:rsidRPr="00FC2824" w:rsidR="007B496D" w:rsidP="007B496D" w:rsidRDefault="007B496D" w14:paraId="00000040" w14:textId="77777777">
            <w:pPr>
              <w:rPr>
                <w:rFonts w:ascii="Segoe UI" w:hAnsi="Segoe UI" w:eastAsia="Quattrocento Sans" w:cs="Segoe UI"/>
              </w:rPr>
            </w:pPr>
          </w:p>
        </w:tc>
        <w:tc>
          <w:tcPr>
            <w:tcW w:w="2260" w:type="dxa"/>
          </w:tcPr>
          <w:p w:rsidRPr="00FC2824" w:rsidR="007B496D" w:rsidP="007B496D" w:rsidRDefault="007B496D" w14:paraId="00000041" w14:textId="77777777">
            <w:pPr>
              <w:jc w:val="center"/>
              <w:rPr>
                <w:rFonts w:ascii="Segoe UI" w:hAnsi="Segoe UI" w:eastAsia="Quattrocento Sans" w:cs="Segoe UI"/>
              </w:rPr>
            </w:pPr>
          </w:p>
        </w:tc>
      </w:tr>
      <w:tr w:rsidRPr="00FC2824" w:rsidR="007B496D" w:rsidTr="00A509AB" w14:paraId="1B751C0B" w14:textId="77777777">
        <w:trPr>
          <w:trHeight w:val="300"/>
        </w:trPr>
        <w:tc>
          <w:tcPr>
            <w:tcW w:w="1271" w:type="dxa"/>
          </w:tcPr>
          <w:p w:rsidRPr="00FC2824" w:rsidR="007B496D" w:rsidP="007B496D" w:rsidRDefault="007B496D" w14:paraId="00000042" w14:textId="77777777">
            <w:pPr>
              <w:jc w:val="center"/>
              <w:rPr>
                <w:rFonts w:ascii="Segoe UI" w:hAnsi="Segoe UI" w:eastAsia="Quattrocento Sans" w:cs="Segoe UI"/>
              </w:rPr>
            </w:pPr>
          </w:p>
        </w:tc>
        <w:tc>
          <w:tcPr>
            <w:tcW w:w="1985" w:type="dxa"/>
          </w:tcPr>
          <w:p w:rsidRPr="00FC2824" w:rsidR="007B496D" w:rsidP="007B496D" w:rsidRDefault="007B496D" w14:paraId="00000043" w14:textId="77777777">
            <w:pPr>
              <w:jc w:val="center"/>
              <w:rPr>
                <w:rFonts w:ascii="Segoe UI" w:hAnsi="Segoe UI" w:eastAsia="Quattrocento Sans" w:cs="Segoe UI"/>
              </w:rPr>
            </w:pPr>
          </w:p>
        </w:tc>
        <w:tc>
          <w:tcPr>
            <w:tcW w:w="3827" w:type="dxa"/>
          </w:tcPr>
          <w:p w:rsidRPr="00FC2824" w:rsidR="007B496D" w:rsidP="007B496D" w:rsidRDefault="007B496D" w14:paraId="00000044" w14:textId="77777777">
            <w:pPr>
              <w:rPr>
                <w:rFonts w:ascii="Segoe UI" w:hAnsi="Segoe UI" w:eastAsia="Quattrocento Sans" w:cs="Segoe UI"/>
              </w:rPr>
            </w:pPr>
          </w:p>
        </w:tc>
        <w:tc>
          <w:tcPr>
            <w:tcW w:w="2260" w:type="dxa"/>
          </w:tcPr>
          <w:p w:rsidRPr="00FC2824" w:rsidR="007B496D" w:rsidP="007B496D" w:rsidRDefault="007B496D" w14:paraId="00000045" w14:textId="77777777">
            <w:pPr>
              <w:jc w:val="center"/>
              <w:rPr>
                <w:rFonts w:ascii="Segoe UI" w:hAnsi="Segoe UI" w:eastAsia="Quattrocento Sans" w:cs="Segoe UI"/>
              </w:rPr>
            </w:pPr>
          </w:p>
        </w:tc>
      </w:tr>
      <w:tr w:rsidRPr="00FC2824" w:rsidR="007B496D" w:rsidTr="00A509AB" w14:paraId="76C1943B" w14:textId="77777777">
        <w:trPr>
          <w:trHeight w:val="300"/>
        </w:trPr>
        <w:tc>
          <w:tcPr>
            <w:tcW w:w="1271" w:type="dxa"/>
          </w:tcPr>
          <w:p w:rsidRPr="00FC2824" w:rsidR="007B496D" w:rsidP="007B496D" w:rsidRDefault="007B496D" w14:paraId="00000046" w14:textId="77777777">
            <w:pPr>
              <w:jc w:val="center"/>
              <w:rPr>
                <w:rFonts w:ascii="Segoe UI" w:hAnsi="Segoe UI" w:eastAsia="Quattrocento Sans" w:cs="Segoe UI"/>
              </w:rPr>
            </w:pPr>
          </w:p>
        </w:tc>
        <w:tc>
          <w:tcPr>
            <w:tcW w:w="1985" w:type="dxa"/>
          </w:tcPr>
          <w:p w:rsidRPr="00FC2824" w:rsidR="007B496D" w:rsidP="007B496D" w:rsidRDefault="007B496D" w14:paraId="00000047" w14:textId="77777777">
            <w:pPr>
              <w:jc w:val="center"/>
              <w:rPr>
                <w:rFonts w:ascii="Segoe UI" w:hAnsi="Segoe UI" w:eastAsia="Quattrocento Sans" w:cs="Segoe UI"/>
              </w:rPr>
            </w:pPr>
          </w:p>
        </w:tc>
        <w:tc>
          <w:tcPr>
            <w:tcW w:w="3827" w:type="dxa"/>
          </w:tcPr>
          <w:p w:rsidRPr="00FC2824" w:rsidR="007B496D" w:rsidP="007B496D" w:rsidRDefault="007B496D" w14:paraId="00000048" w14:textId="77777777">
            <w:pPr>
              <w:rPr>
                <w:rFonts w:ascii="Segoe UI" w:hAnsi="Segoe UI" w:eastAsia="Quattrocento Sans" w:cs="Segoe UI"/>
              </w:rPr>
            </w:pPr>
          </w:p>
        </w:tc>
        <w:tc>
          <w:tcPr>
            <w:tcW w:w="2260" w:type="dxa"/>
          </w:tcPr>
          <w:p w:rsidRPr="00FC2824" w:rsidR="007B496D" w:rsidP="007B496D" w:rsidRDefault="007B496D" w14:paraId="00000049" w14:textId="77777777">
            <w:pPr>
              <w:jc w:val="center"/>
              <w:rPr>
                <w:rFonts w:ascii="Segoe UI" w:hAnsi="Segoe UI" w:eastAsia="Quattrocento Sans" w:cs="Segoe UI"/>
              </w:rPr>
            </w:pPr>
          </w:p>
        </w:tc>
      </w:tr>
      <w:tr w:rsidRPr="00FC2824" w:rsidR="007B496D" w:rsidTr="00A509AB" w14:paraId="7B608B26" w14:textId="77777777">
        <w:trPr>
          <w:trHeight w:val="300"/>
        </w:trPr>
        <w:tc>
          <w:tcPr>
            <w:tcW w:w="1271" w:type="dxa"/>
          </w:tcPr>
          <w:p w:rsidRPr="00FC2824" w:rsidR="007B496D" w:rsidP="007B496D" w:rsidRDefault="007B496D" w14:paraId="0000004A" w14:textId="77777777">
            <w:pPr>
              <w:jc w:val="center"/>
              <w:rPr>
                <w:rFonts w:ascii="Segoe UI" w:hAnsi="Segoe UI" w:eastAsia="Quattrocento Sans" w:cs="Segoe UI"/>
              </w:rPr>
            </w:pPr>
          </w:p>
        </w:tc>
        <w:tc>
          <w:tcPr>
            <w:tcW w:w="1985" w:type="dxa"/>
          </w:tcPr>
          <w:p w:rsidRPr="00FC2824" w:rsidR="007B496D" w:rsidP="007B496D" w:rsidRDefault="007B496D" w14:paraId="0000004B" w14:textId="77777777">
            <w:pPr>
              <w:jc w:val="center"/>
              <w:rPr>
                <w:rFonts w:ascii="Segoe UI" w:hAnsi="Segoe UI" w:eastAsia="Quattrocento Sans" w:cs="Segoe UI"/>
              </w:rPr>
            </w:pPr>
          </w:p>
        </w:tc>
        <w:tc>
          <w:tcPr>
            <w:tcW w:w="3827" w:type="dxa"/>
          </w:tcPr>
          <w:p w:rsidRPr="00FC2824" w:rsidR="007B496D" w:rsidP="007B496D" w:rsidRDefault="007B496D" w14:paraId="0000004C" w14:textId="77777777">
            <w:pPr>
              <w:rPr>
                <w:rFonts w:ascii="Segoe UI" w:hAnsi="Segoe UI" w:eastAsia="Quattrocento Sans" w:cs="Segoe UI"/>
              </w:rPr>
            </w:pPr>
          </w:p>
        </w:tc>
        <w:tc>
          <w:tcPr>
            <w:tcW w:w="2260" w:type="dxa"/>
          </w:tcPr>
          <w:p w:rsidRPr="00FC2824" w:rsidR="007B496D" w:rsidP="007B496D" w:rsidRDefault="007B496D" w14:paraId="0000004D" w14:textId="77777777">
            <w:pPr>
              <w:jc w:val="center"/>
              <w:rPr>
                <w:rFonts w:ascii="Segoe UI" w:hAnsi="Segoe UI" w:eastAsia="Quattrocento Sans" w:cs="Segoe UI"/>
              </w:rPr>
            </w:pPr>
          </w:p>
        </w:tc>
      </w:tr>
    </w:tbl>
    <w:p w:rsidRPr="00FC2824" w:rsidR="00BF7A40" w:rsidRDefault="00BF7A40" w14:paraId="0000004E" w14:textId="77777777">
      <w:pPr>
        <w:spacing w:line="278" w:lineRule="auto"/>
        <w:rPr>
          <w:rFonts w:ascii="Segoe UI" w:hAnsi="Segoe UI" w:eastAsia="Quattrocento Sans" w:cs="Segoe UI"/>
        </w:rPr>
      </w:pPr>
    </w:p>
    <w:p w:rsidRPr="00FC2824" w:rsidR="00BF7A40" w:rsidRDefault="006B2613" w14:paraId="0000004F" w14:textId="77777777">
      <w:pPr>
        <w:keepNext/>
        <w:keepLines/>
        <w:pBdr>
          <w:top w:val="nil"/>
          <w:left w:val="nil"/>
          <w:bottom w:val="nil"/>
          <w:right w:val="nil"/>
          <w:between w:val="nil"/>
        </w:pBdr>
        <w:spacing w:before="240" w:after="0"/>
        <w:rPr>
          <w:rFonts w:ascii="Segoe UI" w:hAnsi="Segoe UI" w:eastAsia="Quattrocento Sans" w:cs="Segoe UI"/>
          <w:color w:val="0F4761"/>
          <w:sz w:val="32"/>
          <w:szCs w:val="32"/>
        </w:rPr>
      </w:pPr>
      <w:r w:rsidRPr="00FC2824">
        <w:rPr>
          <w:rFonts w:ascii="Segoe UI" w:hAnsi="Segoe UI" w:cs="Segoe UI"/>
        </w:rPr>
        <w:br w:type="page"/>
      </w:r>
    </w:p>
    <w:p w:rsidRPr="00FC2824" w:rsidR="00BF7A40" w:rsidRDefault="006B2613" w14:paraId="00000050" w14:textId="77777777">
      <w:pPr>
        <w:keepNext/>
        <w:keepLines/>
        <w:pBdr>
          <w:top w:val="nil"/>
          <w:left w:val="nil"/>
          <w:bottom w:val="nil"/>
          <w:right w:val="nil"/>
          <w:between w:val="nil"/>
        </w:pBdr>
        <w:spacing w:before="240" w:after="0"/>
        <w:rPr>
          <w:rFonts w:ascii="Segoe UI" w:hAnsi="Segoe UI" w:eastAsia="Quattrocento Sans" w:cs="Segoe UI"/>
          <w:color w:val="0F4761"/>
          <w:sz w:val="32"/>
          <w:szCs w:val="32"/>
        </w:rPr>
      </w:pPr>
      <w:r w:rsidRPr="00FC2824">
        <w:rPr>
          <w:rFonts w:ascii="Segoe UI" w:hAnsi="Segoe UI" w:eastAsia="Quattrocento Sans" w:cs="Segoe UI"/>
          <w:color w:val="0F4761" w:themeColor="accent1" w:themeShade="BF"/>
          <w:sz w:val="32"/>
          <w:szCs w:val="32"/>
        </w:rPr>
        <w:lastRenderedPageBreak/>
        <w:t>Contenido</w:t>
      </w:r>
    </w:p>
    <w:sdt>
      <w:sdtPr>
        <w:rPr>
          <w:rFonts w:ascii="Segoe UI" w:hAnsi="Segoe UI" w:cs="Segoe UI"/>
          <w:lang w:val="es-ES"/>
        </w:rPr>
        <w:id w:val="-99645771"/>
        <w:docPartObj>
          <w:docPartGallery w:val="Table of Contents"/>
          <w:docPartUnique/>
        </w:docPartObj>
      </w:sdtPr>
      <w:sdtEndPr>
        <w:rPr>
          <w:rFonts w:ascii="Segoe UI" w:hAnsi="Segoe UI" w:cs="Segoe UI"/>
          <w:b w:val="1"/>
          <w:bCs w:val="1"/>
          <w:color w:val="000000" w:themeColor="text1"/>
          <w:lang w:val="es-ES"/>
        </w:rPr>
      </w:sdtEndPr>
      <w:sdtContent>
        <w:p w:rsidR="00A244C1" w:rsidRDefault="00964B2A" w14:paraId="00CD78E1" w14:textId="13BB6C67">
          <w:pPr>
            <w:pStyle w:val="TDC2"/>
            <w:tabs>
              <w:tab w:val="left" w:pos="720"/>
              <w:tab w:val="right" w:leader="dot" w:pos="9343"/>
            </w:tabs>
            <w:rPr>
              <w:rFonts w:asciiTheme="minorHAnsi" w:hAnsiTheme="minorHAnsi" w:eastAsiaTheme="minorEastAsia" w:cstheme="minorBidi"/>
              <w:noProof/>
              <w:color w:val="auto"/>
              <w:kern w:val="2"/>
              <w:sz w:val="24"/>
              <w:szCs w:val="24"/>
              <w14:ligatures w14:val="standardContextual"/>
            </w:rPr>
          </w:pPr>
          <w:r w:rsidRPr="00FC2824">
            <w:rPr>
              <w:rFonts w:ascii="Segoe UI" w:hAnsi="Segoe UI" w:cs="Segoe UI"/>
            </w:rPr>
            <w:fldChar w:fldCharType="begin"/>
          </w:r>
          <w:r w:rsidRPr="00FC2824">
            <w:rPr>
              <w:rFonts w:ascii="Segoe UI" w:hAnsi="Segoe UI" w:cs="Segoe UI"/>
            </w:rPr>
            <w:instrText xml:space="preserve"> TOC \o "1-3" \h \z \u </w:instrText>
          </w:r>
          <w:r w:rsidRPr="00FC2824">
            <w:rPr>
              <w:rFonts w:ascii="Segoe UI" w:hAnsi="Segoe UI" w:cs="Segoe UI"/>
            </w:rPr>
            <w:fldChar w:fldCharType="separate"/>
          </w:r>
          <w:hyperlink w:history="1" w:anchor="_Toc165389886">
            <w:r w:rsidRPr="003C0EEE" w:rsidR="00A244C1">
              <w:rPr>
                <w:rStyle w:val="Hipervnculo"/>
                <w:rFonts w:ascii="Segoe UI" w:hAnsi="Segoe UI" w:eastAsia="Quattrocento Sans" w:cs="Segoe UI"/>
                <w:noProof/>
              </w:rPr>
              <w:t>1.</w:t>
            </w:r>
            <w:r w:rsidR="00A244C1">
              <w:rPr>
                <w:rFonts w:asciiTheme="minorHAnsi" w:hAnsiTheme="minorHAnsi" w:eastAsiaTheme="minorEastAsia" w:cstheme="minorBidi"/>
                <w:noProof/>
                <w:color w:val="auto"/>
                <w:kern w:val="2"/>
                <w:sz w:val="24"/>
                <w:szCs w:val="24"/>
                <w14:ligatures w14:val="standardContextual"/>
              </w:rPr>
              <w:tab/>
            </w:r>
            <w:r w:rsidRPr="003C0EEE" w:rsidR="00A244C1">
              <w:rPr>
                <w:rStyle w:val="Hipervnculo"/>
                <w:rFonts w:ascii="Segoe UI" w:hAnsi="Segoe UI" w:eastAsia="Quattrocento Sans" w:cs="Segoe UI"/>
                <w:noProof/>
              </w:rPr>
              <w:t>Introducción</w:t>
            </w:r>
            <w:r w:rsidR="00A244C1">
              <w:rPr>
                <w:noProof/>
                <w:webHidden/>
              </w:rPr>
              <w:tab/>
            </w:r>
            <w:r w:rsidR="00A244C1">
              <w:rPr>
                <w:noProof/>
                <w:webHidden/>
              </w:rPr>
              <w:fldChar w:fldCharType="begin"/>
            </w:r>
            <w:r w:rsidR="00A244C1">
              <w:rPr>
                <w:noProof/>
                <w:webHidden/>
              </w:rPr>
              <w:instrText xml:space="preserve"> PAGEREF _Toc165389886 \h </w:instrText>
            </w:r>
            <w:r w:rsidR="00A244C1">
              <w:rPr>
                <w:noProof/>
                <w:webHidden/>
              </w:rPr>
            </w:r>
            <w:r w:rsidR="00A244C1">
              <w:rPr>
                <w:noProof/>
                <w:webHidden/>
              </w:rPr>
              <w:fldChar w:fldCharType="separate"/>
            </w:r>
            <w:r w:rsidR="00A244C1">
              <w:rPr>
                <w:noProof/>
                <w:webHidden/>
              </w:rPr>
              <w:t>5</w:t>
            </w:r>
            <w:r w:rsidR="00A244C1">
              <w:rPr>
                <w:noProof/>
                <w:webHidden/>
              </w:rPr>
              <w:fldChar w:fldCharType="end"/>
            </w:r>
          </w:hyperlink>
        </w:p>
        <w:p w:rsidR="00A244C1" w:rsidRDefault="00060437" w14:paraId="65A2F055" w14:textId="3323C4D8">
          <w:pPr>
            <w:pStyle w:val="TDC2"/>
            <w:tabs>
              <w:tab w:val="left" w:pos="720"/>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87">
            <w:r w:rsidRPr="003C0EEE" w:rsidR="00A244C1">
              <w:rPr>
                <w:rStyle w:val="Hipervnculo"/>
                <w:rFonts w:ascii="Segoe UI" w:hAnsi="Segoe UI" w:eastAsia="Quattrocento Sans" w:cs="Segoe UI"/>
                <w:noProof/>
              </w:rPr>
              <w:t>2.</w:t>
            </w:r>
            <w:r w:rsidR="00A244C1">
              <w:rPr>
                <w:rFonts w:asciiTheme="minorHAnsi" w:hAnsiTheme="minorHAnsi" w:eastAsiaTheme="minorEastAsia" w:cstheme="minorBidi"/>
                <w:noProof/>
                <w:color w:val="auto"/>
                <w:kern w:val="2"/>
                <w:sz w:val="24"/>
                <w:szCs w:val="24"/>
                <w14:ligatures w14:val="standardContextual"/>
              </w:rPr>
              <w:tab/>
            </w:r>
            <w:r w:rsidRPr="003C0EEE" w:rsidR="00A244C1">
              <w:rPr>
                <w:rStyle w:val="Hipervnculo"/>
                <w:rFonts w:ascii="Segoe UI" w:hAnsi="Segoe UI" w:eastAsia="Quattrocento Sans" w:cs="Segoe UI"/>
                <w:noProof/>
              </w:rPr>
              <w:t>Metodología</w:t>
            </w:r>
            <w:r w:rsidR="00A244C1">
              <w:rPr>
                <w:noProof/>
                <w:webHidden/>
              </w:rPr>
              <w:tab/>
            </w:r>
            <w:r w:rsidR="00A244C1">
              <w:rPr>
                <w:noProof/>
                <w:webHidden/>
              </w:rPr>
              <w:fldChar w:fldCharType="begin"/>
            </w:r>
            <w:r w:rsidR="00A244C1">
              <w:rPr>
                <w:noProof/>
                <w:webHidden/>
              </w:rPr>
              <w:instrText xml:space="preserve"> PAGEREF _Toc165389887 \h </w:instrText>
            </w:r>
            <w:r w:rsidR="00A244C1">
              <w:rPr>
                <w:noProof/>
                <w:webHidden/>
              </w:rPr>
            </w:r>
            <w:r w:rsidR="00A244C1">
              <w:rPr>
                <w:noProof/>
                <w:webHidden/>
              </w:rPr>
              <w:fldChar w:fldCharType="separate"/>
            </w:r>
            <w:r w:rsidR="00A244C1">
              <w:rPr>
                <w:noProof/>
                <w:webHidden/>
              </w:rPr>
              <w:t>6</w:t>
            </w:r>
            <w:r w:rsidR="00A244C1">
              <w:rPr>
                <w:noProof/>
                <w:webHidden/>
              </w:rPr>
              <w:fldChar w:fldCharType="end"/>
            </w:r>
          </w:hyperlink>
        </w:p>
        <w:p w:rsidR="00A244C1" w:rsidRDefault="00060437" w14:paraId="36EAC73F" w14:textId="0E61AEB4">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88">
            <w:r w:rsidRPr="003C0EEE" w:rsidR="00A244C1">
              <w:rPr>
                <w:rStyle w:val="Hipervnculo"/>
                <w:rFonts w:ascii="Segoe UI" w:hAnsi="Segoe UI" w:cs="Segoe UI"/>
                <w:noProof/>
              </w:rPr>
              <w:t>2.1 Exploración de los datos</w:t>
            </w:r>
            <w:r w:rsidR="00A244C1">
              <w:rPr>
                <w:noProof/>
                <w:webHidden/>
              </w:rPr>
              <w:tab/>
            </w:r>
            <w:r w:rsidR="00A244C1">
              <w:rPr>
                <w:noProof/>
                <w:webHidden/>
              </w:rPr>
              <w:fldChar w:fldCharType="begin"/>
            </w:r>
            <w:r w:rsidR="00A244C1">
              <w:rPr>
                <w:noProof/>
                <w:webHidden/>
              </w:rPr>
              <w:instrText xml:space="preserve"> PAGEREF _Toc165389888 \h </w:instrText>
            </w:r>
            <w:r w:rsidR="00A244C1">
              <w:rPr>
                <w:noProof/>
                <w:webHidden/>
              </w:rPr>
            </w:r>
            <w:r w:rsidR="00A244C1">
              <w:rPr>
                <w:noProof/>
                <w:webHidden/>
              </w:rPr>
              <w:fldChar w:fldCharType="separate"/>
            </w:r>
            <w:r w:rsidR="00A244C1">
              <w:rPr>
                <w:noProof/>
                <w:webHidden/>
              </w:rPr>
              <w:t>6</w:t>
            </w:r>
            <w:r w:rsidR="00A244C1">
              <w:rPr>
                <w:noProof/>
                <w:webHidden/>
              </w:rPr>
              <w:fldChar w:fldCharType="end"/>
            </w:r>
          </w:hyperlink>
        </w:p>
        <w:p w:rsidR="00A244C1" w:rsidRDefault="00060437" w14:paraId="67EA7D12" w14:textId="6B568786">
          <w:pPr>
            <w:pStyle w:val="TDC1"/>
            <w:tabs>
              <w:tab w:val="left" w:pos="440"/>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89">
            <w:r w:rsidRPr="003C0EEE" w:rsidR="00A244C1">
              <w:rPr>
                <w:rStyle w:val="Hipervnculo"/>
                <w:rFonts w:ascii="Segoe UI" w:hAnsi="Segoe UI" w:cs="Segoe UI"/>
                <w:noProof/>
              </w:rPr>
              <w:t>3.</w:t>
            </w:r>
            <w:r w:rsidR="00A244C1">
              <w:rPr>
                <w:rFonts w:asciiTheme="minorHAnsi" w:hAnsiTheme="minorHAnsi" w:eastAsiaTheme="minorEastAsia" w:cstheme="minorBidi"/>
                <w:noProof/>
                <w:color w:val="auto"/>
                <w:kern w:val="2"/>
                <w:sz w:val="24"/>
                <w:szCs w:val="24"/>
                <w14:ligatures w14:val="standardContextual"/>
              </w:rPr>
              <w:tab/>
            </w:r>
            <w:r w:rsidRPr="003C0EEE" w:rsidR="00A244C1">
              <w:rPr>
                <w:rStyle w:val="Hipervnculo"/>
                <w:rFonts w:ascii="Segoe UI" w:hAnsi="Segoe UI" w:cs="Segoe UI"/>
                <w:noProof/>
              </w:rPr>
              <w:t>Fuente principal de los datos</w:t>
            </w:r>
            <w:r w:rsidR="00A244C1">
              <w:rPr>
                <w:noProof/>
                <w:webHidden/>
              </w:rPr>
              <w:tab/>
            </w:r>
            <w:r w:rsidR="00A244C1">
              <w:rPr>
                <w:noProof/>
                <w:webHidden/>
              </w:rPr>
              <w:fldChar w:fldCharType="begin"/>
            </w:r>
            <w:r w:rsidR="00A244C1">
              <w:rPr>
                <w:noProof/>
                <w:webHidden/>
              </w:rPr>
              <w:instrText xml:space="preserve"> PAGEREF _Toc165389889 \h </w:instrText>
            </w:r>
            <w:r w:rsidR="00A244C1">
              <w:rPr>
                <w:noProof/>
                <w:webHidden/>
              </w:rPr>
            </w:r>
            <w:r w:rsidR="00A244C1">
              <w:rPr>
                <w:noProof/>
                <w:webHidden/>
              </w:rPr>
              <w:fldChar w:fldCharType="separate"/>
            </w:r>
            <w:r w:rsidR="00A244C1">
              <w:rPr>
                <w:noProof/>
                <w:webHidden/>
              </w:rPr>
              <w:t>7</w:t>
            </w:r>
            <w:r w:rsidR="00A244C1">
              <w:rPr>
                <w:noProof/>
                <w:webHidden/>
              </w:rPr>
              <w:fldChar w:fldCharType="end"/>
            </w:r>
          </w:hyperlink>
        </w:p>
        <w:p w:rsidR="00A244C1" w:rsidRDefault="00060437" w14:paraId="29CD1CCB" w14:textId="77D40FCB">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0">
            <w:r w:rsidRPr="003C0EEE" w:rsidR="00A244C1">
              <w:rPr>
                <w:rStyle w:val="Hipervnculo"/>
                <w:rFonts w:ascii="Segoe UI" w:hAnsi="Segoe UI" w:cs="Segoe UI"/>
                <w:noProof/>
              </w:rPr>
              <w:t>3.1 Origen y procedencia de los datos</w:t>
            </w:r>
            <w:r w:rsidR="00A244C1">
              <w:rPr>
                <w:noProof/>
                <w:webHidden/>
              </w:rPr>
              <w:tab/>
            </w:r>
            <w:r w:rsidR="00A244C1">
              <w:rPr>
                <w:noProof/>
                <w:webHidden/>
              </w:rPr>
              <w:fldChar w:fldCharType="begin"/>
            </w:r>
            <w:r w:rsidR="00A244C1">
              <w:rPr>
                <w:noProof/>
                <w:webHidden/>
              </w:rPr>
              <w:instrText xml:space="preserve"> PAGEREF _Toc165389890 \h </w:instrText>
            </w:r>
            <w:r w:rsidR="00A244C1">
              <w:rPr>
                <w:noProof/>
                <w:webHidden/>
              </w:rPr>
            </w:r>
            <w:r w:rsidR="00A244C1">
              <w:rPr>
                <w:noProof/>
                <w:webHidden/>
              </w:rPr>
              <w:fldChar w:fldCharType="separate"/>
            </w:r>
            <w:r w:rsidR="00A244C1">
              <w:rPr>
                <w:noProof/>
                <w:webHidden/>
              </w:rPr>
              <w:t>7</w:t>
            </w:r>
            <w:r w:rsidR="00A244C1">
              <w:rPr>
                <w:noProof/>
                <w:webHidden/>
              </w:rPr>
              <w:fldChar w:fldCharType="end"/>
            </w:r>
          </w:hyperlink>
        </w:p>
        <w:p w:rsidR="00A244C1" w:rsidRDefault="00060437" w14:paraId="3CD657E3" w14:textId="30045693">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1">
            <w:r w:rsidRPr="003C0EEE" w:rsidR="00A244C1">
              <w:rPr>
                <w:rStyle w:val="Hipervnculo"/>
                <w:rFonts w:ascii="Segoe UI" w:hAnsi="Segoe UI" w:cs="Segoe UI"/>
                <w:noProof/>
              </w:rPr>
              <w:t>3.2 Descripción general de SIVIGILA</w:t>
            </w:r>
            <w:r w:rsidR="00A244C1">
              <w:rPr>
                <w:noProof/>
                <w:webHidden/>
              </w:rPr>
              <w:tab/>
            </w:r>
            <w:r w:rsidR="00A244C1">
              <w:rPr>
                <w:noProof/>
                <w:webHidden/>
              </w:rPr>
              <w:fldChar w:fldCharType="begin"/>
            </w:r>
            <w:r w:rsidR="00A244C1">
              <w:rPr>
                <w:noProof/>
                <w:webHidden/>
              </w:rPr>
              <w:instrText xml:space="preserve"> PAGEREF _Toc165389891 \h </w:instrText>
            </w:r>
            <w:r w:rsidR="00A244C1">
              <w:rPr>
                <w:noProof/>
                <w:webHidden/>
              </w:rPr>
            </w:r>
            <w:r w:rsidR="00A244C1">
              <w:rPr>
                <w:noProof/>
                <w:webHidden/>
              </w:rPr>
              <w:fldChar w:fldCharType="separate"/>
            </w:r>
            <w:r w:rsidR="00A244C1">
              <w:rPr>
                <w:noProof/>
                <w:webHidden/>
              </w:rPr>
              <w:t>8</w:t>
            </w:r>
            <w:r w:rsidR="00A244C1">
              <w:rPr>
                <w:noProof/>
                <w:webHidden/>
              </w:rPr>
              <w:fldChar w:fldCharType="end"/>
            </w:r>
          </w:hyperlink>
        </w:p>
        <w:p w:rsidR="00A244C1" w:rsidRDefault="00060437" w14:paraId="05F66587" w14:textId="51DEBC62">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2">
            <w:r w:rsidRPr="003C0EEE" w:rsidR="00A244C1">
              <w:rPr>
                <w:rStyle w:val="Hipervnculo"/>
                <w:rFonts w:ascii="Segoe UI" w:hAnsi="Segoe UI" w:cs="Segoe UI"/>
                <w:noProof/>
              </w:rPr>
              <w:t>3.2.1 Ajustes requeridos en nombres de las fuentes</w:t>
            </w:r>
            <w:r w:rsidR="00A244C1">
              <w:rPr>
                <w:noProof/>
                <w:webHidden/>
              </w:rPr>
              <w:tab/>
            </w:r>
            <w:r w:rsidR="00A244C1">
              <w:rPr>
                <w:noProof/>
                <w:webHidden/>
              </w:rPr>
              <w:fldChar w:fldCharType="begin"/>
            </w:r>
            <w:r w:rsidR="00A244C1">
              <w:rPr>
                <w:noProof/>
                <w:webHidden/>
              </w:rPr>
              <w:instrText xml:space="preserve"> PAGEREF _Toc165389892 \h </w:instrText>
            </w:r>
            <w:r w:rsidR="00A244C1">
              <w:rPr>
                <w:noProof/>
                <w:webHidden/>
              </w:rPr>
            </w:r>
            <w:r w:rsidR="00A244C1">
              <w:rPr>
                <w:noProof/>
                <w:webHidden/>
              </w:rPr>
              <w:fldChar w:fldCharType="separate"/>
            </w:r>
            <w:r w:rsidR="00A244C1">
              <w:rPr>
                <w:noProof/>
                <w:webHidden/>
              </w:rPr>
              <w:t>9</w:t>
            </w:r>
            <w:r w:rsidR="00A244C1">
              <w:rPr>
                <w:noProof/>
                <w:webHidden/>
              </w:rPr>
              <w:fldChar w:fldCharType="end"/>
            </w:r>
          </w:hyperlink>
        </w:p>
        <w:p w:rsidR="00A244C1" w:rsidRDefault="00060437" w14:paraId="58A19926" w14:textId="7A49FBC5">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3">
            <w:r w:rsidRPr="003C0EEE" w:rsidR="00A244C1">
              <w:rPr>
                <w:rStyle w:val="Hipervnculo"/>
                <w:rFonts w:ascii="Segoe UI" w:hAnsi="Segoe UI" w:cs="Segoe UI"/>
                <w:noProof/>
              </w:rPr>
              <w:t>3.2.2 Ajustes requeridos en registros de resumen en la exportación</w:t>
            </w:r>
            <w:r w:rsidR="00A244C1">
              <w:rPr>
                <w:noProof/>
                <w:webHidden/>
              </w:rPr>
              <w:tab/>
            </w:r>
            <w:r w:rsidR="00A244C1">
              <w:rPr>
                <w:noProof/>
                <w:webHidden/>
              </w:rPr>
              <w:fldChar w:fldCharType="begin"/>
            </w:r>
            <w:r w:rsidR="00A244C1">
              <w:rPr>
                <w:noProof/>
                <w:webHidden/>
              </w:rPr>
              <w:instrText xml:space="preserve"> PAGEREF _Toc165389893 \h </w:instrText>
            </w:r>
            <w:r w:rsidR="00A244C1">
              <w:rPr>
                <w:noProof/>
                <w:webHidden/>
              </w:rPr>
            </w:r>
            <w:r w:rsidR="00A244C1">
              <w:rPr>
                <w:noProof/>
                <w:webHidden/>
              </w:rPr>
              <w:fldChar w:fldCharType="separate"/>
            </w:r>
            <w:r w:rsidR="00A244C1">
              <w:rPr>
                <w:noProof/>
                <w:webHidden/>
              </w:rPr>
              <w:t>9</w:t>
            </w:r>
            <w:r w:rsidR="00A244C1">
              <w:rPr>
                <w:noProof/>
                <w:webHidden/>
              </w:rPr>
              <w:fldChar w:fldCharType="end"/>
            </w:r>
          </w:hyperlink>
        </w:p>
        <w:p w:rsidR="00A244C1" w:rsidRDefault="00060437" w14:paraId="4A7D2DFB" w14:textId="0737043F">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4">
            <w:r w:rsidRPr="003C0EEE" w:rsidR="00A244C1">
              <w:rPr>
                <w:rStyle w:val="Hipervnculo"/>
                <w:rFonts w:ascii="Segoe UI" w:hAnsi="Segoe UI" w:cs="Segoe UI"/>
                <w:noProof/>
              </w:rPr>
              <w:t>3.3 Estadísticas descriptivas de las variables</w:t>
            </w:r>
            <w:r w:rsidR="00A244C1">
              <w:rPr>
                <w:noProof/>
                <w:webHidden/>
              </w:rPr>
              <w:tab/>
            </w:r>
            <w:r w:rsidR="00A244C1">
              <w:rPr>
                <w:noProof/>
                <w:webHidden/>
              </w:rPr>
              <w:fldChar w:fldCharType="begin"/>
            </w:r>
            <w:r w:rsidR="00A244C1">
              <w:rPr>
                <w:noProof/>
                <w:webHidden/>
              </w:rPr>
              <w:instrText xml:space="preserve"> PAGEREF _Toc165389894 \h </w:instrText>
            </w:r>
            <w:r w:rsidR="00A244C1">
              <w:rPr>
                <w:noProof/>
                <w:webHidden/>
              </w:rPr>
            </w:r>
            <w:r w:rsidR="00A244C1">
              <w:rPr>
                <w:noProof/>
                <w:webHidden/>
              </w:rPr>
              <w:fldChar w:fldCharType="separate"/>
            </w:r>
            <w:r w:rsidR="00A244C1">
              <w:rPr>
                <w:noProof/>
                <w:webHidden/>
              </w:rPr>
              <w:t>11</w:t>
            </w:r>
            <w:r w:rsidR="00A244C1">
              <w:rPr>
                <w:noProof/>
                <w:webHidden/>
              </w:rPr>
              <w:fldChar w:fldCharType="end"/>
            </w:r>
          </w:hyperlink>
        </w:p>
        <w:p w:rsidR="00A244C1" w:rsidRDefault="00060437" w14:paraId="3F59D498" w14:textId="43367D57">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5">
            <w:r w:rsidRPr="003C0EEE" w:rsidR="00A244C1">
              <w:rPr>
                <w:rStyle w:val="Hipervnculo"/>
                <w:rFonts w:ascii="Segoe UI" w:hAnsi="Segoe UI" w:cs="Segoe UI"/>
                <w:noProof/>
              </w:rPr>
              <w:t>3.3.1 Esquema para la exploración y análisis descriptivo de los datos</w:t>
            </w:r>
            <w:r w:rsidR="00A244C1">
              <w:rPr>
                <w:noProof/>
                <w:webHidden/>
              </w:rPr>
              <w:tab/>
            </w:r>
            <w:r w:rsidR="00A244C1">
              <w:rPr>
                <w:noProof/>
                <w:webHidden/>
              </w:rPr>
              <w:fldChar w:fldCharType="begin"/>
            </w:r>
            <w:r w:rsidR="00A244C1">
              <w:rPr>
                <w:noProof/>
                <w:webHidden/>
              </w:rPr>
              <w:instrText xml:space="preserve"> PAGEREF _Toc165389895 \h </w:instrText>
            </w:r>
            <w:r w:rsidR="00A244C1">
              <w:rPr>
                <w:noProof/>
                <w:webHidden/>
              </w:rPr>
            </w:r>
            <w:r w:rsidR="00A244C1">
              <w:rPr>
                <w:noProof/>
                <w:webHidden/>
              </w:rPr>
              <w:fldChar w:fldCharType="separate"/>
            </w:r>
            <w:r w:rsidR="00A244C1">
              <w:rPr>
                <w:noProof/>
                <w:webHidden/>
              </w:rPr>
              <w:t>12</w:t>
            </w:r>
            <w:r w:rsidR="00A244C1">
              <w:rPr>
                <w:noProof/>
                <w:webHidden/>
              </w:rPr>
              <w:fldChar w:fldCharType="end"/>
            </w:r>
          </w:hyperlink>
        </w:p>
        <w:p w:rsidR="00A244C1" w:rsidRDefault="00060437" w14:paraId="743D9FF6" w14:textId="7D3F4360">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6">
            <w:r w:rsidRPr="003C0EEE" w:rsidR="00A244C1">
              <w:rPr>
                <w:rStyle w:val="Hipervnculo"/>
                <w:rFonts w:ascii="Segoe UI" w:hAnsi="Segoe UI" w:cs="Segoe UI"/>
                <w:noProof/>
              </w:rPr>
              <w:t>3.3.2. Listado detallado de la fuente</w:t>
            </w:r>
            <w:r w:rsidR="00A244C1">
              <w:rPr>
                <w:noProof/>
                <w:webHidden/>
              </w:rPr>
              <w:tab/>
            </w:r>
            <w:r w:rsidR="00A244C1">
              <w:rPr>
                <w:noProof/>
                <w:webHidden/>
              </w:rPr>
              <w:fldChar w:fldCharType="begin"/>
            </w:r>
            <w:r w:rsidR="00A244C1">
              <w:rPr>
                <w:noProof/>
                <w:webHidden/>
              </w:rPr>
              <w:instrText xml:space="preserve"> PAGEREF _Toc165389896 \h </w:instrText>
            </w:r>
            <w:r w:rsidR="00A244C1">
              <w:rPr>
                <w:noProof/>
                <w:webHidden/>
              </w:rPr>
            </w:r>
            <w:r w:rsidR="00A244C1">
              <w:rPr>
                <w:noProof/>
                <w:webHidden/>
              </w:rPr>
              <w:fldChar w:fldCharType="separate"/>
            </w:r>
            <w:r w:rsidR="00A244C1">
              <w:rPr>
                <w:noProof/>
                <w:webHidden/>
              </w:rPr>
              <w:t>13</w:t>
            </w:r>
            <w:r w:rsidR="00A244C1">
              <w:rPr>
                <w:noProof/>
                <w:webHidden/>
              </w:rPr>
              <w:fldChar w:fldCharType="end"/>
            </w:r>
          </w:hyperlink>
        </w:p>
        <w:p w:rsidR="00A244C1" w:rsidRDefault="00060437" w14:paraId="7B2E8AE9" w14:textId="2E28B89C">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7">
            <w:r w:rsidRPr="003C0EEE" w:rsidR="00A244C1">
              <w:rPr>
                <w:rStyle w:val="Hipervnculo"/>
                <w:noProof/>
              </w:rPr>
              <w:t>3.3.3 Análisis preliminares</w:t>
            </w:r>
            <w:r w:rsidR="00A244C1">
              <w:rPr>
                <w:noProof/>
                <w:webHidden/>
              </w:rPr>
              <w:tab/>
            </w:r>
            <w:r w:rsidR="00A244C1">
              <w:rPr>
                <w:noProof/>
                <w:webHidden/>
              </w:rPr>
              <w:fldChar w:fldCharType="begin"/>
            </w:r>
            <w:r w:rsidR="00A244C1">
              <w:rPr>
                <w:noProof/>
                <w:webHidden/>
              </w:rPr>
              <w:instrText xml:space="preserve"> PAGEREF _Toc165389897 \h </w:instrText>
            </w:r>
            <w:r w:rsidR="00A244C1">
              <w:rPr>
                <w:noProof/>
                <w:webHidden/>
              </w:rPr>
            </w:r>
            <w:r w:rsidR="00A244C1">
              <w:rPr>
                <w:noProof/>
                <w:webHidden/>
              </w:rPr>
              <w:fldChar w:fldCharType="separate"/>
            </w:r>
            <w:r w:rsidR="00A244C1">
              <w:rPr>
                <w:noProof/>
                <w:webHidden/>
              </w:rPr>
              <w:t>66</w:t>
            </w:r>
            <w:r w:rsidR="00A244C1">
              <w:rPr>
                <w:noProof/>
                <w:webHidden/>
              </w:rPr>
              <w:fldChar w:fldCharType="end"/>
            </w:r>
          </w:hyperlink>
        </w:p>
        <w:p w:rsidR="00A244C1" w:rsidRDefault="00060437" w14:paraId="4394183C" w14:textId="68C2E556">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8">
            <w:r w:rsidRPr="003C0EEE" w:rsidR="00A244C1">
              <w:rPr>
                <w:rStyle w:val="Hipervnculo"/>
                <w:rFonts w:ascii="Segoe UI" w:hAnsi="Segoe UI" w:cs="Segoe UI"/>
                <w:noProof/>
              </w:rPr>
              <w:t>3.4 Análisis de correlación</w:t>
            </w:r>
            <w:r w:rsidR="00A244C1">
              <w:rPr>
                <w:noProof/>
                <w:webHidden/>
              </w:rPr>
              <w:tab/>
            </w:r>
            <w:r w:rsidR="00A244C1">
              <w:rPr>
                <w:noProof/>
                <w:webHidden/>
              </w:rPr>
              <w:fldChar w:fldCharType="begin"/>
            </w:r>
            <w:r w:rsidR="00A244C1">
              <w:rPr>
                <w:noProof/>
                <w:webHidden/>
              </w:rPr>
              <w:instrText xml:space="preserve"> PAGEREF _Toc165389898 \h </w:instrText>
            </w:r>
            <w:r w:rsidR="00A244C1">
              <w:rPr>
                <w:noProof/>
                <w:webHidden/>
              </w:rPr>
            </w:r>
            <w:r w:rsidR="00A244C1">
              <w:rPr>
                <w:noProof/>
                <w:webHidden/>
              </w:rPr>
              <w:fldChar w:fldCharType="separate"/>
            </w:r>
            <w:r w:rsidR="00A244C1">
              <w:rPr>
                <w:noProof/>
                <w:webHidden/>
              </w:rPr>
              <w:t>67</w:t>
            </w:r>
            <w:r w:rsidR="00A244C1">
              <w:rPr>
                <w:noProof/>
                <w:webHidden/>
              </w:rPr>
              <w:fldChar w:fldCharType="end"/>
            </w:r>
          </w:hyperlink>
        </w:p>
        <w:p w:rsidR="00A244C1" w:rsidRDefault="00060437" w14:paraId="23729EEC" w14:textId="504AF1E1">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899">
            <w:r w:rsidRPr="003C0EEE" w:rsidR="00A244C1">
              <w:rPr>
                <w:rStyle w:val="Hipervnculo"/>
                <w:rFonts w:ascii="Segoe UI" w:hAnsi="Segoe UI" w:cs="Segoe UI"/>
                <w:noProof/>
              </w:rPr>
              <w:t>3.5 Visualización de datos</w:t>
            </w:r>
            <w:r w:rsidR="00A244C1">
              <w:rPr>
                <w:noProof/>
                <w:webHidden/>
              </w:rPr>
              <w:tab/>
            </w:r>
            <w:r w:rsidR="00A244C1">
              <w:rPr>
                <w:noProof/>
                <w:webHidden/>
              </w:rPr>
              <w:fldChar w:fldCharType="begin"/>
            </w:r>
            <w:r w:rsidR="00A244C1">
              <w:rPr>
                <w:noProof/>
                <w:webHidden/>
              </w:rPr>
              <w:instrText xml:space="preserve"> PAGEREF _Toc165389899 \h </w:instrText>
            </w:r>
            <w:r w:rsidR="00A244C1">
              <w:rPr>
                <w:noProof/>
                <w:webHidden/>
              </w:rPr>
            </w:r>
            <w:r w:rsidR="00A244C1">
              <w:rPr>
                <w:noProof/>
                <w:webHidden/>
              </w:rPr>
              <w:fldChar w:fldCharType="separate"/>
            </w:r>
            <w:r w:rsidR="00A244C1">
              <w:rPr>
                <w:noProof/>
                <w:webHidden/>
              </w:rPr>
              <w:t>68</w:t>
            </w:r>
            <w:r w:rsidR="00A244C1">
              <w:rPr>
                <w:noProof/>
                <w:webHidden/>
              </w:rPr>
              <w:fldChar w:fldCharType="end"/>
            </w:r>
          </w:hyperlink>
        </w:p>
        <w:p w:rsidR="00A244C1" w:rsidRDefault="00060437" w14:paraId="7F479780" w14:textId="5ACA819C">
          <w:pPr>
            <w:pStyle w:val="TDC3"/>
            <w:tabs>
              <w:tab w:val="left" w:pos="1200"/>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900">
            <w:r w:rsidRPr="003C0EEE" w:rsidR="00A244C1">
              <w:rPr>
                <w:rStyle w:val="Hipervnculo"/>
                <w:noProof/>
              </w:rPr>
              <w:t>2.5.1</w:t>
            </w:r>
            <w:r w:rsidR="00A244C1">
              <w:rPr>
                <w:rFonts w:asciiTheme="minorHAnsi" w:hAnsiTheme="minorHAnsi" w:eastAsiaTheme="minorEastAsia" w:cstheme="minorBidi"/>
                <w:noProof/>
                <w:color w:val="auto"/>
                <w:kern w:val="2"/>
                <w:sz w:val="24"/>
                <w:szCs w:val="24"/>
                <w14:ligatures w14:val="standardContextual"/>
              </w:rPr>
              <w:tab/>
            </w:r>
            <w:r w:rsidRPr="003C0EEE" w:rsidR="00A244C1">
              <w:rPr>
                <w:rStyle w:val="Hipervnculo"/>
                <w:noProof/>
              </w:rPr>
              <w:t>Variable: Edad</w:t>
            </w:r>
            <w:r w:rsidR="00A244C1">
              <w:rPr>
                <w:noProof/>
                <w:webHidden/>
              </w:rPr>
              <w:tab/>
            </w:r>
            <w:r w:rsidR="00A244C1">
              <w:rPr>
                <w:noProof/>
                <w:webHidden/>
              </w:rPr>
              <w:fldChar w:fldCharType="begin"/>
            </w:r>
            <w:r w:rsidR="00A244C1">
              <w:rPr>
                <w:noProof/>
                <w:webHidden/>
              </w:rPr>
              <w:instrText xml:space="preserve"> PAGEREF _Toc165389900 \h </w:instrText>
            </w:r>
            <w:r w:rsidR="00A244C1">
              <w:rPr>
                <w:noProof/>
                <w:webHidden/>
              </w:rPr>
            </w:r>
            <w:r w:rsidR="00A244C1">
              <w:rPr>
                <w:noProof/>
                <w:webHidden/>
              </w:rPr>
              <w:fldChar w:fldCharType="separate"/>
            </w:r>
            <w:r w:rsidR="00A244C1">
              <w:rPr>
                <w:noProof/>
                <w:webHidden/>
              </w:rPr>
              <w:t>68</w:t>
            </w:r>
            <w:r w:rsidR="00A244C1">
              <w:rPr>
                <w:noProof/>
                <w:webHidden/>
              </w:rPr>
              <w:fldChar w:fldCharType="end"/>
            </w:r>
          </w:hyperlink>
        </w:p>
        <w:p w:rsidR="00A244C1" w:rsidRDefault="00060437" w14:paraId="788C0C8C" w14:textId="55140557">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389901">
            <w:r w:rsidRPr="003C0EEE" w:rsidR="00A244C1">
              <w:rPr>
                <w:rStyle w:val="Hipervnculo"/>
                <w:noProof/>
              </w:rPr>
              <w:t>3.5.2 Variable: SemanaEpidemilogica</w:t>
            </w:r>
            <w:r w:rsidR="00A244C1">
              <w:rPr>
                <w:noProof/>
                <w:webHidden/>
              </w:rPr>
              <w:tab/>
            </w:r>
            <w:r w:rsidR="00A244C1">
              <w:rPr>
                <w:noProof/>
                <w:webHidden/>
              </w:rPr>
              <w:fldChar w:fldCharType="begin"/>
            </w:r>
            <w:r w:rsidR="00A244C1">
              <w:rPr>
                <w:noProof/>
                <w:webHidden/>
              </w:rPr>
              <w:instrText xml:space="preserve"> PAGEREF _Toc165389901 \h </w:instrText>
            </w:r>
            <w:r w:rsidR="00A244C1">
              <w:rPr>
                <w:noProof/>
                <w:webHidden/>
              </w:rPr>
            </w:r>
            <w:r w:rsidR="00A244C1">
              <w:rPr>
                <w:noProof/>
                <w:webHidden/>
              </w:rPr>
              <w:fldChar w:fldCharType="separate"/>
            </w:r>
            <w:r w:rsidR="00A244C1">
              <w:rPr>
                <w:noProof/>
                <w:webHidden/>
              </w:rPr>
              <w:t>69</w:t>
            </w:r>
            <w:r w:rsidR="00A244C1">
              <w:rPr>
                <w:noProof/>
                <w:webHidden/>
              </w:rPr>
              <w:fldChar w:fldCharType="end"/>
            </w:r>
          </w:hyperlink>
        </w:p>
        <w:p w:rsidRPr="00FC2824" w:rsidR="00964B2A" w:rsidRDefault="00964B2A" w14:paraId="43024EAA" w14:textId="2FCA4B39">
          <w:pPr>
            <w:rPr>
              <w:rFonts w:ascii="Segoe UI" w:hAnsi="Segoe UI" w:cs="Segoe UI"/>
            </w:rPr>
          </w:pPr>
          <w:r w:rsidRPr="00FC2824">
            <w:rPr>
              <w:rFonts w:ascii="Segoe UI" w:hAnsi="Segoe UI" w:cs="Segoe UI"/>
              <w:b/>
              <w:bCs/>
              <w:lang w:val="es-ES"/>
            </w:rPr>
            <w:fldChar w:fldCharType="end"/>
          </w:r>
        </w:p>
      </w:sdtContent>
    </w:sdt>
    <w:p w:rsidRPr="00FC2824" w:rsidR="00BF7A40" w:rsidRDefault="00BF7A40" w14:paraId="00000057" w14:textId="77777777">
      <w:pPr>
        <w:spacing w:line="278" w:lineRule="auto"/>
        <w:rPr>
          <w:rFonts w:ascii="Segoe UI" w:hAnsi="Segoe UI" w:eastAsia="Quattrocento Sans" w:cs="Segoe UI"/>
        </w:rPr>
      </w:pPr>
    </w:p>
    <w:p w:rsidR="00970AAF" w:rsidRDefault="006B2613" w14:paraId="00000058" w14:textId="762912BC">
      <w:pPr>
        <w:rPr>
          <w:rFonts w:ascii="Segoe UI" w:hAnsi="Segoe UI" w:cs="Segoe UI"/>
        </w:rPr>
      </w:pPr>
      <w:r w:rsidRPr="00FC2824">
        <w:rPr>
          <w:rFonts w:ascii="Segoe UI" w:hAnsi="Segoe UI" w:cs="Segoe UI"/>
        </w:rPr>
        <w:br w:type="page"/>
      </w:r>
    </w:p>
    <w:p w:rsidRPr="00DD42D1" w:rsidR="00DD42D1" w:rsidP="00DD42D1" w:rsidRDefault="00DD42D1" w14:paraId="7FC58BC3" w14:textId="7B567E04">
      <w:pPr>
        <w:keepNext/>
        <w:keepLines/>
        <w:pBdr>
          <w:top w:val="nil"/>
          <w:left w:val="nil"/>
          <w:bottom w:val="nil"/>
          <w:right w:val="nil"/>
          <w:between w:val="nil"/>
        </w:pBdr>
        <w:spacing w:before="240" w:after="0"/>
        <w:rPr>
          <w:rFonts w:ascii="Segoe UI" w:hAnsi="Segoe UI" w:eastAsia="Quattrocento Sans" w:cs="Segoe UI"/>
          <w:color w:val="0F4761" w:themeColor="accent1" w:themeShade="BF"/>
          <w:sz w:val="32"/>
          <w:szCs w:val="32"/>
        </w:rPr>
      </w:pPr>
      <w:r w:rsidRPr="00DD42D1">
        <w:rPr>
          <w:rFonts w:ascii="Segoe UI" w:hAnsi="Segoe UI" w:eastAsia="Quattrocento Sans" w:cs="Segoe UI"/>
          <w:color w:val="0F4761" w:themeColor="accent1" w:themeShade="BF"/>
          <w:sz w:val="32"/>
          <w:szCs w:val="32"/>
        </w:rPr>
        <w:lastRenderedPageBreak/>
        <w:t>Ilustraciones</w:t>
      </w:r>
    </w:p>
    <w:p w:rsidR="0098390B" w:rsidRDefault="000507E8" w14:paraId="4EECB14D" w14:textId="1BA3BA7D">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r w:rsidRPr="00E918C0">
        <w:rPr>
          <w:rStyle w:val="Hipervnculo"/>
          <w:noProof/>
        </w:rPr>
        <w:fldChar w:fldCharType="begin"/>
      </w:r>
      <w:r w:rsidRPr="00E918C0">
        <w:rPr>
          <w:rStyle w:val="Hipervnculo"/>
          <w:noProof/>
        </w:rPr>
        <w:instrText xml:space="preserve"> TOC \h \z \c "Imagen" </w:instrText>
      </w:r>
      <w:r w:rsidRPr="00E918C0">
        <w:rPr>
          <w:rStyle w:val="Hipervnculo"/>
          <w:noProof/>
        </w:rPr>
        <w:fldChar w:fldCharType="separate"/>
      </w:r>
      <w:hyperlink w:history="1" w:anchor="_Toc165378041">
        <w:r w:rsidRPr="005561F3" w:rsidR="0098390B">
          <w:rPr>
            <w:rStyle w:val="Hipervnculo"/>
            <w:rFonts w:ascii="Segoe UI" w:hAnsi="Segoe UI" w:cs="Segoe UI"/>
            <w:noProof/>
          </w:rPr>
          <w:t>Imagen 1. Carpetas por años de la fuente SIVIGILA</w:t>
        </w:r>
        <w:r w:rsidR="0098390B">
          <w:rPr>
            <w:noProof/>
            <w:webHidden/>
          </w:rPr>
          <w:tab/>
        </w:r>
        <w:r w:rsidR="0098390B">
          <w:rPr>
            <w:noProof/>
            <w:webHidden/>
          </w:rPr>
          <w:fldChar w:fldCharType="begin"/>
        </w:r>
        <w:r w:rsidR="0098390B">
          <w:rPr>
            <w:noProof/>
            <w:webHidden/>
          </w:rPr>
          <w:instrText xml:space="preserve"> PAGEREF _Toc165378041 \h </w:instrText>
        </w:r>
        <w:r w:rsidR="0098390B">
          <w:rPr>
            <w:noProof/>
            <w:webHidden/>
          </w:rPr>
        </w:r>
        <w:r w:rsidR="0098390B">
          <w:rPr>
            <w:noProof/>
            <w:webHidden/>
          </w:rPr>
          <w:fldChar w:fldCharType="separate"/>
        </w:r>
        <w:r w:rsidR="0098390B">
          <w:rPr>
            <w:noProof/>
            <w:webHidden/>
          </w:rPr>
          <w:t>7</w:t>
        </w:r>
        <w:r w:rsidR="0098390B">
          <w:rPr>
            <w:noProof/>
            <w:webHidden/>
          </w:rPr>
          <w:fldChar w:fldCharType="end"/>
        </w:r>
      </w:hyperlink>
    </w:p>
    <w:p w:rsidR="0098390B" w:rsidRDefault="00060437" w14:paraId="695ABBE6" w14:textId="7EAAD183">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hyperlink w:history="1" w:anchor="_Toc165378042">
        <w:r w:rsidRPr="005561F3" w:rsidR="0098390B">
          <w:rPr>
            <w:rStyle w:val="Hipervnculo"/>
            <w:rFonts w:ascii="Segoe UI" w:hAnsi="Segoe UI" w:cs="Segoe UI"/>
            <w:noProof/>
          </w:rPr>
          <w:t>Imagen 2. Valores no numéricos variable Edad</w:t>
        </w:r>
        <w:r w:rsidR="0098390B">
          <w:rPr>
            <w:noProof/>
            <w:webHidden/>
          </w:rPr>
          <w:tab/>
        </w:r>
        <w:r w:rsidR="0098390B">
          <w:rPr>
            <w:noProof/>
            <w:webHidden/>
          </w:rPr>
          <w:fldChar w:fldCharType="begin"/>
        </w:r>
        <w:r w:rsidR="0098390B">
          <w:rPr>
            <w:noProof/>
            <w:webHidden/>
          </w:rPr>
          <w:instrText xml:space="preserve"> PAGEREF _Toc165378042 \h </w:instrText>
        </w:r>
        <w:r w:rsidR="0098390B">
          <w:rPr>
            <w:noProof/>
            <w:webHidden/>
          </w:rPr>
        </w:r>
        <w:r w:rsidR="0098390B">
          <w:rPr>
            <w:noProof/>
            <w:webHidden/>
          </w:rPr>
          <w:fldChar w:fldCharType="separate"/>
        </w:r>
        <w:r w:rsidR="0098390B">
          <w:rPr>
            <w:noProof/>
            <w:webHidden/>
          </w:rPr>
          <w:t>9</w:t>
        </w:r>
        <w:r w:rsidR="0098390B">
          <w:rPr>
            <w:noProof/>
            <w:webHidden/>
          </w:rPr>
          <w:fldChar w:fldCharType="end"/>
        </w:r>
      </w:hyperlink>
    </w:p>
    <w:p w:rsidR="0098390B" w:rsidRDefault="00060437" w14:paraId="58E75A18" w14:textId="676535F6">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hyperlink w:history="1" w:anchor="_Toc165378043">
        <w:r w:rsidRPr="005561F3" w:rsidR="0098390B">
          <w:rPr>
            <w:rStyle w:val="Hipervnculo"/>
            <w:rFonts w:ascii="Segoe UI" w:hAnsi="Segoe UI" w:cs="Segoe UI"/>
            <w:noProof/>
          </w:rPr>
          <w:t>Imagen 3. Nuevos datos variable Edad</w:t>
        </w:r>
        <w:r w:rsidR="0098390B">
          <w:rPr>
            <w:noProof/>
            <w:webHidden/>
          </w:rPr>
          <w:tab/>
        </w:r>
        <w:r w:rsidR="0098390B">
          <w:rPr>
            <w:noProof/>
            <w:webHidden/>
          </w:rPr>
          <w:fldChar w:fldCharType="begin"/>
        </w:r>
        <w:r w:rsidR="0098390B">
          <w:rPr>
            <w:noProof/>
            <w:webHidden/>
          </w:rPr>
          <w:instrText xml:space="preserve"> PAGEREF _Toc165378043 \h </w:instrText>
        </w:r>
        <w:r w:rsidR="0098390B">
          <w:rPr>
            <w:noProof/>
            <w:webHidden/>
          </w:rPr>
        </w:r>
        <w:r w:rsidR="0098390B">
          <w:rPr>
            <w:noProof/>
            <w:webHidden/>
          </w:rPr>
          <w:fldChar w:fldCharType="separate"/>
        </w:r>
        <w:r w:rsidR="0098390B">
          <w:rPr>
            <w:noProof/>
            <w:webHidden/>
          </w:rPr>
          <w:t>10</w:t>
        </w:r>
        <w:r w:rsidR="0098390B">
          <w:rPr>
            <w:noProof/>
            <w:webHidden/>
          </w:rPr>
          <w:fldChar w:fldCharType="end"/>
        </w:r>
      </w:hyperlink>
    </w:p>
    <w:p w:rsidR="0098390B" w:rsidRDefault="00060437" w14:paraId="3E782801" w14:textId="0216620C">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hyperlink w:history="1" w:anchor="_Toc165378044">
        <w:r w:rsidRPr="005561F3" w:rsidR="0098390B">
          <w:rPr>
            <w:rStyle w:val="Hipervnculo"/>
            <w:rFonts w:ascii="Segoe UI" w:hAnsi="Segoe UI" w:cs="Segoe UI"/>
            <w:noProof/>
          </w:rPr>
          <w:t>Imagen 4. Visualización de los datos de la variable Edad</w:t>
        </w:r>
        <w:r w:rsidR="0098390B">
          <w:rPr>
            <w:noProof/>
            <w:webHidden/>
          </w:rPr>
          <w:tab/>
        </w:r>
        <w:r w:rsidR="0098390B">
          <w:rPr>
            <w:noProof/>
            <w:webHidden/>
          </w:rPr>
          <w:fldChar w:fldCharType="begin"/>
        </w:r>
        <w:r w:rsidR="0098390B">
          <w:rPr>
            <w:noProof/>
            <w:webHidden/>
          </w:rPr>
          <w:instrText xml:space="preserve"> PAGEREF _Toc165378044 \h </w:instrText>
        </w:r>
        <w:r w:rsidR="0098390B">
          <w:rPr>
            <w:noProof/>
            <w:webHidden/>
          </w:rPr>
        </w:r>
        <w:r w:rsidR="0098390B">
          <w:rPr>
            <w:noProof/>
            <w:webHidden/>
          </w:rPr>
          <w:fldChar w:fldCharType="separate"/>
        </w:r>
        <w:r w:rsidR="0098390B">
          <w:rPr>
            <w:noProof/>
            <w:webHidden/>
          </w:rPr>
          <w:t>68</w:t>
        </w:r>
        <w:r w:rsidR="0098390B">
          <w:rPr>
            <w:noProof/>
            <w:webHidden/>
          </w:rPr>
          <w:fldChar w:fldCharType="end"/>
        </w:r>
      </w:hyperlink>
    </w:p>
    <w:p w:rsidR="0098390B" w:rsidRDefault="00060437" w14:paraId="22A38DAD" w14:textId="61295A97">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hyperlink w:history="1" w:anchor="_Toc165378045">
        <w:r w:rsidRPr="005561F3" w:rsidR="0098390B">
          <w:rPr>
            <w:rStyle w:val="Hipervnculo"/>
            <w:rFonts w:ascii="Segoe UI" w:hAnsi="Segoe UI" w:cs="Segoe UI"/>
            <w:noProof/>
          </w:rPr>
          <w:t>Imagen 5. Visualización de los datos de la variable SemanaEpidemilogica</w:t>
        </w:r>
        <w:r w:rsidR="0098390B">
          <w:rPr>
            <w:noProof/>
            <w:webHidden/>
          </w:rPr>
          <w:tab/>
        </w:r>
        <w:r w:rsidR="0098390B">
          <w:rPr>
            <w:noProof/>
            <w:webHidden/>
          </w:rPr>
          <w:fldChar w:fldCharType="begin"/>
        </w:r>
        <w:r w:rsidR="0098390B">
          <w:rPr>
            <w:noProof/>
            <w:webHidden/>
          </w:rPr>
          <w:instrText xml:space="preserve"> PAGEREF _Toc165378045 \h </w:instrText>
        </w:r>
        <w:r w:rsidR="0098390B">
          <w:rPr>
            <w:noProof/>
            <w:webHidden/>
          </w:rPr>
        </w:r>
        <w:r w:rsidR="0098390B">
          <w:rPr>
            <w:noProof/>
            <w:webHidden/>
          </w:rPr>
          <w:fldChar w:fldCharType="separate"/>
        </w:r>
        <w:r w:rsidR="0098390B">
          <w:rPr>
            <w:noProof/>
            <w:webHidden/>
          </w:rPr>
          <w:t>69</w:t>
        </w:r>
        <w:r w:rsidR="0098390B">
          <w:rPr>
            <w:noProof/>
            <w:webHidden/>
          </w:rPr>
          <w:fldChar w:fldCharType="end"/>
        </w:r>
      </w:hyperlink>
    </w:p>
    <w:p w:rsidR="00970AAF" w:rsidP="000507E8" w:rsidRDefault="000507E8" w14:paraId="35E1CB41" w14:textId="777EDB1E">
      <w:pPr>
        <w:rPr>
          <w:rStyle w:val="Hipervnculo"/>
          <w:noProof/>
        </w:rPr>
      </w:pPr>
      <w:r w:rsidRPr="00E918C0">
        <w:rPr>
          <w:rStyle w:val="Hipervnculo"/>
          <w:noProof/>
        </w:rPr>
        <w:fldChar w:fldCharType="end"/>
      </w:r>
    </w:p>
    <w:p w:rsidR="00E03D3E" w:rsidRDefault="00E03D3E" w14:paraId="1CCCD6C0" w14:textId="4928B35A">
      <w:pPr>
        <w:rPr>
          <w:rFonts w:ascii="Segoe UI" w:hAnsi="Segoe UI" w:eastAsia="Quattrocento Sans" w:cs="Segoe UI"/>
          <w:color w:val="2E75B5"/>
          <w:sz w:val="32"/>
          <w:highlight w:val="lightGray"/>
        </w:rPr>
      </w:pPr>
      <w:r>
        <w:rPr>
          <w:rFonts w:ascii="Segoe UI" w:hAnsi="Segoe UI" w:eastAsia="Quattrocento Sans" w:cs="Segoe UI"/>
          <w:color w:val="2E75B5"/>
          <w:sz w:val="32"/>
          <w:highlight w:val="lightGray"/>
        </w:rPr>
        <w:br w:type="page"/>
      </w:r>
    </w:p>
    <w:p w:rsidRPr="00FC2824" w:rsidR="001F145C" w:rsidP="00832C36" w:rsidRDefault="001F145C" w14:paraId="11A92081" w14:textId="165AFD50">
      <w:pPr>
        <w:pStyle w:val="Ttulo2"/>
        <w:numPr>
          <w:ilvl w:val="0"/>
          <w:numId w:val="10"/>
        </w:numPr>
        <w:rPr>
          <w:rFonts w:ascii="Segoe UI" w:hAnsi="Segoe UI" w:eastAsia="Quattrocento Sans" w:cs="Segoe UI"/>
        </w:rPr>
      </w:pPr>
      <w:bookmarkStart w:name="_Toc165389886" w:id="6"/>
      <w:r w:rsidRPr="00FC2824">
        <w:rPr>
          <w:rFonts w:ascii="Segoe UI" w:hAnsi="Segoe UI" w:eastAsia="Quattrocento Sans" w:cs="Segoe UI"/>
        </w:rPr>
        <w:lastRenderedPageBreak/>
        <w:t>Introducción</w:t>
      </w:r>
      <w:bookmarkEnd w:id="6"/>
      <w:r w:rsidRPr="00FC2824">
        <w:rPr>
          <w:rFonts w:ascii="Segoe UI" w:hAnsi="Segoe UI" w:eastAsia="Quattrocento Sans" w:cs="Segoe UI"/>
        </w:rPr>
        <w:t xml:space="preserve"> </w:t>
      </w:r>
    </w:p>
    <w:p w:rsidRPr="00FC2824" w:rsidR="001F145C" w:rsidP="00475881" w:rsidRDefault="001F145C" w14:paraId="4A886344" w14:textId="77777777">
      <w:pPr>
        <w:jc w:val="both"/>
        <w:rPr>
          <w:rFonts w:ascii="Segoe UI" w:hAnsi="Segoe UI" w:cs="Segoe UI"/>
        </w:rPr>
      </w:pPr>
    </w:p>
    <w:p w:rsidRPr="00FC2824" w:rsidR="00475881" w:rsidP="00475881" w:rsidRDefault="00475881" w14:paraId="5A803C51" w14:textId="343F6961">
      <w:pPr>
        <w:jc w:val="both"/>
        <w:rPr>
          <w:rFonts w:ascii="Segoe UI" w:hAnsi="Segoe UI" w:cs="Segoe UI"/>
        </w:rPr>
      </w:pPr>
      <w:r w:rsidRPr="00FC2824">
        <w:rPr>
          <w:rFonts w:ascii="Segoe UI" w:hAnsi="Segoe UI" w:cs="Segoe UI"/>
        </w:rPr>
        <w:t xml:space="preserve">El presente documento ofrece una visión detallada de los principales hallazgos derivados del proceso de exploración inicial de los datos del sistema </w:t>
      </w:r>
      <w:r w:rsidR="00FF7A9A">
        <w:rPr>
          <w:rFonts w:ascii="Segoe UI" w:hAnsi="Segoe UI" w:cs="Segoe UI"/>
        </w:rPr>
        <w:t>SIVIGILA</w:t>
      </w:r>
      <w:r w:rsidRPr="00FC2824">
        <w:rPr>
          <w:rFonts w:ascii="Segoe UI" w:hAnsi="Segoe UI" w:cs="Segoe UI"/>
        </w:rPr>
        <w:t xml:space="preserve">. </w:t>
      </w:r>
      <w:r w:rsidRPr="00FC2824" w:rsidR="5FC2E43B">
        <w:rPr>
          <w:rFonts w:ascii="Segoe UI" w:hAnsi="Segoe UI" w:cs="Segoe UI"/>
        </w:rPr>
        <w:t>En</w:t>
      </w:r>
      <w:r w:rsidRPr="00FC2824">
        <w:rPr>
          <w:rFonts w:ascii="Segoe UI" w:hAnsi="Segoe UI" w:cs="Segoe UI"/>
        </w:rPr>
        <w:t xml:space="preserve"> esta fase inicial de análisis, se </w:t>
      </w:r>
      <w:r w:rsidRPr="00FC2824" w:rsidR="5FC2E43B">
        <w:rPr>
          <w:rFonts w:ascii="Segoe UI" w:hAnsi="Segoe UI" w:cs="Segoe UI"/>
        </w:rPr>
        <w:t>identificó</w:t>
      </w:r>
      <w:r w:rsidRPr="00FC2824">
        <w:rPr>
          <w:rFonts w:ascii="Segoe UI" w:hAnsi="Segoe UI" w:cs="Segoe UI"/>
        </w:rPr>
        <w:t xml:space="preserve"> la fuente de datos y </w:t>
      </w:r>
      <w:r w:rsidRPr="00FC2824" w:rsidR="5FC2E43B">
        <w:rPr>
          <w:rFonts w:ascii="Segoe UI" w:hAnsi="Segoe UI" w:cs="Segoe UI"/>
        </w:rPr>
        <w:t>se examinaron</w:t>
      </w:r>
      <w:r w:rsidRPr="00FC2824">
        <w:rPr>
          <w:rFonts w:ascii="Segoe UI" w:hAnsi="Segoe UI" w:cs="Segoe UI"/>
        </w:rPr>
        <w:t xml:space="preserve"> las variables contenidas en ella</w:t>
      </w:r>
      <w:r w:rsidRPr="00FC2824" w:rsidR="5FC2E43B">
        <w:rPr>
          <w:rFonts w:ascii="Segoe UI" w:hAnsi="Segoe UI" w:cs="Segoe UI"/>
        </w:rPr>
        <w:t xml:space="preserve"> y</w:t>
      </w:r>
      <w:r w:rsidRPr="00FC2824">
        <w:rPr>
          <w:rFonts w:ascii="Segoe UI" w:hAnsi="Segoe UI" w:cs="Segoe UI"/>
        </w:rPr>
        <w:t xml:space="preserve"> sus características fundamentales.</w:t>
      </w:r>
    </w:p>
    <w:p w:rsidRPr="00FC2824" w:rsidR="00475881" w:rsidP="00475881" w:rsidRDefault="00475881" w14:paraId="4B3130E1" w14:textId="6CF740DE">
      <w:pPr>
        <w:jc w:val="both"/>
        <w:rPr>
          <w:rFonts w:ascii="Segoe UI" w:hAnsi="Segoe UI" w:cs="Segoe UI"/>
        </w:rPr>
      </w:pPr>
      <w:r w:rsidRPr="00FC2824">
        <w:rPr>
          <w:rFonts w:ascii="Segoe UI" w:hAnsi="Segoe UI" w:cs="Segoe UI"/>
        </w:rPr>
        <w:t xml:space="preserve">La fuente de datos denominada </w:t>
      </w:r>
      <w:r w:rsidR="00FF7A9A">
        <w:rPr>
          <w:rFonts w:ascii="Segoe UI" w:hAnsi="Segoe UI" w:cs="Segoe UI"/>
        </w:rPr>
        <w:t>SIVIGILA</w:t>
      </w:r>
      <w:r w:rsidRPr="00FC2824">
        <w:rPr>
          <w:rFonts w:ascii="Segoe UI" w:hAnsi="Segoe UI" w:cs="Segoe UI"/>
        </w:rPr>
        <w:t xml:space="preserve">, comprende información recopilada durante el periodo comprendido entre </w:t>
      </w:r>
      <w:r w:rsidR="00FF7A9A">
        <w:rPr>
          <w:rFonts w:ascii="Segoe UI" w:hAnsi="Segoe UI" w:cs="Segoe UI"/>
        </w:rPr>
        <w:t>2008</w:t>
      </w:r>
      <w:r w:rsidRPr="00FC2824">
        <w:rPr>
          <w:rFonts w:ascii="Segoe UI" w:hAnsi="Segoe UI" w:cs="Segoe UI"/>
        </w:rPr>
        <w:t xml:space="preserve"> </w:t>
      </w:r>
      <w:r w:rsidRPr="00FC2824" w:rsidR="0054328E">
        <w:rPr>
          <w:rFonts w:ascii="Segoe UI" w:hAnsi="Segoe UI" w:cs="Segoe UI"/>
        </w:rPr>
        <w:t>a</w:t>
      </w:r>
      <w:r w:rsidRPr="00FC2824">
        <w:rPr>
          <w:rFonts w:ascii="Segoe UI" w:hAnsi="Segoe UI" w:cs="Segoe UI"/>
        </w:rPr>
        <w:t xml:space="preserve"> </w:t>
      </w:r>
      <w:r w:rsidR="00FF7A9A">
        <w:rPr>
          <w:rFonts w:ascii="Segoe UI" w:hAnsi="Segoe UI" w:cs="Segoe UI"/>
        </w:rPr>
        <w:t>2022</w:t>
      </w:r>
      <w:r w:rsidRPr="00FC2824">
        <w:rPr>
          <w:rFonts w:ascii="Segoe UI" w:hAnsi="Segoe UI" w:cs="Segoe UI"/>
        </w:rPr>
        <w:t>. Este periodo permite analizar una variedad de contextos y condiciones que resultan ser importantes para la comprensión y el análisis de las tendencias relacionadas</w:t>
      </w:r>
      <w:r w:rsidRPr="00FC2824" w:rsidR="0054328E">
        <w:rPr>
          <w:rFonts w:ascii="Segoe UI" w:hAnsi="Segoe UI" w:cs="Segoe UI"/>
        </w:rPr>
        <w:t>.</w:t>
      </w:r>
    </w:p>
    <w:p w:rsidRPr="00FC2824" w:rsidR="00475881" w:rsidP="00475881" w:rsidRDefault="00475881" w14:paraId="414F0A59" w14:textId="2FFA0204">
      <w:pPr>
        <w:jc w:val="both"/>
        <w:rPr>
          <w:rFonts w:ascii="Segoe UI" w:hAnsi="Segoe UI" w:cs="Segoe UI"/>
        </w:rPr>
      </w:pPr>
      <w:r w:rsidRPr="00FC2824">
        <w:rPr>
          <w:rFonts w:ascii="Segoe UI" w:hAnsi="Segoe UI" w:cs="Segoe UI"/>
        </w:rPr>
        <w:t xml:space="preserve">Durante la fase inicial de exploración, se realizó un análisis exhaustivo de las variables contenidas en el conjunto de datos del sistema </w:t>
      </w:r>
      <w:r w:rsidR="00FF7A9A">
        <w:rPr>
          <w:rFonts w:ascii="Segoe UI" w:hAnsi="Segoe UI" w:cs="Segoe UI"/>
        </w:rPr>
        <w:t>SIVIGILA</w:t>
      </w:r>
      <w:r w:rsidRPr="00FC2824">
        <w:rPr>
          <w:rFonts w:ascii="Segoe UI" w:hAnsi="Segoe UI" w:cs="Segoe UI"/>
        </w:rPr>
        <w:t xml:space="preserve">. Se aplicaron técnicas estadísticas descriptivas básicas para examinar la distribución, la variabilidad y las tendencias presentes en los registros disponibles. Este análisis preliminar sirvió como punto de partida para comprender mejor la naturaleza de los datos y </w:t>
      </w:r>
      <w:r w:rsidRPr="00FC2824" w:rsidR="00C60DBB">
        <w:rPr>
          <w:rFonts w:ascii="Segoe UI" w:hAnsi="Segoe UI" w:cs="Segoe UI"/>
        </w:rPr>
        <w:t>así poder</w:t>
      </w:r>
      <w:r w:rsidRPr="00FC2824">
        <w:rPr>
          <w:rFonts w:ascii="Segoe UI" w:hAnsi="Segoe UI" w:cs="Segoe UI"/>
        </w:rPr>
        <w:t xml:space="preserve"> identificar posibles áreas de interés y enfoque para análisis posteriores.</w:t>
      </w:r>
    </w:p>
    <w:p w:rsidRPr="00FC2824" w:rsidR="00997DBB" w:rsidP="00475881" w:rsidRDefault="00475881" w14:paraId="77949613" w14:textId="4209DD85">
      <w:pPr>
        <w:jc w:val="both"/>
        <w:rPr>
          <w:rFonts w:ascii="Segoe UI" w:hAnsi="Segoe UI" w:cs="Segoe UI"/>
        </w:rPr>
      </w:pPr>
      <w:r w:rsidRPr="00FC2824">
        <w:rPr>
          <w:rFonts w:ascii="Segoe UI" w:hAnsi="Segoe UI" w:cs="Segoe UI"/>
        </w:rPr>
        <w:t xml:space="preserve">En </w:t>
      </w:r>
      <w:r w:rsidRPr="00FC2824" w:rsidR="68B3829B">
        <w:rPr>
          <w:rFonts w:ascii="Segoe UI" w:hAnsi="Segoe UI" w:cs="Segoe UI"/>
        </w:rPr>
        <w:t>estas</w:t>
      </w:r>
      <w:r w:rsidRPr="00FC2824">
        <w:rPr>
          <w:rFonts w:ascii="Segoe UI" w:hAnsi="Segoe UI" w:cs="Segoe UI"/>
        </w:rPr>
        <w:t xml:space="preserve"> secciones, se presenta</w:t>
      </w:r>
      <w:r w:rsidRPr="00FC2824" w:rsidR="00C60DBB">
        <w:rPr>
          <w:rFonts w:ascii="Segoe UI" w:hAnsi="Segoe UI" w:cs="Segoe UI"/>
        </w:rPr>
        <w:t xml:space="preserve"> la metodología de exploración de los datos, como los </w:t>
      </w:r>
      <w:r w:rsidRPr="00FC2824">
        <w:rPr>
          <w:rFonts w:ascii="Segoe UI" w:hAnsi="Segoe UI" w:cs="Segoe UI"/>
        </w:rPr>
        <w:t xml:space="preserve">principales resultados obtenidos </w:t>
      </w:r>
      <w:r w:rsidRPr="00FC2824" w:rsidR="68B3829B">
        <w:rPr>
          <w:rFonts w:ascii="Segoe UI" w:hAnsi="Segoe UI" w:cs="Segoe UI"/>
        </w:rPr>
        <w:t>en</w:t>
      </w:r>
      <w:r w:rsidRPr="00FC2824">
        <w:rPr>
          <w:rFonts w:ascii="Segoe UI" w:hAnsi="Segoe UI" w:cs="Segoe UI"/>
        </w:rPr>
        <w:t xml:space="preserve"> esta fase inicial, incluyendo las características de las variables analizadas, las tendencias y patrones identificados en los datos del sistema </w:t>
      </w:r>
      <w:r w:rsidR="00FF7A9A">
        <w:rPr>
          <w:rFonts w:ascii="Segoe UI" w:hAnsi="Segoe UI" w:cs="Segoe UI"/>
        </w:rPr>
        <w:t>SIVIGILA</w:t>
      </w:r>
      <w:r w:rsidRPr="00FC2824">
        <w:rPr>
          <w:rFonts w:ascii="Segoe UI" w:hAnsi="Segoe UI" w:cs="Segoe UI"/>
        </w:rPr>
        <w:t>.</w:t>
      </w:r>
    </w:p>
    <w:p w:rsidRPr="00FC2824" w:rsidR="00997DBB" w:rsidRDefault="00997DBB" w14:paraId="101FE0B8" w14:textId="77777777">
      <w:pPr>
        <w:rPr>
          <w:rFonts w:ascii="Segoe UI" w:hAnsi="Segoe UI" w:cs="Segoe UI"/>
        </w:rPr>
      </w:pPr>
      <w:r w:rsidRPr="00FC2824">
        <w:rPr>
          <w:rFonts w:ascii="Segoe UI" w:hAnsi="Segoe UI" w:cs="Segoe UI"/>
        </w:rPr>
        <w:br w:type="page"/>
      </w:r>
    </w:p>
    <w:p w:rsidRPr="00FC2824" w:rsidR="00475881" w:rsidP="00475881" w:rsidRDefault="00475881" w14:paraId="55D6C523" w14:textId="77777777">
      <w:pPr>
        <w:jc w:val="both"/>
        <w:rPr>
          <w:rFonts w:ascii="Segoe UI" w:hAnsi="Segoe UI" w:cs="Segoe UI"/>
        </w:rPr>
      </w:pPr>
    </w:p>
    <w:p w:rsidRPr="00FC2824" w:rsidR="00997DBB" w:rsidP="00832C36" w:rsidRDefault="00997DBB" w14:paraId="07B74EFA" w14:textId="0374DAB2">
      <w:pPr>
        <w:pStyle w:val="Ttulo2"/>
        <w:numPr>
          <w:ilvl w:val="0"/>
          <w:numId w:val="10"/>
        </w:numPr>
        <w:rPr>
          <w:rFonts w:ascii="Segoe UI" w:hAnsi="Segoe UI" w:eastAsia="Quattrocento Sans" w:cs="Segoe UI"/>
        </w:rPr>
      </w:pPr>
      <w:bookmarkStart w:name="_Toc165389887" w:id="7"/>
      <w:r w:rsidRPr="00FC2824">
        <w:rPr>
          <w:rFonts w:ascii="Segoe UI" w:hAnsi="Segoe UI" w:eastAsia="Quattrocento Sans" w:cs="Segoe UI"/>
        </w:rPr>
        <w:t>Metodología</w:t>
      </w:r>
      <w:bookmarkEnd w:id="7"/>
      <w:r w:rsidRPr="00FC2824">
        <w:rPr>
          <w:rFonts w:ascii="Segoe UI" w:hAnsi="Segoe UI" w:eastAsia="Quattrocento Sans" w:cs="Segoe UI"/>
        </w:rPr>
        <w:t xml:space="preserve"> </w:t>
      </w:r>
    </w:p>
    <w:p w:rsidRPr="00FC2824" w:rsidR="00997DBB" w:rsidP="00997DBB" w:rsidRDefault="00997DBB" w14:paraId="1E5D7057" w14:textId="77777777">
      <w:pPr>
        <w:rPr>
          <w:rFonts w:ascii="Segoe UI" w:hAnsi="Segoe UI" w:cs="Segoe UI"/>
        </w:rPr>
      </w:pPr>
    </w:p>
    <w:p w:rsidRPr="00FC2824" w:rsidR="00997DBB" w:rsidP="00997DBB" w:rsidRDefault="00997DBB" w14:paraId="01AB70D5" w14:textId="5CFFE5BB">
      <w:pPr>
        <w:jc w:val="both"/>
        <w:rPr>
          <w:rFonts w:ascii="Segoe UI" w:hAnsi="Segoe UI" w:cs="Segoe UI"/>
        </w:rPr>
      </w:pPr>
      <w:r w:rsidRPr="00FC2824">
        <w:rPr>
          <w:rFonts w:ascii="Segoe UI" w:hAnsi="Segoe UI" w:cs="Segoe UI"/>
        </w:rPr>
        <w:t xml:space="preserve">Con el propósito de realizar un análisis exhaustivo de los datos provenientes de la fuente </w:t>
      </w:r>
      <w:r w:rsidR="00FF7A9A">
        <w:rPr>
          <w:rFonts w:ascii="Segoe UI" w:hAnsi="Segoe UI" w:cs="Segoe UI"/>
        </w:rPr>
        <w:t>SIVIGILA</w:t>
      </w:r>
      <w:r w:rsidRPr="00FC2824" w:rsidR="00FF7A9A">
        <w:rPr>
          <w:rFonts w:ascii="Segoe UI" w:hAnsi="Segoe UI" w:cs="Segoe UI"/>
        </w:rPr>
        <w:t xml:space="preserve"> </w:t>
      </w:r>
      <w:r w:rsidRPr="00FC2824">
        <w:rPr>
          <w:rFonts w:ascii="Segoe UI" w:hAnsi="Segoe UI" w:cs="Segoe UI"/>
        </w:rPr>
        <w:t>proporcionada, se busca aplicar diversas técnicas de análisis exploratorio de los datos. Algunas técnicas son las siguientes:</w:t>
      </w:r>
    </w:p>
    <w:p w:rsidRPr="00FC2824" w:rsidR="00997DBB" w:rsidP="00997DBB" w:rsidRDefault="00997DBB" w14:paraId="291449D6" w14:textId="77777777">
      <w:pPr>
        <w:rPr>
          <w:rFonts w:ascii="Segoe UI" w:hAnsi="Segoe UI" w:cs="Segoe UI"/>
        </w:rPr>
      </w:pPr>
    </w:p>
    <w:p w:rsidRPr="00FC2824" w:rsidR="00997DBB" w:rsidP="00997DBB" w:rsidRDefault="00BE59E3" w14:paraId="0A6161E7" w14:textId="7E6AB563">
      <w:pPr>
        <w:pStyle w:val="Ttulo3"/>
        <w:rPr>
          <w:rFonts w:ascii="Segoe UI" w:hAnsi="Segoe UI" w:cs="Segoe UI"/>
        </w:rPr>
      </w:pPr>
      <w:bookmarkStart w:name="_Toc165389888" w:id="8"/>
      <w:r w:rsidRPr="00FC2824">
        <w:rPr>
          <w:rFonts w:ascii="Segoe UI" w:hAnsi="Segoe UI" w:cs="Segoe UI"/>
        </w:rPr>
        <w:t xml:space="preserve">2.1 </w:t>
      </w:r>
      <w:r w:rsidRPr="00FC2824" w:rsidR="00997DBB">
        <w:rPr>
          <w:rFonts w:ascii="Segoe UI" w:hAnsi="Segoe UI" w:cs="Segoe UI"/>
        </w:rPr>
        <w:t>Exploración de los datos</w:t>
      </w:r>
      <w:bookmarkEnd w:id="8"/>
    </w:p>
    <w:p w:rsidRPr="00FC2824" w:rsidR="00997DBB" w:rsidP="00997DBB" w:rsidRDefault="00997DBB" w14:paraId="54F58627" w14:textId="77777777">
      <w:pPr>
        <w:rPr>
          <w:rFonts w:ascii="Segoe UI" w:hAnsi="Segoe UI" w:cs="Segoe UI"/>
        </w:rPr>
      </w:pPr>
    </w:p>
    <w:p w:rsidRPr="00FC2824" w:rsidR="00997DBB" w:rsidP="00997DBB" w:rsidRDefault="00997DBB" w14:paraId="6A285896" w14:textId="77777777">
      <w:pPr>
        <w:rPr>
          <w:rFonts w:ascii="Segoe UI" w:hAnsi="Segoe UI" w:cs="Segoe UI"/>
          <w:b/>
          <w:bCs/>
        </w:rPr>
      </w:pPr>
      <w:r w:rsidRPr="00FC2824">
        <w:rPr>
          <w:rFonts w:ascii="Segoe UI" w:hAnsi="Segoe UI" w:cs="Segoe UI"/>
          <w:b/>
          <w:bCs/>
        </w:rPr>
        <w:t>Análisis de estadísticas descriptivas</w:t>
      </w:r>
    </w:p>
    <w:p w:rsidRPr="00FC2824" w:rsidR="00997DBB" w:rsidP="00997DBB" w:rsidRDefault="00997DBB" w14:paraId="28DB6B34" w14:textId="77777777">
      <w:pPr>
        <w:jc w:val="both"/>
        <w:rPr>
          <w:rFonts w:ascii="Segoe UI" w:hAnsi="Segoe UI" w:cs="Segoe UI"/>
        </w:rPr>
      </w:pPr>
      <w:r w:rsidRPr="00FC2824">
        <w:rPr>
          <w:rFonts w:ascii="Segoe UI" w:hAnsi="Segoe UI" w:cs="Segoe UI"/>
        </w:rPr>
        <w:t>Calcular la media, mediana, desviación estándar y los percentiles, para así comprender la distribución y la variabilidad de las variables numéricas del conjunto de datos.</w:t>
      </w:r>
    </w:p>
    <w:p w:rsidRPr="00FC2824" w:rsidR="00997DBB" w:rsidP="00997DBB" w:rsidRDefault="00997DBB" w14:paraId="04AC7546" w14:textId="77777777">
      <w:pPr>
        <w:rPr>
          <w:rFonts w:ascii="Segoe UI" w:hAnsi="Segoe UI" w:cs="Segoe UI"/>
          <w:b/>
          <w:bCs/>
        </w:rPr>
      </w:pPr>
      <w:r w:rsidRPr="00FC2824">
        <w:rPr>
          <w:rFonts w:ascii="Segoe UI" w:hAnsi="Segoe UI" w:cs="Segoe UI"/>
          <w:b/>
          <w:bCs/>
        </w:rPr>
        <w:t>Análisis de correlación</w:t>
      </w:r>
    </w:p>
    <w:p w:rsidRPr="00FC2824" w:rsidR="00997DBB" w:rsidP="00997DBB" w:rsidRDefault="00997DBB" w14:paraId="671BA790" w14:textId="77777777">
      <w:pPr>
        <w:jc w:val="both"/>
        <w:rPr>
          <w:rFonts w:ascii="Segoe UI" w:hAnsi="Segoe UI" w:cs="Segoe UI"/>
        </w:rPr>
      </w:pPr>
      <w:r w:rsidRPr="00FC2824">
        <w:rPr>
          <w:rFonts w:ascii="Segoe UI" w:hAnsi="Segoe UI" w:cs="Segoe UI"/>
        </w:rPr>
        <w:t>Explorar la relación entre pares de variables numéricas mediante el cálculo de coeficientes de correlación, como el coeficiente de correlación de Pearson. Con el objetivo de identificar posibles asociaciones lineales o no lineales entre las variables.</w:t>
      </w:r>
    </w:p>
    <w:p w:rsidRPr="00FC2824" w:rsidR="00997DBB" w:rsidP="00997DBB" w:rsidRDefault="00997DBB" w14:paraId="2AF834CD" w14:textId="77777777">
      <w:pPr>
        <w:rPr>
          <w:rFonts w:ascii="Segoe UI" w:hAnsi="Segoe UI" w:cs="Segoe UI"/>
          <w:b/>
          <w:bCs/>
        </w:rPr>
      </w:pPr>
      <w:r w:rsidRPr="00FC2824">
        <w:rPr>
          <w:rFonts w:ascii="Segoe UI" w:hAnsi="Segoe UI" w:cs="Segoe UI"/>
          <w:b/>
          <w:bCs/>
        </w:rPr>
        <w:t>Análisis de frecuencias</w:t>
      </w:r>
    </w:p>
    <w:p w:rsidRPr="00FC2824" w:rsidR="00997DBB" w:rsidP="00997DBB" w:rsidRDefault="00997DBB" w14:paraId="0F0E6F1F" w14:textId="77777777">
      <w:pPr>
        <w:jc w:val="both"/>
        <w:rPr>
          <w:rFonts w:ascii="Segoe UI" w:hAnsi="Segoe UI" w:cs="Segoe UI"/>
        </w:rPr>
      </w:pPr>
      <w:r w:rsidRPr="00FC2824">
        <w:rPr>
          <w:rFonts w:ascii="Segoe UI" w:hAnsi="Segoe UI" w:cs="Segoe UI"/>
        </w:rPr>
        <w:t>Examinar la distribución de valores únicos en variables categóricas para comprender la proporción de cada categoría y detectar posibles desequilibrios o sesgos en los datos.</w:t>
      </w:r>
    </w:p>
    <w:p w:rsidRPr="00FC2824" w:rsidR="00997DBB" w:rsidP="00997DBB" w:rsidRDefault="00997DBB" w14:paraId="37C9B927" w14:textId="77777777">
      <w:pPr>
        <w:rPr>
          <w:rFonts w:ascii="Segoe UI" w:hAnsi="Segoe UI" w:cs="Segoe UI"/>
          <w:b/>
          <w:bCs/>
        </w:rPr>
      </w:pPr>
      <w:r w:rsidRPr="00FC2824">
        <w:rPr>
          <w:rFonts w:ascii="Segoe UI" w:hAnsi="Segoe UI" w:cs="Segoe UI"/>
          <w:b/>
          <w:bCs/>
        </w:rPr>
        <w:t>Visualización de datos</w:t>
      </w:r>
    </w:p>
    <w:p w:rsidRPr="00FC2824" w:rsidR="00997DBB" w:rsidP="00997DBB" w:rsidRDefault="00997DBB" w14:paraId="50D0CC2F" w14:textId="77777777">
      <w:pPr>
        <w:jc w:val="both"/>
        <w:rPr>
          <w:rFonts w:ascii="Segoe UI" w:hAnsi="Segoe UI" w:cs="Segoe UI"/>
        </w:rPr>
      </w:pPr>
      <w:r w:rsidRPr="00FC2824">
        <w:rPr>
          <w:rFonts w:ascii="Segoe UI" w:hAnsi="Segoe UI" w:cs="Segoe UI"/>
        </w:rPr>
        <w:t>Generar gráficos y visualizaciones, como histogramas, diagramas de dispersión y gráficos de barras, para representar gráficamente la distribución de los datos y las relaciones entre variables.</w:t>
      </w:r>
    </w:p>
    <w:p w:rsidRPr="00FC2824" w:rsidR="001F145C" w:rsidRDefault="001F145C" w14:paraId="5E121C78" w14:textId="77777777">
      <w:pPr>
        <w:rPr>
          <w:rFonts w:ascii="Segoe UI" w:hAnsi="Segoe UI" w:eastAsia="Quattrocento Sans" w:cs="Segoe UI"/>
          <w:color w:val="2E75B5"/>
          <w:sz w:val="32"/>
        </w:rPr>
      </w:pPr>
      <w:r w:rsidRPr="00FC2824">
        <w:rPr>
          <w:rFonts w:ascii="Segoe UI" w:hAnsi="Segoe UI" w:eastAsia="Quattrocento Sans" w:cs="Segoe UI"/>
        </w:rPr>
        <w:br w:type="page"/>
      </w:r>
    </w:p>
    <w:p w:rsidRPr="00FC2824" w:rsidR="00BF7A40" w:rsidP="00832C36" w:rsidRDefault="00926C14" w14:paraId="0000005A" w14:textId="6191F010">
      <w:pPr>
        <w:pStyle w:val="Ttulo1"/>
        <w:numPr>
          <w:ilvl w:val="0"/>
          <w:numId w:val="4"/>
        </w:numPr>
        <w:jc w:val="left"/>
        <w:rPr>
          <w:rFonts w:ascii="Segoe UI" w:hAnsi="Segoe UI" w:cs="Segoe UI"/>
          <w:color w:val="215E99" w:themeColor="text2" w:themeTint="BF"/>
          <w:sz w:val="36"/>
        </w:rPr>
      </w:pPr>
      <w:bookmarkStart w:name="_Toc165389889" w:id="9"/>
      <w:r w:rsidRPr="00FC2824">
        <w:rPr>
          <w:rFonts w:ascii="Segoe UI" w:hAnsi="Segoe UI" w:cs="Segoe UI"/>
          <w:color w:val="215E99" w:themeColor="text2" w:themeTint="BF"/>
          <w:sz w:val="36"/>
        </w:rPr>
        <w:lastRenderedPageBreak/>
        <w:t>Fuente principal de los datos</w:t>
      </w:r>
      <w:bookmarkEnd w:id="9"/>
      <w:r w:rsidRPr="00FC2824" w:rsidR="006B2613">
        <w:rPr>
          <w:rFonts w:ascii="Segoe UI" w:hAnsi="Segoe UI" w:cs="Segoe UI"/>
          <w:color w:val="215E99" w:themeColor="text2" w:themeTint="BF"/>
          <w:sz w:val="36"/>
        </w:rPr>
        <w:t xml:space="preserve"> </w:t>
      </w:r>
    </w:p>
    <w:p w:rsidRPr="00FC2824" w:rsidR="00926C14" w:rsidRDefault="00926C14" w14:paraId="28DC5B98" w14:textId="77777777">
      <w:pPr>
        <w:spacing w:after="0" w:line="260" w:lineRule="auto"/>
        <w:ind w:left="-5" w:hanging="10"/>
        <w:rPr>
          <w:rFonts w:ascii="Segoe UI" w:hAnsi="Segoe UI" w:eastAsia="Quattrocento Sans" w:cs="Segoe UI"/>
        </w:rPr>
      </w:pPr>
    </w:p>
    <w:p w:rsidRPr="00FC2824" w:rsidR="00146AD2" w:rsidP="00C01B71" w:rsidRDefault="00183E1C" w14:paraId="381721FA" w14:textId="04AD2C5F">
      <w:pPr>
        <w:pStyle w:val="Ttulo2"/>
        <w:rPr>
          <w:rFonts w:ascii="Segoe UI" w:hAnsi="Segoe UI" w:cs="Segoe UI"/>
        </w:rPr>
      </w:pPr>
      <w:bookmarkStart w:name="_Toc165389890" w:id="10"/>
      <w:r w:rsidRPr="00FC2824">
        <w:rPr>
          <w:rFonts w:ascii="Segoe UI" w:hAnsi="Segoe UI" w:cs="Segoe UI"/>
        </w:rPr>
        <w:t>3</w:t>
      </w:r>
      <w:r w:rsidRPr="00FC2824" w:rsidR="00146AD2">
        <w:rPr>
          <w:rFonts w:ascii="Segoe UI" w:hAnsi="Segoe UI" w:cs="Segoe UI"/>
        </w:rPr>
        <w:t>.1 Origen y procedencia de los datos</w:t>
      </w:r>
      <w:bookmarkEnd w:id="10"/>
    </w:p>
    <w:p w:rsidRPr="00FC2824" w:rsidR="00146AD2" w:rsidRDefault="00146AD2" w14:paraId="34AC6584" w14:textId="77777777">
      <w:pPr>
        <w:spacing w:after="0" w:line="260" w:lineRule="auto"/>
        <w:ind w:left="-5" w:hanging="10"/>
        <w:rPr>
          <w:rFonts w:ascii="Segoe UI" w:hAnsi="Segoe UI" w:eastAsia="Quattrocento Sans" w:cs="Segoe UI"/>
        </w:rPr>
      </w:pPr>
    </w:p>
    <w:p w:rsidRPr="00FC2824" w:rsidR="00BF7A40" w:rsidRDefault="00926C14" w14:paraId="0000005B" w14:textId="1672403D">
      <w:pPr>
        <w:spacing w:after="0" w:line="260" w:lineRule="auto"/>
        <w:ind w:left="-5" w:hanging="10"/>
        <w:rPr>
          <w:rFonts w:ascii="Segoe UI" w:hAnsi="Segoe UI" w:eastAsia="Quattrocento Sans" w:cs="Segoe UI"/>
        </w:rPr>
      </w:pPr>
      <w:r w:rsidRPr="00FC2824">
        <w:rPr>
          <w:rFonts w:ascii="Segoe UI" w:hAnsi="Segoe UI" w:eastAsia="Quattrocento Sans" w:cs="Segoe UI"/>
        </w:rPr>
        <w:t xml:space="preserve">A </w:t>
      </w:r>
      <w:r w:rsidRPr="00FC2824" w:rsidR="00146AD2">
        <w:rPr>
          <w:rFonts w:ascii="Segoe UI" w:hAnsi="Segoe UI" w:eastAsia="Quattrocento Sans" w:cs="Segoe UI"/>
        </w:rPr>
        <w:t>continuación,</w:t>
      </w:r>
      <w:r w:rsidRPr="00FC2824">
        <w:rPr>
          <w:rFonts w:ascii="Segoe UI" w:hAnsi="Segoe UI" w:eastAsia="Quattrocento Sans" w:cs="Segoe UI"/>
        </w:rPr>
        <w:t xml:space="preserve"> se lista los datos asociados a la base de datos recibida para el proyecto </w:t>
      </w:r>
      <w:r w:rsidRPr="00FC2824" w:rsidR="00770876">
        <w:rPr>
          <w:rFonts w:ascii="Segoe UI" w:hAnsi="Segoe UI" w:eastAsia="Quattrocento Sans" w:cs="Segoe UI"/>
        </w:rPr>
        <w:t>AGORA</w:t>
      </w:r>
      <w:r w:rsidRPr="00FC2824">
        <w:rPr>
          <w:rFonts w:ascii="Segoe UI" w:hAnsi="Segoe UI" w:eastAsia="Quattrocento Sans" w:cs="Segoe UI"/>
        </w:rPr>
        <w:t>:</w:t>
      </w:r>
    </w:p>
    <w:p w:rsidRPr="00FC2824" w:rsidR="00BF7A40" w:rsidRDefault="006B2613" w14:paraId="0000005C" w14:textId="77777777">
      <w:pPr>
        <w:spacing w:after="0"/>
        <w:rPr>
          <w:rFonts w:ascii="Segoe UI" w:hAnsi="Segoe UI" w:eastAsia="Quattrocento Sans" w:cs="Segoe UI"/>
        </w:rPr>
      </w:pPr>
      <w:r w:rsidRPr="00FC2824">
        <w:rPr>
          <w:rFonts w:ascii="Segoe UI" w:hAnsi="Segoe UI" w:eastAsia="Quattrocento Sans" w:cs="Segoe UI"/>
        </w:rPr>
        <w:t xml:space="preserve"> </w:t>
      </w:r>
    </w:p>
    <w:tbl>
      <w:tblPr>
        <w:tblW w:w="8895" w:type="dxa"/>
        <w:tblInd w:w="-68" w:type="dxa"/>
        <w:tblLayout w:type="fixed"/>
        <w:tblCellMar>
          <w:top w:w="151" w:type="dxa"/>
          <w:left w:w="85" w:type="dxa"/>
          <w:right w:w="0" w:type="dxa"/>
        </w:tblCellMar>
        <w:tblLook w:val="0400" w:firstRow="0" w:lastRow="0" w:firstColumn="0" w:lastColumn="0" w:noHBand="0" w:noVBand="1"/>
      </w:tblPr>
      <w:tblGrid>
        <w:gridCol w:w="3540"/>
        <w:gridCol w:w="5355"/>
      </w:tblGrid>
      <w:tr w:rsidRPr="00FC2824" w:rsidR="00BF7A40" w:rsidTr="47133FC3" w14:paraId="7002FC0E"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5D" w14:textId="77777777">
            <w:pPr>
              <w:ind w:left="12" w:right="98"/>
              <w:rPr>
                <w:rFonts w:ascii="Segoe UI" w:hAnsi="Segoe UI" w:eastAsia="Quattrocento Sans" w:cs="Segoe UI"/>
              </w:rPr>
            </w:pPr>
            <w:r w:rsidRPr="00FC2824">
              <w:rPr>
                <w:rFonts w:ascii="Segoe UI" w:hAnsi="Segoe UI" w:eastAsia="Quattrocento Sans" w:cs="Segoe UI"/>
              </w:rPr>
              <w:t xml:space="preserve">Nombre de la fuente en el proyecto: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FF7A9A" w14:paraId="0000005E" w14:textId="4410CD56">
            <w:pPr>
              <w:ind w:right="-24"/>
              <w:rPr>
                <w:rFonts w:ascii="Segoe UI" w:hAnsi="Segoe UI" w:eastAsia="Quattrocento Sans" w:cs="Segoe UI"/>
              </w:rPr>
            </w:pPr>
            <w:r>
              <w:rPr>
                <w:rFonts w:ascii="Segoe UI" w:hAnsi="Segoe UI" w:cs="Segoe UI"/>
              </w:rPr>
              <w:t>SIVIGILA</w:t>
            </w:r>
          </w:p>
        </w:tc>
      </w:tr>
      <w:tr w:rsidRPr="00FC2824" w:rsidR="00BF7A40" w:rsidTr="47133FC3" w14:paraId="3D8C928F" w14:textId="77777777">
        <w:trPr>
          <w:trHeight w:val="49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5F" w14:textId="77777777">
            <w:pPr>
              <w:ind w:left="12"/>
              <w:rPr>
                <w:rFonts w:ascii="Segoe UI" w:hAnsi="Segoe UI" w:eastAsia="Quattrocento Sans" w:cs="Segoe UI"/>
              </w:rPr>
            </w:pPr>
            <w:r w:rsidRPr="00FC2824">
              <w:rPr>
                <w:rFonts w:ascii="Segoe UI" w:hAnsi="Segoe UI" w:eastAsia="Quattrocento Sans" w:cs="Segoe UI"/>
              </w:rPr>
              <w:t>Número de archivos o tablas</w:t>
            </w:r>
            <w:r w:rsidRPr="00FC2824">
              <w:rPr>
                <w:rFonts w:ascii="Segoe UI" w:hAnsi="Segoe UI" w:eastAsia="Quattrocento Sans" w:cs="Segoe UI"/>
                <w:vertAlign w:val="superscript"/>
              </w:rPr>
              <w:t>1</w:t>
            </w:r>
            <w:r w:rsidRPr="00FC2824">
              <w:rPr>
                <w:rFonts w:ascii="Segoe UI" w:hAnsi="Segoe UI" w:eastAsia="Quattrocento Sans" w:cs="Segoe UI"/>
              </w:rPr>
              <w:t xml:space="preserve">: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60" w14:textId="6A93058A">
            <w:pPr>
              <w:rPr>
                <w:rFonts w:ascii="Segoe UI" w:hAnsi="Segoe UI" w:eastAsia="Quattrocento Sans" w:cs="Segoe UI"/>
              </w:rPr>
            </w:pPr>
            <w:r w:rsidRPr="00FC2824">
              <w:rPr>
                <w:rFonts w:ascii="Segoe UI" w:hAnsi="Segoe UI" w:eastAsia="Quattrocento Sans" w:cs="Segoe UI"/>
                <w:sz w:val="23"/>
                <w:szCs w:val="23"/>
              </w:rPr>
              <w:t>1</w:t>
            </w:r>
            <w:r w:rsidR="00041806">
              <w:rPr>
                <w:rFonts w:ascii="Segoe UI" w:hAnsi="Segoe UI" w:eastAsia="Quattrocento Sans" w:cs="Segoe UI"/>
                <w:sz w:val="23"/>
                <w:szCs w:val="23"/>
              </w:rPr>
              <w:t>5</w:t>
            </w:r>
            <w:r w:rsidRPr="00FC2824">
              <w:rPr>
                <w:rFonts w:ascii="Segoe UI" w:hAnsi="Segoe UI" w:eastAsia="Quattrocento Sans" w:cs="Segoe UI"/>
                <w:sz w:val="23"/>
                <w:szCs w:val="23"/>
              </w:rPr>
              <w:t xml:space="preserve"> carpetas con la información por año </w:t>
            </w:r>
          </w:p>
        </w:tc>
      </w:tr>
      <w:tr w:rsidRPr="00FC2824" w:rsidR="00BF7A40" w:rsidTr="722CBDB9" w14:paraId="7A4173DA"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61" w14:textId="77777777">
            <w:pPr>
              <w:ind w:left="12"/>
              <w:rPr>
                <w:rFonts w:ascii="Segoe UI" w:hAnsi="Segoe UI" w:eastAsia="Quattrocento Sans" w:cs="Segoe UI"/>
              </w:rPr>
            </w:pPr>
            <w:r w:rsidRPr="00FC2824">
              <w:rPr>
                <w:rFonts w:ascii="Segoe UI" w:hAnsi="Segoe UI" w:eastAsia="Quattrocento Sans" w:cs="Segoe UI"/>
              </w:rPr>
              <w:t>Nombre del archivo original de la fuente entregado</w:t>
            </w:r>
            <w:r w:rsidRPr="00FC2824">
              <w:rPr>
                <w:rFonts w:ascii="Segoe UI" w:hAnsi="Segoe UI" w:eastAsia="Quattrocento Sans" w:cs="Segoe UI"/>
                <w:vertAlign w:val="superscript"/>
              </w:rPr>
              <w:t>2</w:t>
            </w:r>
            <w:r w:rsidRPr="00FC2824">
              <w:rPr>
                <w:rFonts w:ascii="Segoe UI" w:hAnsi="Segoe UI" w:eastAsia="Quattrocento Sans" w:cs="Segoe UI"/>
              </w:rPr>
              <w:t xml:space="preserve">: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Pr>
          <w:p w:rsidRPr="00FC2824" w:rsidR="00BF7A40" w:rsidRDefault="00060437" w14:paraId="00000062" w14:textId="7D483AB3">
            <w:pPr>
              <w:jc w:val="both"/>
              <w:rPr>
                <w:rFonts w:ascii="Segoe UI" w:hAnsi="Segoe UI" w:cs="Segoe UI"/>
                <w:highlight w:val="yellow"/>
              </w:rPr>
            </w:pPr>
            <w:sdt>
              <w:sdtPr>
                <w:rPr>
                  <w:rFonts w:ascii="Segoe UI" w:hAnsi="Segoe UI" w:cs="Segoe UI"/>
                  <w:highlight w:val="yellow"/>
                </w:rPr>
                <w:tag w:val="goog_rdk_2"/>
                <w:id w:val="-1447221890"/>
                <w:placeholder>
                  <w:docPart w:val="11BD0A341F534F56AEAEF26A22C9241E"/>
                </w:placeholder>
              </w:sdtPr>
              <w:sdtEndPr/>
              <w:sdtContent>
                <w:commentRangeStart w:id="11"/>
              </w:sdtContent>
            </w:sdt>
            <w:commentRangeEnd w:id="11"/>
            <w:r w:rsidRPr="00FC2824" w:rsidR="006B2613">
              <w:rPr>
                <w:rStyle w:val="Refdecomentario"/>
                <w:rFonts w:ascii="Segoe UI" w:hAnsi="Segoe UI" w:cs="Segoe UI"/>
              </w:rPr>
              <w:commentReference w:id="11"/>
            </w:r>
            <w:r w:rsidR="00FF7A9A">
              <w:rPr>
                <w:rFonts w:ascii="Segoe UI" w:hAnsi="Segoe UI" w:cs="Segoe UI"/>
                <w:highlight w:val="yellow"/>
              </w:rPr>
              <w:t>sivigila</w:t>
            </w:r>
            <w:r w:rsidR="00FD5E9C">
              <w:rPr>
                <w:rFonts w:ascii="Segoe UI" w:hAnsi="Segoe UI" w:cs="Segoe UI"/>
                <w:highlight w:val="yellow"/>
              </w:rPr>
              <w:t>.</w:t>
            </w:r>
            <w:r w:rsidRPr="00FC2824" w:rsidR="24F5D066">
              <w:rPr>
                <w:rFonts w:ascii="Segoe UI" w:hAnsi="Segoe UI" w:cs="Segoe UI"/>
                <w:highlight w:val="yellow"/>
              </w:rPr>
              <w:t>zip</w:t>
            </w:r>
          </w:p>
        </w:tc>
      </w:tr>
      <w:tr w:rsidRPr="00FC2824" w:rsidR="00BF7A40" w:rsidTr="47133FC3" w14:paraId="5A1A43F3"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63" w14:textId="77777777">
            <w:pPr>
              <w:ind w:left="12"/>
              <w:rPr>
                <w:rFonts w:ascii="Segoe UI" w:hAnsi="Segoe UI" w:eastAsia="Quattrocento Sans" w:cs="Segoe UI"/>
              </w:rPr>
            </w:pPr>
            <w:r w:rsidRPr="00FC2824">
              <w:rPr>
                <w:rFonts w:ascii="Segoe UI" w:hAnsi="Segoe UI" w:eastAsia="Quattrocento Sans" w:cs="Segoe UI"/>
              </w:rPr>
              <w:t>Ruta del archivo original y archivos de trabajo</w:t>
            </w:r>
            <w:r w:rsidRPr="00FC2824">
              <w:rPr>
                <w:rFonts w:ascii="Segoe UI" w:hAnsi="Segoe UI" w:eastAsia="Quattrocento Sans" w:cs="Segoe UI"/>
                <w:vertAlign w:val="superscript"/>
              </w:rPr>
              <w:t>3</w:t>
            </w:r>
            <w:r w:rsidRPr="00FC2824">
              <w:rPr>
                <w:rFonts w:ascii="Segoe UI" w:hAnsi="Segoe UI" w:eastAsia="Quattrocento Sans" w:cs="Segoe UI"/>
              </w:rPr>
              <w:t xml:space="preserve">: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F7A40" w:rsidRDefault="00060437" w14:paraId="00000064" w14:textId="112D3361">
            <w:pPr>
              <w:ind w:left="12"/>
              <w:rPr>
                <w:rFonts w:ascii="Segoe UI" w:hAnsi="Segoe UI" w:eastAsia="Quattrocento Sans" w:cs="Segoe UI"/>
              </w:rPr>
            </w:pPr>
            <w:sdt>
              <w:sdtPr>
                <w:rPr>
                  <w:rFonts w:ascii="Segoe UI" w:hAnsi="Segoe UI" w:cs="Segoe UI"/>
                </w:rPr>
                <w:tag w:val="goog_rdk_4"/>
                <w:id w:val="2014100135"/>
                <w:placeholder>
                  <w:docPart w:val="59326A9E7D04466DA622C68D8BC94566"/>
                </w:placeholder>
              </w:sdtPr>
              <w:sdtEndPr/>
              <w:sdtContent/>
            </w:sdt>
            <w:sdt>
              <w:sdtPr>
                <w:rPr>
                  <w:rFonts w:ascii="Segoe UI" w:hAnsi="Segoe UI" w:cs="Segoe UI"/>
                </w:rPr>
                <w:tag w:val="goog_rdk_5"/>
                <w:id w:val="63541029"/>
                <w:placeholder>
                  <w:docPart w:val="59326A9E7D04466DA622C68D8BC94566"/>
                </w:placeholder>
              </w:sdtPr>
              <w:sdtEndPr/>
              <w:sdtContent/>
            </w:sdt>
            <w:r w:rsidRPr="008D32F4" w:rsidR="006B2613">
              <w:rPr>
                <w:rFonts w:ascii="Segoe UI" w:hAnsi="Segoe UI" w:eastAsia="Quattrocento Sans" w:cs="Segoe UI"/>
              </w:rPr>
              <w:t>//caoba-</w:t>
            </w:r>
            <w:proofErr w:type="spellStart"/>
            <w:proofErr w:type="gramStart"/>
            <w:r w:rsidRPr="008D32F4" w:rsidR="006B2613">
              <w:rPr>
                <w:rFonts w:ascii="Segoe UI" w:hAnsi="Segoe UI" w:eastAsia="Quattrocento Sans" w:cs="Segoe UI"/>
              </w:rPr>
              <w:t>access.virtual</w:t>
            </w:r>
            <w:proofErr w:type="spellEnd"/>
            <w:proofErr w:type="gramEnd"/>
            <w:r w:rsidRPr="008D32F4" w:rsidR="006B2613">
              <w:rPr>
                <w:rFonts w:ascii="Segoe UI" w:hAnsi="Segoe UI" w:eastAsia="Quattrocento Sans" w:cs="Segoe UI"/>
              </w:rPr>
              <w:t xml:space="preserve">.  </w:t>
            </w:r>
            <w:bookmarkStart w:name="_Int_h3SG0cMo" w:id="12"/>
            <w:proofErr w:type="gramStart"/>
            <w:r w:rsidRPr="008D32F4" w:rsidR="006B2613">
              <w:rPr>
                <w:rFonts w:ascii="Segoe UI" w:hAnsi="Segoe UI" w:eastAsia="Quattrocento Sans" w:cs="Segoe UI"/>
              </w:rPr>
              <w:t>.dfs.core.windows.net</w:t>
            </w:r>
            <w:bookmarkEnd w:id="12"/>
            <w:proofErr w:type="gramEnd"/>
            <w:r w:rsidRPr="008D32F4" w:rsidR="006B2613">
              <w:rPr>
                <w:rFonts w:ascii="Segoe UI" w:hAnsi="Segoe UI" w:eastAsia="Quattrocento Sans" w:cs="Segoe UI"/>
              </w:rPr>
              <w:t>/</w:t>
            </w:r>
            <w:proofErr w:type="spellStart"/>
            <w:r w:rsidR="00FF7A9A">
              <w:rPr>
                <w:rFonts w:ascii="Segoe UI" w:hAnsi="Segoe UI" w:eastAsia="Quattrocento Sans" w:cs="Segoe UI"/>
              </w:rPr>
              <w:t>sivigila</w:t>
            </w:r>
            <w:proofErr w:type="spellEnd"/>
            <w:r w:rsidRPr="008D32F4" w:rsidR="006B2613">
              <w:rPr>
                <w:rFonts w:ascii="Segoe UI" w:hAnsi="Segoe UI" w:eastAsia="Quattrocento Sans" w:cs="Segoe UI"/>
              </w:rPr>
              <w:t>/</w:t>
            </w:r>
            <w:proofErr w:type="spellStart"/>
            <w:r w:rsidR="00FF7A9A">
              <w:rPr>
                <w:rFonts w:ascii="Segoe UI" w:hAnsi="Segoe UI" w:eastAsia="Quattrocento Sans" w:cs="Segoe UI"/>
              </w:rPr>
              <w:t>sivigila</w:t>
            </w:r>
            <w:r w:rsidRPr="008D32F4" w:rsidR="006B2613">
              <w:rPr>
                <w:rFonts w:ascii="Segoe UI" w:hAnsi="Segoe UI" w:eastAsia="Quattrocento Sans" w:cs="Segoe UI"/>
              </w:rPr>
              <w:t>_parquet</w:t>
            </w:r>
            <w:proofErr w:type="spellEnd"/>
            <w:r w:rsidRPr="008D32F4" w:rsidR="006B2613">
              <w:rPr>
                <w:rFonts w:ascii="Segoe UI" w:hAnsi="Segoe UI" w:eastAsia="Quattrocento Sans" w:cs="Segoe UI"/>
              </w:rPr>
              <w:t>_</w:t>
            </w:r>
            <w:r w:rsidRPr="008D32F4" w:rsidR="74F0BB09">
              <w:rPr>
                <w:rFonts w:ascii="Segoe UI" w:hAnsi="Segoe UI" w:eastAsia="Quattrocento Sans" w:cs="Segoe UI"/>
              </w:rPr>
              <w:t>{año}</w:t>
            </w:r>
          </w:p>
        </w:tc>
      </w:tr>
    </w:tbl>
    <w:p w:rsidRPr="00FC2824" w:rsidR="000E5D05" w:rsidP="000E5D05" w:rsidRDefault="000E5D05" w14:paraId="1C582E0B" w14:textId="0D135281">
      <w:pPr>
        <w:pStyle w:val="Descripcin"/>
        <w:keepNext/>
        <w:jc w:val="center"/>
        <w:rPr>
          <w:rFonts w:ascii="Segoe UI" w:hAnsi="Segoe UI" w:cs="Segoe UI"/>
        </w:rPr>
      </w:pPr>
      <w:r w:rsidRPr="00FC2824">
        <w:rPr>
          <w:rFonts w:ascii="Segoe UI" w:hAnsi="Segoe UI" w:cs="Segoe UI"/>
        </w:rPr>
        <w:t xml:space="preserve">Tabla </w:t>
      </w:r>
      <w:r w:rsidRPr="00FC2824">
        <w:rPr>
          <w:rFonts w:ascii="Segoe UI" w:hAnsi="Segoe UI" w:cs="Segoe UI"/>
        </w:rPr>
        <w:fldChar w:fldCharType="begin"/>
      </w:r>
      <w:r w:rsidRPr="00FC2824">
        <w:rPr>
          <w:rFonts w:ascii="Segoe UI" w:hAnsi="Segoe UI" w:cs="Segoe UI"/>
        </w:rPr>
        <w:instrText xml:space="preserve"> SEQ Tabla \* ARABIC </w:instrText>
      </w:r>
      <w:r w:rsidRPr="00FC2824">
        <w:rPr>
          <w:rFonts w:ascii="Segoe UI" w:hAnsi="Segoe UI" w:cs="Segoe UI"/>
        </w:rPr>
        <w:fldChar w:fldCharType="separate"/>
      </w:r>
      <w:r w:rsidR="00926808">
        <w:rPr>
          <w:rFonts w:ascii="Segoe UI" w:hAnsi="Segoe UI" w:cs="Segoe UI"/>
          <w:noProof/>
        </w:rPr>
        <w:t>1</w:t>
      </w:r>
      <w:r w:rsidRPr="00FC2824">
        <w:rPr>
          <w:rFonts w:ascii="Segoe UI" w:hAnsi="Segoe UI" w:cs="Segoe UI"/>
        </w:rPr>
        <w:fldChar w:fldCharType="end"/>
      </w:r>
      <w:r w:rsidRPr="00FC2824">
        <w:rPr>
          <w:rFonts w:ascii="Segoe UI" w:hAnsi="Segoe UI" w:cs="Segoe UI"/>
        </w:rPr>
        <w:t xml:space="preserve">. Descripción inicial de la fuente </w:t>
      </w:r>
      <w:r w:rsidR="00FF7A9A">
        <w:rPr>
          <w:rFonts w:ascii="Segoe UI" w:hAnsi="Segoe UI" w:cs="Segoe UI"/>
        </w:rPr>
        <w:t>SIVIGILA</w:t>
      </w:r>
    </w:p>
    <w:p w:rsidR="00DD42D1" w:rsidP="00DD03B6" w:rsidRDefault="006B2613" w14:paraId="54EB13F5" w14:textId="26502BFD">
      <w:pPr>
        <w:spacing w:after="378" w:line="264" w:lineRule="auto"/>
        <w:ind w:left="16" w:hanging="10"/>
        <w:jc w:val="center"/>
        <w:rPr>
          <w:rFonts w:ascii="Segoe UI" w:hAnsi="Segoe UI" w:cs="Segoe UI"/>
        </w:rPr>
      </w:pPr>
      <w:r w:rsidRPr="00FC2824">
        <w:rPr>
          <w:rFonts w:ascii="Segoe UI" w:hAnsi="Segoe UI" w:eastAsia="Quattrocento Sans" w:cs="Segoe UI"/>
        </w:rPr>
        <w:t xml:space="preserve">Para el </w:t>
      </w:r>
      <w:r w:rsidRPr="00FC2824" w:rsidR="00146AD2">
        <w:rPr>
          <w:rFonts w:ascii="Segoe UI" w:hAnsi="Segoe UI" w:eastAsia="Quattrocento Sans" w:cs="Segoe UI"/>
        </w:rPr>
        <w:t>procesamiento de los datos,</w:t>
      </w:r>
      <w:r w:rsidRPr="00FC2824">
        <w:rPr>
          <w:rFonts w:ascii="Segoe UI" w:hAnsi="Segoe UI" w:eastAsia="Quattrocento Sans" w:cs="Segoe UI"/>
        </w:rPr>
        <w:t xml:space="preserve"> se definió unos contendores </w:t>
      </w:r>
      <w:r w:rsidRPr="00FC2824" w:rsidR="2F887C22">
        <w:rPr>
          <w:rFonts w:ascii="Segoe UI" w:hAnsi="Segoe UI" w:eastAsia="Quattrocento Sans" w:cs="Segoe UI"/>
        </w:rPr>
        <w:t xml:space="preserve">en la infraestructura </w:t>
      </w:r>
      <w:r w:rsidRPr="00FC2824">
        <w:rPr>
          <w:rFonts w:ascii="Segoe UI" w:hAnsi="Segoe UI" w:eastAsia="Quattrocento Sans" w:cs="Segoe UI"/>
        </w:rPr>
        <w:t xml:space="preserve">con la información por año. Esta información está consolidada desde el año </w:t>
      </w:r>
      <w:r w:rsidRPr="00FF493F" w:rsidR="00A86EBE">
        <w:rPr>
          <w:rFonts w:ascii="Segoe UI" w:hAnsi="Segoe UI" w:eastAsia="Quattrocento Sans" w:cs="Segoe UI"/>
          <w:highlight w:val="yellow"/>
        </w:rPr>
        <w:t>20</w:t>
      </w:r>
      <w:r w:rsidRPr="00FF493F" w:rsidR="00DD03B6">
        <w:rPr>
          <w:rFonts w:ascii="Segoe UI" w:hAnsi="Segoe UI" w:eastAsia="Quattrocento Sans" w:cs="Segoe UI"/>
          <w:highlight w:val="yellow"/>
        </w:rPr>
        <w:t>08</w:t>
      </w:r>
      <w:r w:rsidRPr="00FF493F">
        <w:rPr>
          <w:rFonts w:ascii="Segoe UI" w:hAnsi="Segoe UI" w:eastAsia="Quattrocento Sans" w:cs="Segoe UI"/>
          <w:highlight w:val="yellow"/>
        </w:rPr>
        <w:t xml:space="preserve"> hasta el año </w:t>
      </w:r>
      <w:r w:rsidRPr="00FF493F" w:rsidR="00DD03B6">
        <w:rPr>
          <w:rFonts w:ascii="Segoe UI" w:hAnsi="Segoe UI" w:eastAsia="Quattrocento Sans" w:cs="Segoe UI"/>
          <w:highlight w:val="yellow"/>
        </w:rPr>
        <w:t>2022</w:t>
      </w:r>
      <w:r w:rsidRPr="00FC2824">
        <w:rPr>
          <w:rFonts w:ascii="Segoe UI" w:hAnsi="Segoe UI" w:eastAsia="Quattrocento Sans" w:cs="Segoe UI"/>
        </w:rPr>
        <w:t>.</w:t>
      </w:r>
      <w:r w:rsidR="00A86EBE">
        <w:rPr>
          <w:noProof/>
        </w:rPr>
        <w:drawing>
          <wp:inline distT="0" distB="0" distL="0" distR="0" wp14:anchorId="6B53F9C7" wp14:editId="67634716">
            <wp:extent cx="1605517" cy="3450771"/>
            <wp:effectExtent l="0" t="0" r="0" b="0"/>
            <wp:docPr id="173235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0672" name=""/>
                    <pic:cNvPicPr/>
                  </pic:nvPicPr>
                  <pic:blipFill>
                    <a:blip r:embed="rId17"/>
                    <a:stretch>
                      <a:fillRect/>
                    </a:stretch>
                  </pic:blipFill>
                  <pic:spPr>
                    <a:xfrm>
                      <a:off x="0" y="0"/>
                      <a:ext cx="1613329" cy="3467562"/>
                    </a:xfrm>
                    <a:prstGeom prst="rect">
                      <a:avLst/>
                    </a:prstGeom>
                  </pic:spPr>
                </pic:pic>
              </a:graphicData>
            </a:graphic>
          </wp:inline>
        </w:drawing>
      </w:r>
      <w:bookmarkStart w:name="_Hlk164956261" w:id="13"/>
    </w:p>
    <w:p w:rsidRPr="00FC2824" w:rsidR="00BF7A40" w:rsidP="000E5D05" w:rsidRDefault="000E5D05" w14:paraId="13F64E29" w14:textId="4A35F357">
      <w:pPr>
        <w:pStyle w:val="Descripcin"/>
        <w:jc w:val="center"/>
        <w:rPr>
          <w:rFonts w:ascii="Segoe UI" w:hAnsi="Segoe UI" w:eastAsia="Quattrocento Sans" w:cs="Segoe UI"/>
        </w:rPr>
      </w:pPr>
      <w:bookmarkStart w:name="_Toc165378041" w:id="14"/>
      <w:r w:rsidRPr="00FC2824">
        <w:rPr>
          <w:rFonts w:ascii="Segoe UI" w:hAnsi="Segoe UI" w:cs="Segoe UI"/>
        </w:rPr>
        <w:t xml:space="preserve">Imagen </w:t>
      </w:r>
      <w:r w:rsidRPr="00FC2824">
        <w:rPr>
          <w:rFonts w:ascii="Segoe UI" w:hAnsi="Segoe UI" w:cs="Segoe UI"/>
        </w:rPr>
        <w:fldChar w:fldCharType="begin"/>
      </w:r>
      <w:r w:rsidRPr="00FC2824">
        <w:rPr>
          <w:rFonts w:ascii="Segoe UI" w:hAnsi="Segoe UI" w:cs="Segoe UI"/>
        </w:rPr>
        <w:instrText xml:space="preserve"> SEQ Imagen \* ARABIC </w:instrText>
      </w:r>
      <w:r w:rsidRPr="00FC2824">
        <w:rPr>
          <w:rFonts w:ascii="Segoe UI" w:hAnsi="Segoe UI" w:cs="Segoe UI"/>
        </w:rPr>
        <w:fldChar w:fldCharType="separate"/>
      </w:r>
      <w:r w:rsidRPr="00FC2824">
        <w:rPr>
          <w:rFonts w:ascii="Segoe UI" w:hAnsi="Segoe UI" w:cs="Segoe UI"/>
          <w:noProof/>
        </w:rPr>
        <w:t>1</w:t>
      </w:r>
      <w:r w:rsidRPr="00FC2824">
        <w:rPr>
          <w:rFonts w:ascii="Segoe UI" w:hAnsi="Segoe UI" w:cs="Segoe UI"/>
        </w:rPr>
        <w:fldChar w:fldCharType="end"/>
      </w:r>
      <w:r w:rsidRPr="00FC2824">
        <w:rPr>
          <w:rFonts w:ascii="Segoe UI" w:hAnsi="Segoe UI" w:cs="Segoe UI"/>
        </w:rPr>
        <w:t xml:space="preserve">. Carpetas por años de la fuente </w:t>
      </w:r>
      <w:bookmarkEnd w:id="13"/>
      <w:r w:rsidR="00FF7A9A">
        <w:rPr>
          <w:rFonts w:ascii="Segoe UI" w:hAnsi="Segoe UI" w:cs="Segoe UI"/>
        </w:rPr>
        <w:t>SIVIGILA</w:t>
      </w:r>
      <w:bookmarkEnd w:id="14"/>
    </w:p>
    <w:p w:rsidRPr="00FC2824" w:rsidR="000E5D05" w:rsidP="00146AD2" w:rsidRDefault="000E5D05" w14:paraId="739177F3" w14:textId="77777777">
      <w:pPr>
        <w:spacing w:after="378" w:line="264" w:lineRule="auto"/>
        <w:ind w:left="16" w:hanging="10"/>
        <w:jc w:val="center"/>
        <w:rPr>
          <w:rFonts w:ascii="Segoe UI" w:hAnsi="Segoe UI" w:eastAsia="Quattrocento Sans" w:cs="Segoe UI"/>
        </w:rPr>
      </w:pPr>
    </w:p>
    <w:p w:rsidR="00146AD2" w:rsidRDefault="00146AD2" w14:paraId="0333F7A7" w14:textId="428BE0F6">
      <w:pPr>
        <w:spacing w:after="378" w:line="264" w:lineRule="auto"/>
        <w:ind w:left="16" w:hanging="10"/>
        <w:rPr>
          <w:rFonts w:ascii="Segoe UI" w:hAnsi="Segoe UI" w:eastAsia="Quattrocento Sans" w:cs="Segoe UI"/>
        </w:rPr>
      </w:pPr>
      <w:r w:rsidRPr="00FC2824">
        <w:rPr>
          <w:rFonts w:ascii="Segoe UI" w:hAnsi="Segoe UI" w:eastAsia="Quattrocento Sans" w:cs="Segoe UI"/>
        </w:rPr>
        <w:t>El procesamiento se realizará sobre estas carpetas</w:t>
      </w:r>
      <w:r w:rsidRPr="00FC2824" w:rsidR="4984F328">
        <w:rPr>
          <w:rFonts w:ascii="Segoe UI" w:hAnsi="Segoe UI" w:eastAsia="Quattrocento Sans" w:cs="Segoe UI"/>
        </w:rPr>
        <w:t xml:space="preserve"> para poder</w:t>
      </w:r>
      <w:r w:rsidRPr="00FC2824">
        <w:rPr>
          <w:rFonts w:ascii="Segoe UI" w:hAnsi="Segoe UI" w:eastAsia="Quattrocento Sans" w:cs="Segoe UI"/>
        </w:rPr>
        <w:t xml:space="preserve"> analizar de una fecha </w:t>
      </w:r>
      <w:r w:rsidRPr="00FC2824" w:rsidR="00760597">
        <w:rPr>
          <w:rFonts w:ascii="Segoe UI" w:hAnsi="Segoe UI" w:eastAsia="Quattrocento Sans" w:cs="Segoe UI"/>
        </w:rPr>
        <w:t>específica</w:t>
      </w:r>
      <w:r w:rsidRPr="00FC2824">
        <w:rPr>
          <w:rFonts w:ascii="Segoe UI" w:hAnsi="Segoe UI" w:eastAsia="Quattrocento Sans" w:cs="Segoe UI"/>
        </w:rPr>
        <w:t xml:space="preserve"> o consolidar todas las fechas para un mayor análisis.</w:t>
      </w:r>
    </w:p>
    <w:p w:rsidRPr="00FC2824" w:rsidR="00FC0983" w:rsidRDefault="00FC0983" w14:paraId="24A6588D" w14:textId="77777777">
      <w:pPr>
        <w:spacing w:after="378" w:line="264" w:lineRule="auto"/>
        <w:ind w:left="16" w:hanging="10"/>
        <w:rPr>
          <w:rFonts w:ascii="Segoe UI" w:hAnsi="Segoe UI" w:eastAsia="Quattrocento Sans" w:cs="Segoe UI"/>
        </w:rPr>
      </w:pPr>
    </w:p>
    <w:p w:rsidRPr="00FC2824" w:rsidR="00146AD2" w:rsidP="00C01B71" w:rsidRDefault="008E2FD7" w14:paraId="7425C4D4" w14:textId="78673F59">
      <w:pPr>
        <w:pStyle w:val="Ttulo2"/>
        <w:rPr>
          <w:rFonts w:ascii="Segoe UI" w:hAnsi="Segoe UI" w:cs="Segoe UI"/>
        </w:rPr>
      </w:pPr>
      <w:bookmarkStart w:name="_Toc165389891" w:id="15"/>
      <w:r w:rsidRPr="00FC2824">
        <w:rPr>
          <w:rFonts w:ascii="Segoe UI" w:hAnsi="Segoe UI" w:cs="Segoe UI"/>
        </w:rPr>
        <w:t>3</w:t>
      </w:r>
      <w:r w:rsidRPr="00FC2824" w:rsidR="00146AD2">
        <w:rPr>
          <w:rFonts w:ascii="Segoe UI" w:hAnsi="Segoe UI" w:cs="Segoe UI"/>
        </w:rPr>
        <w:t xml:space="preserve">.2 Descripción </w:t>
      </w:r>
      <w:r w:rsidRPr="00FC2824" w:rsidR="00183E1C">
        <w:rPr>
          <w:rFonts w:ascii="Segoe UI" w:hAnsi="Segoe UI" w:cs="Segoe UI"/>
        </w:rPr>
        <w:t>general</w:t>
      </w:r>
      <w:r w:rsidRPr="00FC2824" w:rsidR="00146AD2">
        <w:rPr>
          <w:rFonts w:ascii="Segoe UI" w:hAnsi="Segoe UI" w:cs="Segoe UI"/>
        </w:rPr>
        <w:t xml:space="preserve"> de </w:t>
      </w:r>
      <w:r w:rsidR="00FF7A9A">
        <w:rPr>
          <w:rFonts w:ascii="Segoe UI" w:hAnsi="Segoe UI" w:cs="Segoe UI"/>
        </w:rPr>
        <w:t>SIVIGILA</w:t>
      </w:r>
      <w:bookmarkEnd w:id="15"/>
    </w:p>
    <w:p w:rsidRPr="00FC2824" w:rsidR="009D318A" w:rsidRDefault="009D318A" w14:paraId="00000068" w14:textId="7A320602">
      <w:pPr>
        <w:rPr>
          <w:rFonts w:ascii="Segoe UI" w:hAnsi="Segoe UI" w:eastAsia="Quattrocento Sans" w:cs="Segoe UI"/>
        </w:rPr>
      </w:pPr>
    </w:p>
    <w:p w:rsidRPr="00FC2824" w:rsidR="00DE463D" w:rsidRDefault="00146AD2" w14:paraId="7D27712D" w14:textId="3B0220ED">
      <w:pPr>
        <w:rPr>
          <w:rFonts w:ascii="Segoe UI" w:hAnsi="Segoe UI" w:eastAsia="Quattrocento Sans" w:cs="Segoe UI"/>
          <w:b/>
          <w:bCs/>
        </w:rPr>
      </w:pPr>
      <w:r w:rsidRPr="00FC2824">
        <w:rPr>
          <w:rFonts w:ascii="Segoe UI" w:hAnsi="Segoe UI" w:eastAsia="Quattrocento Sans" w:cs="Segoe UI"/>
        </w:rPr>
        <w:t xml:space="preserve">A continuación, se detalla los </w:t>
      </w:r>
      <w:r w:rsidRPr="00FC2824" w:rsidR="6153EFC2">
        <w:rPr>
          <w:rFonts w:ascii="Segoe UI" w:hAnsi="Segoe UI" w:eastAsia="Quattrocento Sans" w:cs="Segoe UI"/>
        </w:rPr>
        <w:t>registros</w:t>
      </w:r>
      <w:r w:rsidRPr="00FC2824">
        <w:rPr>
          <w:rFonts w:ascii="Segoe UI" w:hAnsi="Segoe UI" w:eastAsia="Quattrocento Sans" w:cs="Segoe UI"/>
        </w:rPr>
        <w:t xml:space="preserve"> por </w:t>
      </w:r>
      <w:r w:rsidRPr="00FC2824" w:rsidR="0050132B">
        <w:rPr>
          <w:rFonts w:ascii="Segoe UI" w:hAnsi="Segoe UI" w:eastAsia="Quattrocento Sans" w:cs="Segoe UI"/>
        </w:rPr>
        <w:t>año</w:t>
      </w:r>
      <w:r w:rsidRPr="00FC2824">
        <w:rPr>
          <w:rFonts w:ascii="Segoe UI" w:hAnsi="Segoe UI" w:eastAsia="Quattrocento Sans" w:cs="Segoe UI"/>
        </w:rPr>
        <w:t xml:space="preserve"> de </w:t>
      </w:r>
      <w:r w:rsidRPr="005331EF">
        <w:rPr>
          <w:rFonts w:ascii="Segoe UI" w:hAnsi="Segoe UI" w:eastAsia="Quattrocento Sans" w:cs="Segoe UI"/>
          <w:highlight w:val="yellow"/>
        </w:rPr>
        <w:t xml:space="preserve">los registros </w:t>
      </w:r>
      <w:r w:rsidRPr="005331EF" w:rsidR="0050132B">
        <w:rPr>
          <w:rFonts w:ascii="Segoe UI" w:hAnsi="Segoe UI" w:eastAsia="Quattrocento Sans" w:cs="Segoe UI"/>
          <w:highlight w:val="yellow"/>
        </w:rPr>
        <w:t>en la fuente</w:t>
      </w:r>
      <w:r w:rsidRPr="00FC2824">
        <w:rPr>
          <w:rFonts w:ascii="Segoe UI" w:hAnsi="Segoe UI" w:eastAsia="Quattrocento Sans" w:cs="Segoe UI"/>
        </w:rPr>
        <w:t>:</w:t>
      </w:r>
    </w:p>
    <w:tbl>
      <w:tblPr>
        <w:tblW w:w="7022" w:type="dxa"/>
        <w:jc w:val="center"/>
        <w:tblCellMar>
          <w:top w:w="15" w:type="dxa"/>
          <w:left w:w="15" w:type="dxa"/>
          <w:bottom w:w="15" w:type="dxa"/>
          <w:right w:w="15" w:type="dxa"/>
        </w:tblCellMar>
        <w:tblLook w:val="04A0" w:firstRow="1" w:lastRow="0" w:firstColumn="1" w:lastColumn="0" w:noHBand="0" w:noVBand="1"/>
      </w:tblPr>
      <w:tblGrid>
        <w:gridCol w:w="2369"/>
        <w:gridCol w:w="1650"/>
        <w:gridCol w:w="1641"/>
        <w:gridCol w:w="1362"/>
      </w:tblGrid>
      <w:tr w:rsidRPr="00FC2824" w:rsidR="005E16F4" w:rsidTr="00B025B5" w14:paraId="7AEB39B9" w14:textId="77777777">
        <w:trPr>
          <w:jc w:val="center"/>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FC2824" w:rsidR="005E16F4" w:rsidP="00DE463D" w:rsidRDefault="005E16F4" w14:paraId="6D2DCFBE" w14:textId="77777777">
            <w:pPr>
              <w:spacing w:after="0" w:line="240" w:lineRule="auto"/>
              <w:jc w:val="center"/>
              <w:rPr>
                <w:rFonts w:ascii="Segoe UI" w:hAnsi="Segoe UI" w:eastAsia="Times New Roman" w:cs="Segoe UI"/>
                <w:color w:val="auto"/>
                <w:sz w:val="24"/>
                <w:szCs w:val="24"/>
              </w:rPr>
            </w:pPr>
            <w:r w:rsidRPr="00FC2824">
              <w:rPr>
                <w:rFonts w:ascii="Segoe UI" w:hAnsi="Segoe UI" w:eastAsia="Times New Roman" w:cs="Segoe UI"/>
              </w:rPr>
              <w:t>Base</w:t>
            </w:r>
          </w:p>
        </w:tc>
        <w:tc>
          <w:tcPr>
            <w:tcW w:w="16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FC2824" w:rsidR="005E16F4" w:rsidP="00DE463D" w:rsidRDefault="005E16F4" w14:paraId="1187AABB" w14:textId="77777777">
            <w:pPr>
              <w:spacing w:after="0" w:line="240" w:lineRule="auto"/>
              <w:jc w:val="center"/>
              <w:rPr>
                <w:rFonts w:ascii="Segoe UI" w:hAnsi="Segoe UI" w:eastAsia="Times New Roman" w:cs="Segoe UI"/>
                <w:color w:val="auto"/>
                <w:sz w:val="24"/>
                <w:szCs w:val="24"/>
              </w:rPr>
            </w:pPr>
            <w:r w:rsidRPr="00FC2824">
              <w:rPr>
                <w:rFonts w:ascii="Segoe UI" w:hAnsi="Segoe UI" w:eastAsia="Times New Roman" w:cs="Segoe UI"/>
              </w:rPr>
              <w:t>#  de Registros</w:t>
            </w:r>
          </w:p>
        </w:tc>
        <w:tc>
          <w:tcPr>
            <w:tcW w:w="1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FC2824" w:rsidR="005E16F4" w:rsidP="00DE463D" w:rsidRDefault="005E16F4" w14:paraId="1CAD8168" w14:textId="77777777">
            <w:pPr>
              <w:spacing w:after="0" w:line="240" w:lineRule="auto"/>
              <w:jc w:val="center"/>
              <w:rPr>
                <w:rFonts w:ascii="Segoe UI" w:hAnsi="Segoe UI" w:eastAsia="Times New Roman" w:cs="Segoe UI"/>
                <w:color w:val="auto"/>
                <w:sz w:val="24"/>
                <w:szCs w:val="24"/>
              </w:rPr>
            </w:pPr>
            <w:r w:rsidRPr="00FC2824">
              <w:rPr>
                <w:rFonts w:ascii="Segoe UI" w:hAnsi="Segoe UI" w:eastAsia="Times New Roman" w:cs="Segoe UI"/>
              </w:rPr>
              <w:t># de Columnas</w:t>
            </w:r>
          </w:p>
        </w:tc>
        <w:tc>
          <w:tcPr>
            <w:tcW w:w="13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FC2824" w:rsidR="005E16F4" w:rsidP="00DE463D" w:rsidRDefault="005E16F4" w14:paraId="195EBCE0" w14:textId="77777777">
            <w:pPr>
              <w:spacing w:after="0" w:line="240" w:lineRule="auto"/>
              <w:jc w:val="center"/>
              <w:rPr>
                <w:rFonts w:ascii="Segoe UI" w:hAnsi="Segoe UI" w:eastAsia="Times New Roman" w:cs="Segoe UI"/>
                <w:color w:val="auto"/>
                <w:sz w:val="24"/>
                <w:szCs w:val="24"/>
              </w:rPr>
            </w:pPr>
            <w:r w:rsidRPr="00FC2824">
              <w:rPr>
                <w:rFonts w:ascii="Segoe UI" w:hAnsi="Segoe UI" w:eastAsia="Times New Roman" w:cs="Segoe UI"/>
              </w:rPr>
              <w:t>ID Únicos</w:t>
            </w:r>
          </w:p>
        </w:tc>
      </w:tr>
      <w:tr w:rsidRPr="00FC2824" w:rsidR="00B025B5" w:rsidTr="00B025B5" w14:paraId="46B69DE3" w14:textId="77777777">
        <w:trPr>
          <w:jc w:val="center"/>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B025B5" w:rsidP="00B025B5" w:rsidRDefault="00B025B5" w14:paraId="4C9A3326" w14:textId="3E0A8FC2">
            <w:pPr>
              <w:spacing w:after="0" w:line="240" w:lineRule="auto"/>
              <w:rPr>
                <w:rFonts w:ascii="Segoe UI" w:hAnsi="Segoe UI" w:eastAsia="Times New Roman" w:cs="Segoe UI"/>
                <w:color w:val="auto"/>
                <w:sz w:val="24"/>
                <w:szCs w:val="24"/>
              </w:rPr>
            </w:pPr>
            <w:r>
              <w:rPr>
                <w:rFonts w:ascii="Segoe UI" w:hAnsi="Segoe UI" w:cs="Segoe UI"/>
              </w:rPr>
              <w:t>SIVIGILA</w:t>
            </w:r>
            <w:r w:rsidRPr="00FC2824">
              <w:rPr>
                <w:rFonts w:ascii="Segoe UI" w:hAnsi="Segoe UI" w:eastAsia="Times New Roman" w:cs="Segoe UI"/>
              </w:rPr>
              <w:t xml:space="preserve"> _20</w:t>
            </w:r>
            <w:r>
              <w:rPr>
                <w:rFonts w:ascii="Segoe UI" w:hAnsi="Segoe UI" w:eastAsia="Times New Roman" w:cs="Segoe UI"/>
              </w:rPr>
              <w:t>08_2011</w:t>
            </w:r>
          </w:p>
        </w:tc>
        <w:tc>
          <w:tcPr>
            <w:tcW w:w="165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Pr="00B025B5" w:rsidR="00B025B5" w:rsidP="00B025B5" w:rsidRDefault="00B025B5" w14:paraId="52A91424" w14:textId="11147FCD">
            <w:pPr>
              <w:spacing w:after="0" w:line="240" w:lineRule="auto"/>
              <w:jc w:val="center"/>
              <w:rPr>
                <w:rFonts w:ascii="Segoe UI" w:hAnsi="Segoe UI" w:cs="Segoe UI"/>
              </w:rPr>
            </w:pPr>
            <w:r w:rsidRPr="00B025B5">
              <w:rPr>
                <w:rFonts w:ascii="Segoe UI" w:hAnsi="Segoe UI" w:cs="Segoe UI"/>
              </w:rPr>
              <w:t>1.513.282</w:t>
            </w:r>
          </w:p>
        </w:tc>
        <w:tc>
          <w:tcPr>
            <w:tcW w:w="164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hideMark/>
          </w:tcPr>
          <w:p w:rsidRPr="00A2712B" w:rsidR="00B025B5" w:rsidP="00B025B5" w:rsidRDefault="00B025B5" w14:paraId="3B769307" w14:textId="7C0FA5D8">
            <w:pPr>
              <w:spacing w:after="0" w:line="240" w:lineRule="auto"/>
              <w:jc w:val="center"/>
              <w:rPr>
                <w:rFonts w:ascii="Segoe UI" w:hAnsi="Segoe UI" w:eastAsia="Times New Roman" w:cs="Segoe UI"/>
                <w:color w:val="auto"/>
              </w:rPr>
            </w:pPr>
            <w:r>
              <w:rPr>
                <w:rFonts w:ascii="Segoe UI" w:hAnsi="Segoe UI" w:cs="Segoe UI"/>
              </w:rPr>
              <w:t>57</w:t>
            </w:r>
          </w:p>
        </w:tc>
        <w:tc>
          <w:tcPr>
            <w:tcW w:w="136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Pr="00B025B5" w:rsidR="00B025B5" w:rsidP="00B025B5" w:rsidRDefault="00B025B5" w14:paraId="6600C4E0" w14:textId="670362EE">
            <w:pPr>
              <w:spacing w:after="0" w:line="240" w:lineRule="auto"/>
              <w:jc w:val="center"/>
              <w:rPr>
                <w:rFonts w:ascii="Segoe UI" w:hAnsi="Segoe UI" w:cs="Segoe UI"/>
              </w:rPr>
            </w:pPr>
            <w:r w:rsidRPr="00B025B5">
              <w:rPr>
                <w:rFonts w:ascii="Segoe UI" w:hAnsi="Segoe UI" w:cs="Segoe UI"/>
              </w:rPr>
              <w:t>1.153.913</w:t>
            </w:r>
          </w:p>
        </w:tc>
      </w:tr>
      <w:tr w:rsidRPr="00FC2824" w:rsidR="00B025B5" w:rsidTr="00B025B5" w14:paraId="143245A0" w14:textId="77777777">
        <w:trPr>
          <w:jc w:val="center"/>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B025B5" w:rsidP="00B025B5" w:rsidRDefault="00B025B5" w14:paraId="66D3ED72" w14:textId="1E122FFA">
            <w:pPr>
              <w:spacing w:after="0" w:line="240" w:lineRule="auto"/>
              <w:rPr>
                <w:rFonts w:ascii="Segoe UI" w:hAnsi="Segoe UI" w:eastAsia="Times New Roman" w:cs="Segoe UI"/>
                <w:color w:val="auto"/>
                <w:sz w:val="24"/>
                <w:szCs w:val="24"/>
              </w:rPr>
            </w:pPr>
            <w:r>
              <w:rPr>
                <w:rFonts w:ascii="Segoe UI" w:hAnsi="Segoe UI" w:cs="Segoe UI"/>
              </w:rPr>
              <w:t>SIVIGILA</w:t>
            </w:r>
            <w:r>
              <w:rPr>
                <w:rFonts w:ascii="Segoe UI" w:hAnsi="Segoe UI" w:eastAsia="Times New Roman" w:cs="Segoe UI"/>
              </w:rPr>
              <w:t>_</w:t>
            </w:r>
            <w:r w:rsidRPr="00FC2824">
              <w:rPr>
                <w:rFonts w:ascii="Segoe UI" w:hAnsi="Segoe UI" w:eastAsia="Times New Roman" w:cs="Segoe UI"/>
              </w:rPr>
              <w:t>20</w:t>
            </w:r>
            <w:r w:rsidR="00DE46A7">
              <w:rPr>
                <w:rFonts w:ascii="Segoe UI" w:hAnsi="Segoe UI" w:eastAsia="Times New Roman" w:cs="Segoe UI"/>
              </w:rPr>
              <w:t>12_2020</w:t>
            </w:r>
          </w:p>
        </w:tc>
        <w:tc>
          <w:tcPr>
            <w:tcW w:w="165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Pr="00B025B5" w:rsidR="00B025B5" w:rsidP="00B025B5" w:rsidRDefault="00B025B5" w14:paraId="6B492267" w14:textId="5A77A3C8">
            <w:pPr>
              <w:spacing w:after="0" w:line="240" w:lineRule="auto"/>
              <w:jc w:val="center"/>
              <w:rPr>
                <w:rFonts w:ascii="Segoe UI" w:hAnsi="Segoe UI" w:cs="Segoe UI"/>
              </w:rPr>
            </w:pPr>
            <w:r w:rsidRPr="00B025B5">
              <w:rPr>
                <w:rFonts w:ascii="Segoe UI" w:hAnsi="Segoe UI" w:cs="Segoe UI"/>
              </w:rPr>
              <w:t>5.877.748</w:t>
            </w:r>
          </w:p>
        </w:tc>
        <w:tc>
          <w:tcPr>
            <w:tcW w:w="164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hideMark/>
          </w:tcPr>
          <w:p w:rsidRPr="00A2712B" w:rsidR="00B025B5" w:rsidP="00B025B5" w:rsidRDefault="00B025B5" w14:paraId="6FB9AA26" w14:textId="3DF427B7">
            <w:pPr>
              <w:spacing w:after="0" w:line="240" w:lineRule="auto"/>
              <w:jc w:val="center"/>
              <w:rPr>
                <w:rFonts w:ascii="Segoe UI" w:hAnsi="Segoe UI" w:eastAsia="Times New Roman" w:cs="Segoe UI"/>
                <w:color w:val="auto"/>
              </w:rPr>
            </w:pPr>
            <w:r>
              <w:rPr>
                <w:rFonts w:ascii="Segoe UI" w:hAnsi="Segoe UI" w:cs="Segoe UI"/>
              </w:rPr>
              <w:t>57</w:t>
            </w:r>
          </w:p>
        </w:tc>
        <w:tc>
          <w:tcPr>
            <w:tcW w:w="136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Pr="00B025B5" w:rsidR="00B025B5" w:rsidP="00B025B5" w:rsidRDefault="00B025B5" w14:paraId="55AC6394" w14:textId="56ABB8EE">
            <w:pPr>
              <w:spacing w:after="0" w:line="240" w:lineRule="auto"/>
              <w:jc w:val="center"/>
              <w:rPr>
                <w:rFonts w:ascii="Segoe UI" w:hAnsi="Segoe UI" w:cs="Segoe UI"/>
              </w:rPr>
            </w:pPr>
            <w:r w:rsidRPr="00B025B5">
              <w:rPr>
                <w:rFonts w:ascii="Segoe UI" w:hAnsi="Segoe UI" w:cs="Segoe UI"/>
              </w:rPr>
              <w:t>4.743.009</w:t>
            </w:r>
          </w:p>
        </w:tc>
      </w:tr>
      <w:tr w:rsidRPr="00FC2824" w:rsidR="00B025B5" w:rsidTr="00B025B5" w14:paraId="4CCC908F" w14:textId="77777777">
        <w:trPr>
          <w:jc w:val="center"/>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B025B5" w:rsidP="00B025B5" w:rsidRDefault="00B025B5" w14:paraId="67A5C412" w14:textId="56F827BA">
            <w:pPr>
              <w:spacing w:after="0" w:line="240" w:lineRule="auto"/>
              <w:rPr>
                <w:rFonts w:ascii="Segoe UI" w:hAnsi="Segoe UI" w:eastAsia="Times New Roman" w:cs="Segoe UI"/>
                <w:color w:val="auto"/>
                <w:sz w:val="24"/>
                <w:szCs w:val="24"/>
              </w:rPr>
            </w:pPr>
            <w:r>
              <w:rPr>
                <w:rFonts w:ascii="Segoe UI" w:hAnsi="Segoe UI" w:cs="Segoe UI"/>
              </w:rPr>
              <w:t>SIVIGILA</w:t>
            </w:r>
            <w:r>
              <w:rPr>
                <w:rFonts w:ascii="Segoe UI" w:hAnsi="Segoe UI" w:eastAsia="Times New Roman" w:cs="Segoe UI"/>
              </w:rPr>
              <w:t>_</w:t>
            </w:r>
            <w:r w:rsidRPr="00FC2824">
              <w:rPr>
                <w:rFonts w:ascii="Segoe UI" w:hAnsi="Segoe UI" w:eastAsia="Times New Roman" w:cs="Segoe UI"/>
              </w:rPr>
              <w:t>202</w:t>
            </w:r>
            <w:r w:rsidR="00DE46A7">
              <w:rPr>
                <w:rFonts w:ascii="Segoe UI" w:hAnsi="Segoe UI" w:eastAsia="Times New Roman" w:cs="Segoe UI"/>
              </w:rPr>
              <w:t>1_2023</w:t>
            </w:r>
          </w:p>
        </w:tc>
        <w:tc>
          <w:tcPr>
            <w:tcW w:w="165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Pr="00B025B5" w:rsidR="00B025B5" w:rsidP="00B025B5" w:rsidRDefault="00B025B5" w14:paraId="5D5FC22D" w14:textId="3AD30500">
            <w:pPr>
              <w:spacing w:after="0" w:line="240" w:lineRule="auto"/>
              <w:jc w:val="center"/>
              <w:rPr>
                <w:rFonts w:ascii="Segoe UI" w:hAnsi="Segoe UI" w:cs="Segoe UI"/>
              </w:rPr>
            </w:pPr>
            <w:r w:rsidRPr="00B025B5">
              <w:rPr>
                <w:rFonts w:ascii="Segoe UI" w:hAnsi="Segoe UI" w:cs="Segoe UI"/>
              </w:rPr>
              <w:t>1.445.669</w:t>
            </w:r>
          </w:p>
        </w:tc>
        <w:tc>
          <w:tcPr>
            <w:tcW w:w="164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hideMark/>
          </w:tcPr>
          <w:p w:rsidRPr="00A2712B" w:rsidR="00B025B5" w:rsidP="00B025B5" w:rsidRDefault="00B025B5" w14:paraId="3DA917CF" w14:textId="38AE737A">
            <w:pPr>
              <w:spacing w:after="0" w:line="240" w:lineRule="auto"/>
              <w:jc w:val="center"/>
              <w:rPr>
                <w:rFonts w:ascii="Segoe UI" w:hAnsi="Segoe UI" w:eastAsia="Times New Roman" w:cs="Segoe UI"/>
                <w:color w:val="auto"/>
              </w:rPr>
            </w:pPr>
            <w:r>
              <w:rPr>
                <w:rFonts w:ascii="Segoe UI" w:hAnsi="Segoe UI" w:eastAsia="Times New Roman" w:cs="Segoe UI"/>
              </w:rPr>
              <w:t>57</w:t>
            </w:r>
          </w:p>
        </w:tc>
        <w:tc>
          <w:tcPr>
            <w:tcW w:w="136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Pr="00B025B5" w:rsidR="00B025B5" w:rsidP="00B025B5" w:rsidRDefault="00B025B5" w14:paraId="62724A5C" w14:textId="01B78CA5">
            <w:pPr>
              <w:spacing w:after="0" w:line="240" w:lineRule="auto"/>
              <w:jc w:val="center"/>
              <w:rPr>
                <w:rFonts w:ascii="Segoe UI" w:hAnsi="Segoe UI" w:cs="Segoe UI"/>
              </w:rPr>
            </w:pPr>
            <w:r w:rsidRPr="00B025B5">
              <w:rPr>
                <w:rFonts w:ascii="Segoe UI" w:hAnsi="Segoe UI" w:cs="Segoe UI"/>
              </w:rPr>
              <w:t>1.181.537</w:t>
            </w:r>
          </w:p>
        </w:tc>
      </w:tr>
    </w:tbl>
    <w:p w:rsidRPr="00FC2824" w:rsidR="005F6F64" w:rsidP="005F6F64" w:rsidRDefault="005F6F64" w14:paraId="1A9643CD" w14:textId="22D5D6A4">
      <w:pPr>
        <w:pStyle w:val="Descripcin"/>
        <w:keepNext/>
        <w:jc w:val="center"/>
        <w:rPr>
          <w:rFonts w:ascii="Segoe UI" w:hAnsi="Segoe UI" w:cs="Segoe UI"/>
        </w:rPr>
      </w:pPr>
      <w:bookmarkStart w:name="_Toc164932111" w:id="16"/>
      <w:r w:rsidRPr="00FC2824">
        <w:rPr>
          <w:rFonts w:ascii="Segoe UI" w:hAnsi="Segoe UI" w:cs="Segoe UI"/>
        </w:rPr>
        <w:t xml:space="preserve">Tabla </w:t>
      </w:r>
      <w:r w:rsidRPr="00FC2824">
        <w:rPr>
          <w:rFonts w:ascii="Segoe UI" w:hAnsi="Segoe UI" w:cs="Segoe UI"/>
        </w:rPr>
        <w:fldChar w:fldCharType="begin"/>
      </w:r>
      <w:r w:rsidRPr="00FC2824">
        <w:rPr>
          <w:rFonts w:ascii="Segoe UI" w:hAnsi="Segoe UI" w:cs="Segoe UI"/>
        </w:rPr>
        <w:instrText xml:space="preserve"> SEQ Tabla \* ARABIC </w:instrText>
      </w:r>
      <w:r w:rsidRPr="00FC2824">
        <w:rPr>
          <w:rFonts w:ascii="Segoe UI" w:hAnsi="Segoe UI" w:cs="Segoe UI"/>
        </w:rPr>
        <w:fldChar w:fldCharType="separate"/>
      </w:r>
      <w:r w:rsidRPr="00FC2824">
        <w:rPr>
          <w:rFonts w:ascii="Segoe UI" w:hAnsi="Segoe UI" w:cs="Segoe UI"/>
          <w:noProof/>
        </w:rPr>
        <w:t>2</w:t>
      </w:r>
      <w:r w:rsidRPr="00FC2824">
        <w:rPr>
          <w:rFonts w:ascii="Segoe UI" w:hAnsi="Segoe UI" w:cs="Segoe UI"/>
        </w:rPr>
        <w:fldChar w:fldCharType="end"/>
      </w:r>
      <w:r w:rsidRPr="00FC2824">
        <w:rPr>
          <w:rFonts w:ascii="Segoe UI" w:hAnsi="Segoe UI" w:cs="Segoe UI"/>
        </w:rPr>
        <w:t xml:space="preserve">. Descripción inicial de la fuente </w:t>
      </w:r>
      <w:bookmarkEnd w:id="16"/>
      <w:r w:rsidR="00FF7A9A">
        <w:rPr>
          <w:rFonts w:ascii="Segoe UI" w:hAnsi="Segoe UI" w:cs="Segoe UI"/>
        </w:rPr>
        <w:t>SIVIGILA</w:t>
      </w:r>
    </w:p>
    <w:p w:rsidRPr="00FC2824" w:rsidR="00146AD2" w:rsidP="00DE463D" w:rsidRDefault="00DE463D" w14:paraId="722529F9" w14:textId="51871FFD">
      <w:pPr>
        <w:spacing w:line="240" w:lineRule="auto"/>
        <w:rPr>
          <w:rFonts w:ascii="Segoe UI" w:hAnsi="Segoe UI" w:eastAsia="Times New Roman" w:cs="Segoe UI"/>
        </w:rPr>
      </w:pPr>
      <w:r w:rsidRPr="00FC2824">
        <w:rPr>
          <w:rFonts w:ascii="Segoe UI" w:hAnsi="Segoe UI" w:cs="Segoe UI"/>
        </w:rPr>
        <w:br/>
      </w:r>
      <w:r w:rsidRPr="00FC2824" w:rsidR="34348D24">
        <w:rPr>
          <w:rFonts w:ascii="Segoe UI" w:hAnsi="Segoe UI" w:eastAsia="Times New Roman" w:cs="Segoe UI"/>
        </w:rPr>
        <w:t>El total de registros es de</w:t>
      </w:r>
      <w:r w:rsidRPr="00B90125" w:rsidR="00B90125">
        <w:t xml:space="preserve"> </w:t>
      </w:r>
      <w:r w:rsidRPr="00B90125" w:rsidR="00B90125">
        <w:rPr>
          <w:rFonts w:ascii="Segoe UI" w:hAnsi="Segoe UI" w:eastAsia="Times New Roman" w:cs="Segoe UI"/>
        </w:rPr>
        <w:t>7</w:t>
      </w:r>
      <w:r w:rsidR="00B90125">
        <w:rPr>
          <w:rFonts w:ascii="Segoe UI" w:hAnsi="Segoe UI" w:eastAsia="Times New Roman" w:cs="Segoe UI"/>
        </w:rPr>
        <w:t>’</w:t>
      </w:r>
      <w:r w:rsidRPr="00B90125" w:rsidR="00B90125">
        <w:rPr>
          <w:rFonts w:ascii="Segoe UI" w:hAnsi="Segoe UI" w:eastAsia="Times New Roman" w:cs="Segoe UI"/>
        </w:rPr>
        <w:t>815</w:t>
      </w:r>
      <w:r w:rsidR="00B90125">
        <w:rPr>
          <w:rFonts w:ascii="Segoe UI" w:hAnsi="Segoe UI" w:eastAsia="Times New Roman" w:cs="Segoe UI"/>
        </w:rPr>
        <w:t>.</w:t>
      </w:r>
      <w:r w:rsidRPr="00B90125" w:rsidR="00B90125">
        <w:rPr>
          <w:rFonts w:ascii="Segoe UI" w:hAnsi="Segoe UI" w:eastAsia="Times New Roman" w:cs="Segoe UI"/>
        </w:rPr>
        <w:t>255</w:t>
      </w:r>
      <w:r w:rsidRPr="00FC2824" w:rsidR="34348D24">
        <w:rPr>
          <w:rFonts w:ascii="Segoe UI" w:hAnsi="Segoe UI" w:eastAsia="Times New Roman" w:cs="Segoe UI"/>
        </w:rPr>
        <w:t xml:space="preserve"> </w:t>
      </w:r>
      <w:r w:rsidR="00A2712B">
        <w:rPr>
          <w:rFonts w:ascii="Segoe UI" w:hAnsi="Segoe UI" w:eastAsia="Times New Roman" w:cs="Segoe UI"/>
        </w:rPr>
        <w:t>registros</w:t>
      </w:r>
      <w:r w:rsidRPr="00FC2824" w:rsidR="240C5050">
        <w:rPr>
          <w:rFonts w:ascii="Segoe UI" w:hAnsi="Segoe UI" w:eastAsia="Times New Roman" w:cs="Segoe UI"/>
        </w:rPr>
        <w:t xml:space="preserve"> en la fuente</w:t>
      </w:r>
      <w:r w:rsidR="00E307CD">
        <w:rPr>
          <w:rFonts w:ascii="Segoe UI" w:hAnsi="Segoe UI" w:eastAsia="Times New Roman" w:cs="Segoe UI"/>
        </w:rPr>
        <w:t xml:space="preserve"> </w:t>
      </w:r>
      <w:r w:rsidR="00FF7A9A">
        <w:rPr>
          <w:rFonts w:ascii="Segoe UI" w:hAnsi="Segoe UI" w:cs="Segoe UI"/>
        </w:rPr>
        <w:t>SIVIGILA</w:t>
      </w:r>
      <w:r w:rsidRPr="00FC2824" w:rsidR="240C5050">
        <w:rPr>
          <w:rFonts w:ascii="Segoe UI" w:hAnsi="Segoe UI" w:eastAsia="Times New Roman" w:cs="Segoe UI"/>
        </w:rPr>
        <w:t>.</w:t>
      </w:r>
    </w:p>
    <w:p w:rsidRPr="00FC2824" w:rsidR="009D318A" w:rsidP="00B2237D" w:rsidRDefault="009D318A" w14:paraId="275DC1C0" w14:textId="354C644C">
      <w:pPr>
        <w:rPr>
          <w:rFonts w:ascii="Segoe UI" w:hAnsi="Segoe UI" w:eastAsia="Times New Roman" w:cs="Segoe UI"/>
        </w:rPr>
      </w:pPr>
    </w:p>
    <w:p w:rsidRPr="00FC2824" w:rsidR="006E0A5D" w:rsidRDefault="006E0A5D" w14:paraId="38CFCC5D" w14:textId="77777777">
      <w:pPr>
        <w:rPr>
          <w:rFonts w:ascii="Segoe UI" w:hAnsi="Segoe UI" w:eastAsia="Cambria" w:cs="Segoe UI"/>
          <w:color w:val="2E75B5"/>
          <w:sz w:val="28"/>
        </w:rPr>
      </w:pPr>
      <w:r w:rsidRPr="00FC2824">
        <w:rPr>
          <w:rFonts w:ascii="Segoe UI" w:hAnsi="Segoe UI" w:cs="Segoe UI"/>
        </w:rPr>
        <w:br w:type="page"/>
      </w:r>
    </w:p>
    <w:p w:rsidRPr="00FC2824" w:rsidR="000E5D05" w:rsidP="000E5D05" w:rsidRDefault="0047277E" w14:paraId="7679EDC7" w14:textId="700F87B9">
      <w:pPr>
        <w:pStyle w:val="Ttulo3"/>
        <w:rPr>
          <w:rFonts w:ascii="Segoe UI" w:hAnsi="Segoe UI" w:cs="Segoe UI"/>
        </w:rPr>
      </w:pPr>
      <w:bookmarkStart w:name="_Toc165389892" w:id="17"/>
      <w:r w:rsidRPr="00FC2824">
        <w:rPr>
          <w:rFonts w:ascii="Segoe UI" w:hAnsi="Segoe UI" w:cs="Segoe UI"/>
        </w:rPr>
        <w:lastRenderedPageBreak/>
        <w:t>3</w:t>
      </w:r>
      <w:r w:rsidRPr="00FC2824" w:rsidR="000E5D05">
        <w:rPr>
          <w:rFonts w:ascii="Segoe UI" w:hAnsi="Segoe UI" w:cs="Segoe UI"/>
        </w:rPr>
        <w:t>.2</w:t>
      </w:r>
      <w:r w:rsidRPr="00FC2824" w:rsidR="00C01B71">
        <w:rPr>
          <w:rFonts w:ascii="Segoe UI" w:hAnsi="Segoe UI" w:cs="Segoe UI"/>
        </w:rPr>
        <w:t>.1</w:t>
      </w:r>
      <w:r w:rsidRPr="00FC2824" w:rsidR="000E5D05">
        <w:rPr>
          <w:rFonts w:ascii="Segoe UI" w:hAnsi="Segoe UI" w:cs="Segoe UI"/>
        </w:rPr>
        <w:t xml:space="preserve"> </w:t>
      </w:r>
      <w:r w:rsidRPr="00FC2824" w:rsidR="00C01B71">
        <w:rPr>
          <w:rFonts w:ascii="Segoe UI" w:hAnsi="Segoe UI" w:cs="Segoe UI"/>
        </w:rPr>
        <w:t>Ajustes requeridos en nombres de las fuentes</w:t>
      </w:r>
      <w:bookmarkEnd w:id="17"/>
    </w:p>
    <w:p w:rsidR="00E16565" w:rsidP="00190056" w:rsidRDefault="00E16565" w14:paraId="512163DC" w14:textId="77777777">
      <w:pPr>
        <w:spacing w:line="240" w:lineRule="auto"/>
        <w:jc w:val="both"/>
        <w:rPr>
          <w:rFonts w:ascii="Segoe UI" w:hAnsi="Segoe UI" w:eastAsia="Times New Roman" w:cs="Segoe UI"/>
        </w:rPr>
      </w:pPr>
    </w:p>
    <w:p w:rsidRPr="00FC2824" w:rsidR="00420575" w:rsidP="00190056" w:rsidRDefault="00190056" w14:paraId="0B2538BA" w14:textId="76D88B3D">
      <w:pPr>
        <w:spacing w:line="240" w:lineRule="auto"/>
        <w:jc w:val="both"/>
        <w:rPr>
          <w:rFonts w:ascii="Segoe UI" w:hAnsi="Segoe UI" w:eastAsia="Times New Roman" w:cs="Segoe UI"/>
        </w:rPr>
      </w:pPr>
      <w:r w:rsidRPr="00FC2824">
        <w:rPr>
          <w:rFonts w:ascii="Segoe UI" w:hAnsi="Segoe UI" w:eastAsia="Times New Roman" w:cs="Segoe UI"/>
        </w:rPr>
        <w:t xml:space="preserve">La información recibida abarca un periodo que comprende desde </w:t>
      </w:r>
      <w:r w:rsidR="00792EB8">
        <w:rPr>
          <w:rFonts w:ascii="Segoe UI" w:hAnsi="Segoe UI" w:eastAsia="Times New Roman" w:cs="Segoe UI"/>
        </w:rPr>
        <w:t>2008</w:t>
      </w:r>
      <w:r w:rsidRPr="00FC2824">
        <w:rPr>
          <w:rFonts w:ascii="Segoe UI" w:hAnsi="Segoe UI" w:eastAsia="Times New Roman" w:cs="Segoe UI"/>
        </w:rPr>
        <w:t xml:space="preserve"> hasta </w:t>
      </w:r>
      <w:r w:rsidR="00792EB8">
        <w:rPr>
          <w:rFonts w:ascii="Segoe UI" w:hAnsi="Segoe UI" w:eastAsia="Times New Roman" w:cs="Segoe UI"/>
        </w:rPr>
        <w:t>2022</w:t>
      </w:r>
      <w:r w:rsidRPr="00FC2824">
        <w:rPr>
          <w:rFonts w:ascii="Segoe UI" w:hAnsi="Segoe UI" w:eastAsia="Times New Roman" w:cs="Segoe UI"/>
        </w:rPr>
        <w:t xml:space="preserve">. </w:t>
      </w:r>
      <w:r w:rsidRPr="00FC2824" w:rsidR="00BE7BE5">
        <w:rPr>
          <w:rFonts w:ascii="Segoe UI" w:hAnsi="Segoe UI" w:eastAsia="Times New Roman" w:cs="Segoe UI"/>
        </w:rPr>
        <w:t xml:space="preserve">No fue necesario aplicar ajuste en los nombres de las variables, no se evidencio un numero o nombre distinto de las columnas a través del tiempo. </w:t>
      </w:r>
      <w:r w:rsidRPr="00FC2824" w:rsidR="00484F6C">
        <w:rPr>
          <w:rFonts w:ascii="Segoe UI" w:hAnsi="Segoe UI" w:eastAsia="Times New Roman" w:cs="Segoe UI"/>
        </w:rPr>
        <w:t>También l</w:t>
      </w:r>
      <w:r w:rsidRPr="00FC2824" w:rsidR="005F6F64">
        <w:rPr>
          <w:rFonts w:ascii="Segoe UI" w:hAnsi="Segoe UI" w:eastAsia="Times New Roman" w:cs="Segoe UI"/>
        </w:rPr>
        <w:t>a informaci</w:t>
      </w:r>
      <w:r w:rsidRPr="00FC2824" w:rsidR="00420575">
        <w:rPr>
          <w:rFonts w:ascii="Segoe UI" w:hAnsi="Segoe UI" w:eastAsia="Times New Roman" w:cs="Segoe UI"/>
        </w:rPr>
        <w:t>ón recibida no evidencia registros iguales o duplicados</w:t>
      </w:r>
      <w:r w:rsidR="00824BCB">
        <w:rPr>
          <w:rFonts w:ascii="Segoe UI" w:hAnsi="Segoe UI" w:eastAsia="Times New Roman" w:cs="Segoe UI"/>
        </w:rPr>
        <w:t xml:space="preserve">. </w:t>
      </w:r>
      <w:r w:rsidR="00E16565">
        <w:rPr>
          <w:rFonts w:ascii="Segoe UI" w:hAnsi="Segoe UI" w:eastAsia="Times New Roman" w:cs="Segoe UI"/>
        </w:rPr>
        <w:t>Sin embargo, si se presenta una alteración de los datos recibidos, puesto que se encuentran datos atípicos, probablemente correspondientes a otras consultas.</w:t>
      </w:r>
    </w:p>
    <w:p w:rsidRPr="00FC2824" w:rsidR="00420575" w:rsidP="00484F6C" w:rsidRDefault="0047277E" w14:paraId="00012A9D" w14:textId="64FC1E6C">
      <w:pPr>
        <w:pStyle w:val="Ttulo3"/>
        <w:rPr>
          <w:rFonts w:ascii="Segoe UI" w:hAnsi="Segoe UI" w:cs="Segoe UI"/>
        </w:rPr>
      </w:pPr>
      <w:bookmarkStart w:name="_Toc164932068" w:id="18"/>
      <w:bookmarkStart w:name="_Toc165389893" w:id="19"/>
      <w:r w:rsidRPr="00FC2824">
        <w:rPr>
          <w:rFonts w:ascii="Segoe UI" w:hAnsi="Segoe UI" w:cs="Segoe UI"/>
        </w:rPr>
        <w:t xml:space="preserve">3.2.2 </w:t>
      </w:r>
      <w:r w:rsidRPr="00FC2824" w:rsidR="00420575">
        <w:rPr>
          <w:rFonts w:ascii="Segoe UI" w:hAnsi="Segoe UI" w:cs="Segoe UI"/>
        </w:rPr>
        <w:t>Ajustes requeridos en registros de resumen en la exportación</w:t>
      </w:r>
      <w:bookmarkEnd w:id="18"/>
      <w:bookmarkEnd w:id="19"/>
      <w:r w:rsidRPr="00FC2824" w:rsidR="00420575">
        <w:rPr>
          <w:rFonts w:ascii="Segoe UI" w:hAnsi="Segoe UI" w:cs="Segoe UI"/>
        </w:rPr>
        <w:t xml:space="preserve"> </w:t>
      </w:r>
    </w:p>
    <w:p w:rsidR="00BE7BE5" w:rsidP="00190056" w:rsidRDefault="00BE7BE5" w14:paraId="6589D2C3" w14:textId="77777777">
      <w:pPr>
        <w:pStyle w:val="Descripcin"/>
        <w:jc w:val="center"/>
        <w:rPr>
          <w:rFonts w:ascii="Segoe UI" w:hAnsi="Segoe UI" w:cs="Segoe UI"/>
        </w:rPr>
      </w:pPr>
    </w:p>
    <w:p w:rsidR="00F1327C" w:rsidP="00C31363" w:rsidRDefault="00F1327C" w14:paraId="236CA1D4" w14:textId="00721E17">
      <w:pPr>
        <w:ind w:left="2"/>
        <w:rPr>
          <w:rFonts w:ascii="Segoe UI" w:hAnsi="Segoe UI" w:eastAsia="Quattrocento Sans" w:cs="Segoe UI"/>
        </w:rPr>
      </w:pPr>
      <w:r w:rsidRPr="00FC2824">
        <w:rPr>
          <w:rFonts w:ascii="Segoe UI" w:hAnsi="Segoe UI" w:eastAsia="Quattrocento Sans" w:cs="Segoe UI"/>
        </w:rPr>
        <w:t xml:space="preserve">Al analizar los valores no numéricos de los datos </w:t>
      </w:r>
      <w:r w:rsidRPr="00FC2824" w:rsidR="004B486A">
        <w:rPr>
          <w:rFonts w:ascii="Segoe UI" w:hAnsi="Segoe UI" w:eastAsia="Quattrocento Sans" w:cs="Segoe UI"/>
        </w:rPr>
        <w:t xml:space="preserve">originales </w:t>
      </w:r>
      <w:r w:rsidR="004B486A">
        <w:rPr>
          <w:rFonts w:ascii="Segoe UI" w:hAnsi="Segoe UI" w:eastAsia="Quattrocento Sans" w:cs="Segoe UI"/>
        </w:rPr>
        <w:t>de</w:t>
      </w:r>
      <w:r>
        <w:rPr>
          <w:rFonts w:ascii="Segoe UI" w:hAnsi="Segoe UI" w:eastAsia="Quattrocento Sans" w:cs="Segoe UI"/>
        </w:rPr>
        <w:t xml:space="preserve"> </w:t>
      </w:r>
      <w:r w:rsidR="00FF7A9A">
        <w:rPr>
          <w:rFonts w:ascii="Segoe UI" w:hAnsi="Segoe UI" w:cs="Segoe UI"/>
        </w:rPr>
        <w:t>SIVIGILA</w:t>
      </w:r>
      <w:r w:rsidRPr="00FC2824" w:rsidR="00FF7A9A">
        <w:rPr>
          <w:rFonts w:ascii="Segoe UI" w:hAnsi="Segoe UI" w:eastAsia="Quattrocento Sans" w:cs="Segoe UI"/>
        </w:rPr>
        <w:t xml:space="preserve"> </w:t>
      </w:r>
      <w:r w:rsidR="00D94B20">
        <w:rPr>
          <w:rFonts w:ascii="Segoe UI" w:hAnsi="Segoe UI" w:eastAsia="Quattrocento Sans" w:cs="Segoe UI"/>
        </w:rPr>
        <w:t>s</w:t>
      </w:r>
      <w:r w:rsidRPr="00FC2824">
        <w:rPr>
          <w:rFonts w:ascii="Segoe UI" w:hAnsi="Segoe UI" w:eastAsia="Quattrocento Sans" w:cs="Segoe UI"/>
        </w:rPr>
        <w:t xml:space="preserve">e identificó que </w:t>
      </w:r>
      <w:r w:rsidR="00D94B20">
        <w:rPr>
          <w:rFonts w:ascii="Segoe UI" w:hAnsi="Segoe UI" w:eastAsia="Quattrocento Sans" w:cs="Segoe UI"/>
        </w:rPr>
        <w:t xml:space="preserve">la columna Edad estaba compuesta por </w:t>
      </w:r>
      <w:r w:rsidR="00917FDD">
        <w:rPr>
          <w:rFonts w:ascii="Segoe UI" w:hAnsi="Segoe UI" w:eastAsia="Quattrocento Sans" w:cs="Segoe UI"/>
        </w:rPr>
        <w:t xml:space="preserve">datos </w:t>
      </w:r>
      <w:r w:rsidR="00393E6F">
        <w:rPr>
          <w:rFonts w:ascii="Segoe UI" w:hAnsi="Segoe UI" w:eastAsia="Quattrocento Sans" w:cs="Segoe UI"/>
        </w:rPr>
        <w:t>categóricos</w:t>
      </w:r>
      <w:r w:rsidR="00917FDD">
        <w:rPr>
          <w:rFonts w:ascii="Segoe UI" w:hAnsi="Segoe UI" w:eastAsia="Quattrocento Sans" w:cs="Segoe UI"/>
        </w:rPr>
        <w:t>:</w:t>
      </w:r>
      <w:r w:rsidR="00A66BD9">
        <w:rPr>
          <w:rFonts w:ascii="Segoe UI" w:hAnsi="Segoe UI" w:eastAsia="Quattrocento Sans" w:cs="Segoe UI"/>
        </w:rPr>
        <w:t xml:space="preserve"> </w:t>
      </w:r>
    </w:p>
    <w:p w:rsidR="009666D8" w:rsidP="00AD1808" w:rsidRDefault="00626CB5" w14:paraId="03827992" w14:textId="1A23C987">
      <w:pPr>
        <w:jc w:val="center"/>
        <w:rPr>
          <w:rFonts w:ascii="Segoe UI" w:hAnsi="Segoe UI" w:cs="Segoe UI"/>
        </w:rPr>
      </w:pPr>
      <w:r>
        <w:rPr>
          <w:noProof/>
        </w:rPr>
        <w:drawing>
          <wp:inline distT="0" distB="0" distL="0" distR="0" wp14:anchorId="69F70067" wp14:editId="43D770BF">
            <wp:extent cx="933450" cy="3114675"/>
            <wp:effectExtent l="0" t="0" r="0" b="9525"/>
            <wp:docPr id="3003850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85074" name="Imagen 1" descr="Texto&#10;&#10;Descripción generada automáticamente"/>
                    <pic:cNvPicPr/>
                  </pic:nvPicPr>
                  <pic:blipFill>
                    <a:blip r:embed="rId18"/>
                    <a:stretch>
                      <a:fillRect/>
                    </a:stretch>
                  </pic:blipFill>
                  <pic:spPr>
                    <a:xfrm>
                      <a:off x="0" y="0"/>
                      <a:ext cx="933450" cy="3114675"/>
                    </a:xfrm>
                    <a:prstGeom prst="rect">
                      <a:avLst/>
                    </a:prstGeom>
                  </pic:spPr>
                </pic:pic>
              </a:graphicData>
            </a:graphic>
          </wp:inline>
        </w:drawing>
      </w:r>
    </w:p>
    <w:p w:rsidR="002814F5" w:rsidP="002814F5" w:rsidRDefault="002814F5" w14:paraId="68A2A3B0" w14:textId="6DA80DFC">
      <w:pPr>
        <w:pStyle w:val="Descripcin"/>
        <w:keepNext/>
        <w:jc w:val="center"/>
        <w:rPr>
          <w:rFonts w:ascii="Segoe UI" w:hAnsi="Segoe UI" w:cs="Segoe UI"/>
        </w:rPr>
      </w:pPr>
      <w:bookmarkStart w:name="_Toc165378042" w:id="20"/>
      <w:bookmarkStart w:name="_Hlk165377881" w:id="21"/>
      <w:r w:rsidRPr="00FC2824">
        <w:rPr>
          <w:rFonts w:ascii="Segoe UI" w:hAnsi="Segoe UI" w:cs="Segoe UI"/>
        </w:rPr>
        <w:t xml:space="preserve">Imagen </w:t>
      </w:r>
      <w:r w:rsidRPr="00FC2824">
        <w:rPr>
          <w:rFonts w:ascii="Segoe UI" w:hAnsi="Segoe UI" w:cs="Segoe UI"/>
        </w:rPr>
        <w:fldChar w:fldCharType="begin"/>
      </w:r>
      <w:r w:rsidRPr="00FC2824">
        <w:rPr>
          <w:rFonts w:ascii="Segoe UI" w:hAnsi="Segoe UI" w:cs="Segoe UI"/>
        </w:rPr>
        <w:instrText xml:space="preserve"> SEQ Imagen \* ARABIC </w:instrText>
      </w:r>
      <w:r w:rsidRPr="00FC2824">
        <w:rPr>
          <w:rFonts w:ascii="Segoe UI" w:hAnsi="Segoe UI" w:cs="Segoe UI"/>
        </w:rPr>
        <w:fldChar w:fldCharType="separate"/>
      </w:r>
      <w:r>
        <w:rPr>
          <w:rFonts w:ascii="Segoe UI" w:hAnsi="Segoe UI" w:cs="Segoe UI"/>
        </w:rPr>
        <w:t>2</w:t>
      </w:r>
      <w:r w:rsidRPr="00FC2824">
        <w:rPr>
          <w:rFonts w:ascii="Segoe UI" w:hAnsi="Segoe UI" w:cs="Segoe UI"/>
        </w:rPr>
        <w:fldChar w:fldCharType="end"/>
      </w:r>
      <w:r w:rsidRPr="00FC2824">
        <w:rPr>
          <w:rFonts w:ascii="Segoe UI" w:hAnsi="Segoe UI" w:cs="Segoe UI"/>
        </w:rPr>
        <w:t xml:space="preserve">. </w:t>
      </w:r>
      <w:r>
        <w:rPr>
          <w:rFonts w:ascii="Segoe UI" w:hAnsi="Segoe UI" w:cs="Segoe UI"/>
        </w:rPr>
        <w:t xml:space="preserve">Valores no numéricos </w:t>
      </w:r>
      <w:r w:rsidR="00917FDD">
        <w:rPr>
          <w:rFonts w:ascii="Segoe UI" w:hAnsi="Segoe UI" w:cs="Segoe UI"/>
        </w:rPr>
        <w:t>variable E</w:t>
      </w:r>
      <w:r w:rsidR="00393E6F">
        <w:rPr>
          <w:rFonts w:ascii="Segoe UI" w:hAnsi="Segoe UI" w:cs="Segoe UI"/>
        </w:rPr>
        <w:t>dad</w:t>
      </w:r>
      <w:bookmarkEnd w:id="20"/>
    </w:p>
    <w:bookmarkEnd w:id="21"/>
    <w:p w:rsidR="009A7FE6" w:rsidP="00694F74" w:rsidRDefault="00626CB5" w14:paraId="5B6A9C31" w14:textId="40D13F9A">
      <w:pPr>
        <w:jc w:val="both"/>
        <w:rPr>
          <w:rFonts w:ascii="Segoe UI" w:hAnsi="Segoe UI" w:cs="Segoe UI"/>
        </w:rPr>
      </w:pPr>
      <w:r>
        <w:rPr>
          <w:rFonts w:ascii="Segoe UI" w:hAnsi="Segoe UI" w:cs="Segoe UI"/>
        </w:rPr>
        <w:t xml:space="preserve">Por lo cual se hizo la modificación de esta columna para extraer los valores numéricos correspondientes a la edad y así </w:t>
      </w:r>
      <w:r w:rsidR="00393E6F">
        <w:rPr>
          <w:rFonts w:ascii="Segoe UI" w:hAnsi="Segoe UI" w:cs="Segoe UI"/>
        </w:rPr>
        <w:t xml:space="preserve">poder generar el análisis estadístico correspondiente. </w:t>
      </w:r>
    </w:p>
    <w:p w:rsidR="009A7FE6" w:rsidP="00AD1808" w:rsidRDefault="00E16565" w14:paraId="542845A4" w14:textId="58C12920">
      <w:pPr>
        <w:jc w:val="center"/>
        <w:rPr>
          <w:rFonts w:ascii="Segoe UI" w:hAnsi="Segoe UI" w:cs="Segoe UI"/>
        </w:rPr>
      </w:pPr>
      <w:r>
        <w:rPr>
          <w:noProof/>
        </w:rPr>
        <w:lastRenderedPageBreak/>
        <w:drawing>
          <wp:inline distT="0" distB="0" distL="0" distR="0" wp14:anchorId="05539050" wp14:editId="71D3FED0">
            <wp:extent cx="714375" cy="2752725"/>
            <wp:effectExtent l="0" t="0" r="9525" b="9525"/>
            <wp:docPr id="100780732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07324" name="Imagen 1" descr="Tabla&#10;&#10;Descripción generada automáticamente"/>
                    <pic:cNvPicPr/>
                  </pic:nvPicPr>
                  <pic:blipFill>
                    <a:blip r:embed="rId19"/>
                    <a:stretch>
                      <a:fillRect/>
                    </a:stretch>
                  </pic:blipFill>
                  <pic:spPr>
                    <a:xfrm>
                      <a:off x="0" y="0"/>
                      <a:ext cx="714375" cy="2752725"/>
                    </a:xfrm>
                    <a:prstGeom prst="rect">
                      <a:avLst/>
                    </a:prstGeom>
                  </pic:spPr>
                </pic:pic>
              </a:graphicData>
            </a:graphic>
          </wp:inline>
        </w:drawing>
      </w:r>
    </w:p>
    <w:p w:rsidR="002814F5" w:rsidP="002814F5" w:rsidRDefault="002814F5" w14:paraId="542F26EF" w14:textId="7821B84F">
      <w:pPr>
        <w:pStyle w:val="Descripcin"/>
        <w:keepNext/>
        <w:jc w:val="center"/>
        <w:rPr>
          <w:rFonts w:ascii="Segoe UI" w:hAnsi="Segoe UI" w:cs="Segoe UI"/>
        </w:rPr>
      </w:pPr>
      <w:bookmarkStart w:name="_Toc165378043" w:id="22"/>
      <w:r w:rsidRPr="00FC2824">
        <w:rPr>
          <w:rFonts w:ascii="Segoe UI" w:hAnsi="Segoe UI" w:cs="Segoe UI"/>
        </w:rPr>
        <w:t xml:space="preserve">Imagen </w:t>
      </w:r>
      <w:r w:rsidRPr="00FC2824">
        <w:rPr>
          <w:rFonts w:ascii="Segoe UI" w:hAnsi="Segoe UI" w:cs="Segoe UI"/>
        </w:rPr>
        <w:fldChar w:fldCharType="begin"/>
      </w:r>
      <w:r w:rsidRPr="00FC2824">
        <w:rPr>
          <w:rFonts w:ascii="Segoe UI" w:hAnsi="Segoe UI" w:cs="Segoe UI"/>
        </w:rPr>
        <w:instrText xml:space="preserve"> SEQ Imagen \* ARABIC </w:instrText>
      </w:r>
      <w:r w:rsidRPr="00FC2824">
        <w:rPr>
          <w:rFonts w:ascii="Segoe UI" w:hAnsi="Segoe UI" w:cs="Segoe UI"/>
        </w:rPr>
        <w:fldChar w:fldCharType="separate"/>
      </w:r>
      <w:r>
        <w:rPr>
          <w:rFonts w:ascii="Segoe UI" w:hAnsi="Segoe UI" w:cs="Segoe UI"/>
          <w:noProof/>
        </w:rPr>
        <w:t>3</w:t>
      </w:r>
      <w:r w:rsidRPr="00FC2824">
        <w:rPr>
          <w:rFonts w:ascii="Segoe UI" w:hAnsi="Segoe UI" w:cs="Segoe UI"/>
        </w:rPr>
        <w:fldChar w:fldCharType="end"/>
      </w:r>
      <w:r w:rsidRPr="00FC2824">
        <w:rPr>
          <w:rFonts w:ascii="Segoe UI" w:hAnsi="Segoe UI" w:cs="Segoe UI"/>
        </w:rPr>
        <w:t xml:space="preserve">. </w:t>
      </w:r>
      <w:r w:rsidR="00393E6F">
        <w:rPr>
          <w:rFonts w:ascii="Segoe UI" w:hAnsi="Segoe UI" w:cs="Segoe UI"/>
        </w:rPr>
        <w:t>Nuevos datos variable Edad</w:t>
      </w:r>
      <w:bookmarkEnd w:id="22"/>
      <w:r w:rsidR="00490C14">
        <w:rPr>
          <w:rFonts w:ascii="Segoe UI" w:hAnsi="Segoe UI" w:cs="Segoe UI"/>
        </w:rPr>
        <w:t xml:space="preserve"> </w:t>
      </w:r>
    </w:p>
    <w:p w:rsidR="002814F5" w:rsidP="00AD1808" w:rsidRDefault="002814F5" w14:paraId="587323BE" w14:textId="77777777">
      <w:pPr>
        <w:jc w:val="center"/>
        <w:rPr>
          <w:rFonts w:ascii="Segoe UI" w:hAnsi="Segoe UI" w:cs="Segoe UI"/>
        </w:rPr>
      </w:pPr>
    </w:p>
    <w:p w:rsidR="00E307CD" w:rsidP="00D83862" w:rsidRDefault="00393E6F" w14:paraId="05A46419" w14:textId="32E20DAD">
      <w:pPr>
        <w:jc w:val="both"/>
        <w:rPr>
          <w:rFonts w:ascii="Segoe UI" w:hAnsi="Segoe UI" w:eastAsia="Times New Roman" w:cs="Segoe UI"/>
        </w:rPr>
      </w:pPr>
      <w:r>
        <w:rPr>
          <w:rFonts w:ascii="Segoe UI" w:hAnsi="Segoe UI" w:cs="Segoe UI"/>
        </w:rPr>
        <w:t>Una vez modificada, se procedió a eliminar los campos con valores en NULL</w:t>
      </w:r>
      <w:r w:rsidR="00E307CD">
        <w:rPr>
          <w:rFonts w:ascii="Segoe UI" w:hAnsi="Segoe UI" w:eastAsia="Times New Roman" w:cs="Segoe UI"/>
        </w:rPr>
        <w:t>.</w:t>
      </w:r>
    </w:p>
    <w:p w:rsidR="00E307CD" w:rsidRDefault="00E307CD" w14:paraId="3C44049A" w14:textId="77777777">
      <w:pPr>
        <w:rPr>
          <w:rFonts w:ascii="Segoe UI" w:hAnsi="Segoe UI" w:eastAsia="Times New Roman" w:cs="Segoe UI"/>
        </w:rPr>
      </w:pPr>
      <w:r>
        <w:rPr>
          <w:rFonts w:ascii="Segoe UI" w:hAnsi="Segoe UI" w:eastAsia="Times New Roman" w:cs="Segoe UI"/>
        </w:rPr>
        <w:br w:type="page"/>
      </w:r>
    </w:p>
    <w:p w:rsidRPr="00FC2824" w:rsidR="00371D42" w:rsidP="00371D42" w:rsidRDefault="000563B8" w14:paraId="46E6F12F" w14:textId="2E14576A">
      <w:pPr>
        <w:pStyle w:val="Ttulo2"/>
        <w:rPr>
          <w:rFonts w:ascii="Segoe UI" w:hAnsi="Segoe UI" w:cs="Segoe UI"/>
        </w:rPr>
      </w:pPr>
      <w:bookmarkStart w:name="_Toc164932069" w:id="23"/>
      <w:bookmarkStart w:name="_Toc165389894" w:id="24"/>
      <w:r w:rsidRPr="00FC2824">
        <w:rPr>
          <w:rFonts w:ascii="Segoe UI" w:hAnsi="Segoe UI" w:cs="Segoe UI"/>
        </w:rPr>
        <w:lastRenderedPageBreak/>
        <w:t xml:space="preserve">3.3 </w:t>
      </w:r>
      <w:r w:rsidRPr="00FC2824" w:rsidR="00371D42">
        <w:rPr>
          <w:rFonts w:ascii="Segoe UI" w:hAnsi="Segoe UI" w:cs="Segoe UI"/>
        </w:rPr>
        <w:t>Estadísticas descriptivas de las variables</w:t>
      </w:r>
      <w:bookmarkEnd w:id="23"/>
      <w:bookmarkEnd w:id="24"/>
    </w:p>
    <w:p w:rsidRPr="00FC2824" w:rsidR="00371D42" w:rsidP="00371D42" w:rsidRDefault="00371D42" w14:paraId="24BF8506" w14:textId="77777777">
      <w:pPr>
        <w:rPr>
          <w:rFonts w:ascii="Segoe UI" w:hAnsi="Segoe UI" w:cs="Segoe UI"/>
        </w:rPr>
      </w:pPr>
    </w:p>
    <w:p w:rsidRPr="00FC2824" w:rsidR="00371D42" w:rsidP="000563B8" w:rsidRDefault="00371D42" w14:paraId="625EEEB3" w14:textId="0F4A3ACC">
      <w:pPr>
        <w:jc w:val="both"/>
        <w:rPr>
          <w:rFonts w:ascii="Segoe UI" w:hAnsi="Segoe UI" w:cs="Segoe UI"/>
        </w:rPr>
      </w:pPr>
      <w:r w:rsidRPr="00FC2824">
        <w:rPr>
          <w:rFonts w:ascii="Segoe UI" w:hAnsi="Segoe UI" w:cs="Segoe UI"/>
        </w:rPr>
        <w:t xml:space="preserve">En esta fase se realizará el análisis exploratorio de los datos de la fuente </w:t>
      </w:r>
      <w:r w:rsidR="00FF7A9A">
        <w:rPr>
          <w:rFonts w:ascii="Segoe UI" w:hAnsi="Segoe UI" w:cs="Segoe UI"/>
        </w:rPr>
        <w:t>SIVIGILA</w:t>
      </w:r>
      <w:r w:rsidR="00E307CD">
        <w:rPr>
          <w:rFonts w:ascii="Segoe UI" w:hAnsi="Segoe UI" w:cs="Segoe UI"/>
        </w:rPr>
        <w:t>.</w:t>
      </w:r>
      <w:r w:rsidRPr="00FC2824">
        <w:rPr>
          <w:rFonts w:ascii="Segoe UI" w:hAnsi="Segoe UI" w:cs="Segoe UI"/>
        </w:rPr>
        <w:t xml:space="preserve"> Esta fase busca obtener una compresión más profunda de la naturaleza y las características básicas de las variables que componen este conjunto de datos. </w:t>
      </w:r>
    </w:p>
    <w:p w:rsidRPr="00FC2824" w:rsidR="00371D42" w:rsidP="000563B8" w:rsidRDefault="00371D42" w14:paraId="6EF839B8" w14:textId="4F053BAE">
      <w:pPr>
        <w:jc w:val="both"/>
        <w:rPr>
          <w:rFonts w:ascii="Segoe UI" w:hAnsi="Segoe UI" w:cs="Segoe UI"/>
        </w:rPr>
      </w:pPr>
      <w:r w:rsidRPr="00FC2824">
        <w:rPr>
          <w:rFonts w:ascii="Segoe UI" w:hAnsi="Segoe UI" w:cs="Segoe UI"/>
        </w:rPr>
        <w:t>A través de algunas técnicas de estadística y visualizaciones, se explorará la distribución, la variabilidad y las posibles relaciones entre las diferentes variables. También</w:t>
      </w:r>
      <w:ins w:author="Johan Manuel Calderon Rodriguez" w:date="2024-05-08T08:10:00Z" w16du:dateUtc="2024-05-08T13:10:00Z" w:id="25">
        <w:r w:rsidR="00D558F8">
          <w:rPr>
            <w:rFonts w:ascii="Segoe UI" w:hAnsi="Segoe UI" w:cs="Segoe UI"/>
          </w:rPr>
          <w:t>,</w:t>
        </w:r>
      </w:ins>
      <w:r w:rsidRPr="00FC2824">
        <w:rPr>
          <w:rFonts w:ascii="Segoe UI" w:hAnsi="Segoe UI" w:cs="Segoe UI"/>
        </w:rPr>
        <w:t xml:space="preserve"> se buscará identificar algunos patrones, tendencias y anomalías que puedan proporcionar información importante para futuros análisis y la toma de decisiones. </w:t>
      </w:r>
    </w:p>
    <w:p w:rsidRPr="00FC2824" w:rsidR="00B7005B" w:rsidP="00E103BB" w:rsidRDefault="00371D42" w14:paraId="2EAD84E4" w14:textId="50517F57">
      <w:pPr>
        <w:jc w:val="both"/>
        <w:rPr>
          <w:rFonts w:ascii="Segoe UI" w:hAnsi="Segoe UI" w:eastAsia="Quattrocento Sans" w:cs="Segoe UI"/>
        </w:rPr>
      </w:pPr>
      <w:r w:rsidRPr="00FC2824">
        <w:rPr>
          <w:rFonts w:ascii="Segoe UI" w:hAnsi="Segoe UI" w:cs="Segoe UI"/>
        </w:rPr>
        <w:t>Este análisis permitirá generar una contextualización adecuada de los datos, y sentar las bases para la limpieza de los datos adecuada para el entorno de la investigación y realizar análisis mucho más robustos en etapas posteriores a este proyecto</w:t>
      </w:r>
    </w:p>
    <w:p w:rsidRPr="00FC2824" w:rsidR="00E103BB" w:rsidRDefault="00E103BB" w14:paraId="0DED1ACC" w14:textId="77777777">
      <w:pPr>
        <w:rPr>
          <w:rFonts w:ascii="Segoe UI" w:hAnsi="Segoe UI" w:cs="Segoe UI"/>
        </w:rPr>
      </w:pPr>
      <w:r w:rsidRPr="00FC2824">
        <w:rPr>
          <w:rFonts w:ascii="Segoe UI" w:hAnsi="Segoe UI" w:cs="Segoe UI"/>
        </w:rPr>
        <w:br w:type="page"/>
      </w:r>
    </w:p>
    <w:p w:rsidRPr="00FC2824" w:rsidR="00B7005B" w:rsidP="001A1EE8" w:rsidRDefault="00B7005B" w14:paraId="46059FF3" w14:textId="77777777">
      <w:pPr>
        <w:jc w:val="both"/>
        <w:rPr>
          <w:rFonts w:ascii="Segoe UI" w:hAnsi="Segoe UI" w:cs="Segoe UI"/>
        </w:rPr>
      </w:pPr>
    </w:p>
    <w:p w:rsidRPr="00FC2824" w:rsidR="00B7005B" w:rsidP="00B7005B" w:rsidRDefault="00E03582" w14:paraId="29083821" w14:textId="50DB3ED6">
      <w:pPr>
        <w:pStyle w:val="Ttulo3"/>
        <w:rPr>
          <w:rFonts w:ascii="Segoe UI" w:hAnsi="Segoe UI" w:cs="Segoe UI"/>
        </w:rPr>
      </w:pPr>
      <w:bookmarkStart w:name="_Toc165389895" w:id="26"/>
      <w:r w:rsidRPr="00FC2824">
        <w:rPr>
          <w:rFonts w:ascii="Segoe UI" w:hAnsi="Segoe UI" w:cs="Segoe UI"/>
        </w:rPr>
        <w:t>3.3.1</w:t>
      </w:r>
      <w:r w:rsidRPr="00FC2824" w:rsidR="00447551">
        <w:rPr>
          <w:rFonts w:ascii="Segoe UI" w:hAnsi="Segoe UI" w:cs="Segoe UI"/>
        </w:rPr>
        <w:t xml:space="preserve"> Esquema para la exploración</w:t>
      </w:r>
      <w:r w:rsidRPr="00FC2824" w:rsidR="00B7005B">
        <w:rPr>
          <w:rFonts w:ascii="Segoe UI" w:hAnsi="Segoe UI" w:cs="Segoe UI"/>
        </w:rPr>
        <w:t xml:space="preserve"> y análisis descriptivo de los datos</w:t>
      </w:r>
      <w:bookmarkEnd w:id="26"/>
      <w:r w:rsidRPr="00FC2824" w:rsidR="00B7005B">
        <w:rPr>
          <w:rFonts w:ascii="Segoe UI" w:hAnsi="Segoe UI" w:cs="Segoe UI"/>
        </w:rPr>
        <w:t xml:space="preserve">   </w:t>
      </w:r>
    </w:p>
    <w:p w:rsidRPr="00FC2824" w:rsidR="00447551" w:rsidP="00B7005B" w:rsidRDefault="00447551" w14:paraId="51BAADE2" w14:textId="77777777">
      <w:pPr>
        <w:spacing w:after="0" w:line="260" w:lineRule="auto"/>
        <w:ind w:left="-5" w:hanging="10"/>
        <w:rPr>
          <w:rFonts w:ascii="Segoe UI" w:hAnsi="Segoe UI" w:eastAsia="Quattrocento Sans" w:cs="Segoe UI"/>
        </w:rPr>
      </w:pPr>
    </w:p>
    <w:p w:rsidRPr="00FC2824" w:rsidR="00B7005B" w:rsidP="00447551" w:rsidRDefault="00447551" w14:paraId="3B5E0C4D" w14:textId="6A18E26E">
      <w:pPr>
        <w:spacing w:after="0" w:line="260" w:lineRule="auto"/>
        <w:ind w:left="-5" w:hanging="10"/>
        <w:jc w:val="both"/>
        <w:rPr>
          <w:rFonts w:ascii="Segoe UI" w:hAnsi="Segoe UI" w:eastAsia="Quattrocento Sans" w:cs="Segoe UI"/>
        </w:rPr>
      </w:pPr>
      <w:r w:rsidRPr="00FC2824">
        <w:rPr>
          <w:rFonts w:ascii="Segoe UI" w:hAnsi="Segoe UI" w:eastAsia="Quattrocento Sans" w:cs="Segoe UI"/>
        </w:rPr>
        <w:t xml:space="preserve">A continuación, se define el siguiente esquema para realizar </w:t>
      </w:r>
      <w:r w:rsidRPr="00FC2824" w:rsidR="00B7005B">
        <w:rPr>
          <w:rFonts w:ascii="Segoe UI" w:hAnsi="Segoe UI" w:eastAsia="Quattrocento Sans" w:cs="Segoe UI"/>
        </w:rPr>
        <w:t xml:space="preserve">la exploración y el análisis descriptivo de los datos. Para cada variable </w:t>
      </w:r>
      <w:r w:rsidRPr="00FC2824">
        <w:rPr>
          <w:rFonts w:ascii="Segoe UI" w:hAnsi="Segoe UI" w:eastAsia="Quattrocento Sans" w:cs="Segoe UI"/>
        </w:rPr>
        <w:t xml:space="preserve">de la fuente de datos </w:t>
      </w:r>
      <w:r w:rsidR="00FF7A9A">
        <w:rPr>
          <w:rFonts w:ascii="Segoe UI" w:hAnsi="Segoe UI" w:cs="Segoe UI"/>
        </w:rPr>
        <w:t>SIVIGILA</w:t>
      </w:r>
      <w:r w:rsidRPr="00FC2824" w:rsidR="00FF7A9A">
        <w:rPr>
          <w:rFonts w:ascii="Segoe UI" w:hAnsi="Segoe UI" w:eastAsia="Quattrocento Sans" w:cs="Segoe UI"/>
        </w:rPr>
        <w:t xml:space="preserve"> </w:t>
      </w:r>
      <w:r w:rsidRPr="00FC2824" w:rsidR="00B7005B">
        <w:rPr>
          <w:rFonts w:ascii="Segoe UI" w:hAnsi="Segoe UI" w:eastAsia="Quattrocento Sans" w:cs="Segoe UI"/>
        </w:rPr>
        <w:t xml:space="preserve">se debe </w:t>
      </w:r>
      <w:r w:rsidRPr="00FC2824">
        <w:rPr>
          <w:rFonts w:ascii="Segoe UI" w:hAnsi="Segoe UI" w:eastAsia="Quattrocento Sans" w:cs="Segoe UI"/>
        </w:rPr>
        <w:t>diligenciar la</w:t>
      </w:r>
      <w:r w:rsidRPr="00FC2824" w:rsidR="00B7005B">
        <w:rPr>
          <w:rFonts w:ascii="Segoe UI" w:hAnsi="Segoe UI" w:eastAsia="Quattrocento Sans" w:cs="Segoe UI"/>
        </w:rPr>
        <w:t xml:space="preserve"> siguiente tabla. </w:t>
      </w:r>
    </w:p>
    <w:p w:rsidRPr="00FC2824" w:rsidR="00B7005B" w:rsidP="00B7005B" w:rsidRDefault="00B7005B" w14:paraId="220AB64C" w14:textId="77777777">
      <w:pPr>
        <w:spacing w:after="0"/>
        <w:rPr>
          <w:rFonts w:ascii="Segoe UI" w:hAnsi="Segoe UI" w:eastAsia="Quattrocento Sans" w:cs="Segoe UI"/>
        </w:rPr>
      </w:pPr>
      <w:r w:rsidRPr="00FC2824">
        <w:rPr>
          <w:rFonts w:ascii="Segoe UI" w:hAnsi="Segoe UI" w:eastAsia="Quattrocento Sans" w:cs="Segoe UI"/>
        </w:rPr>
        <w:t xml:space="preserve"> </w:t>
      </w:r>
    </w:p>
    <w:tbl>
      <w:tblPr>
        <w:tblW w:w="9015" w:type="dxa"/>
        <w:tblInd w:w="-69" w:type="dxa"/>
        <w:tblLayout w:type="fixed"/>
        <w:tblLook w:val="0400" w:firstRow="0" w:lastRow="0" w:firstColumn="0" w:lastColumn="0" w:noHBand="0" w:noVBand="1"/>
      </w:tblPr>
      <w:tblGrid>
        <w:gridCol w:w="2057"/>
        <w:gridCol w:w="6958"/>
      </w:tblGrid>
      <w:tr w:rsidRPr="00FC2824" w:rsidR="00B7005B" w:rsidTr="4F4A410E" w14:paraId="1BD1B0EA" w14:textId="77777777">
        <w:trPr>
          <w:trHeight w:val="482"/>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FC2824" w:rsidR="00B7005B" w:rsidRDefault="00B7005B" w14:paraId="100050A9" w14:textId="77777777">
            <w:pPr>
              <w:ind w:left="2"/>
              <w:rPr>
                <w:rFonts w:ascii="Segoe UI" w:hAnsi="Segoe UI" w:eastAsia="Quattrocento Sans" w:cs="Segoe UI"/>
              </w:rPr>
            </w:pPr>
            <w:r w:rsidRPr="00FC2824">
              <w:rPr>
                <w:rFonts w:ascii="Segoe UI" w:hAnsi="Segoe UI" w:eastAsia="Quattrocento Sans" w:cs="Segoe UI"/>
                <w:b/>
              </w:rPr>
              <w:t xml:space="preserve">FUENTE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FC2824" w:rsidR="00B7005B" w:rsidRDefault="00B7005B" w14:paraId="77232F12" w14:textId="77777777">
            <w:pPr>
              <w:rPr>
                <w:rFonts w:ascii="Segoe UI" w:hAnsi="Segoe UI" w:eastAsia="Quattrocento Sans" w:cs="Segoe UI"/>
              </w:rPr>
            </w:pPr>
            <w:r w:rsidRPr="00FC2824">
              <w:rPr>
                <w:rFonts w:ascii="Segoe UI" w:hAnsi="Segoe UI" w:eastAsia="Quattrocento Sans" w:cs="Segoe UI"/>
                <w:b/>
              </w:rPr>
              <w:t xml:space="preserve">Nombre de la fuente / Nombre del archivo o tabla </w:t>
            </w:r>
          </w:p>
        </w:tc>
      </w:tr>
      <w:tr w:rsidRPr="00FC2824" w:rsidR="00B7005B" w:rsidTr="4F4A410E" w14:paraId="00C3D9D6" w14:textId="77777777">
        <w:trPr>
          <w:trHeight w:val="44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FC2824" w:rsidR="00B7005B" w:rsidRDefault="00B7005B" w14:paraId="567CBFB9" w14:textId="77777777">
            <w:pPr>
              <w:ind w:left="2"/>
              <w:rPr>
                <w:rFonts w:ascii="Segoe UI" w:hAnsi="Segoe UI" w:eastAsia="Quattrocento Sans" w:cs="Segoe UI"/>
              </w:rPr>
            </w:pPr>
            <w:r w:rsidRPr="00FC2824">
              <w:rPr>
                <w:rFonts w:ascii="Segoe UI" w:hAnsi="Segoe UI" w:eastAsia="Quattrocento Sans" w:cs="Segoe UI"/>
                <w:b/>
              </w:rPr>
              <w:t xml:space="preserve">Campo 1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FC2824" w:rsidR="00B7005B" w:rsidRDefault="00B7005B" w14:paraId="0AD3F753" w14:textId="77777777">
            <w:pPr>
              <w:rPr>
                <w:rFonts w:ascii="Segoe UI" w:hAnsi="Segoe UI" w:eastAsia="Quattrocento Sans" w:cs="Segoe UI"/>
              </w:rPr>
            </w:pPr>
            <w:r w:rsidRPr="00FC2824">
              <w:rPr>
                <w:rFonts w:ascii="Segoe UI" w:hAnsi="Segoe UI" w:eastAsia="Quattrocento Sans" w:cs="Segoe UI"/>
              </w:rPr>
              <w:t xml:space="preserve">Nombre del campo tal como aparece en el archivo fuente </w:t>
            </w:r>
          </w:p>
        </w:tc>
      </w:tr>
      <w:tr w:rsidRPr="00FC2824" w:rsidR="00B7005B" w:rsidTr="4F4A410E" w14:paraId="178D5B62" w14:textId="77777777">
        <w:trPr>
          <w:trHeight w:val="67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7488A06F" w14:textId="17C8A61C">
            <w:pPr>
              <w:ind w:left="2"/>
              <w:rPr>
                <w:rFonts w:ascii="Segoe UI" w:hAnsi="Segoe UI" w:eastAsia="Quattrocento Sans" w:cs="Segoe UI"/>
              </w:rPr>
            </w:pPr>
            <w:r w:rsidRPr="00FC2824">
              <w:rPr>
                <w:rFonts w:ascii="Segoe UI" w:hAnsi="Segoe UI" w:eastAsia="Quattrocento Sans" w:cs="Segoe UI"/>
              </w:rPr>
              <w:t>Descripción</w:t>
            </w:r>
            <w:r w:rsidRPr="00FC2824"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B7005B" w14:paraId="387FBD49" w14:textId="354A15F3">
            <w:pPr>
              <w:jc w:val="both"/>
              <w:rPr>
                <w:rFonts w:ascii="Segoe UI" w:hAnsi="Segoe UI" w:eastAsia="Quattrocento Sans" w:cs="Segoe UI"/>
              </w:rPr>
            </w:pPr>
            <w:r w:rsidRPr="00FC2824">
              <w:rPr>
                <w:rFonts w:ascii="Segoe UI" w:hAnsi="Segoe UI" w:eastAsia="Quattrocento Sans" w:cs="Segoe UI"/>
              </w:rPr>
              <w:t>Tipo de dato (fecha, texto categórico, texto no categórico, numérico nominal o numérico ordinal.)</w:t>
            </w:r>
          </w:p>
        </w:tc>
      </w:tr>
      <w:tr w:rsidRPr="00FC2824" w:rsidR="00B7005B" w:rsidTr="4F4A410E" w14:paraId="13801B84" w14:textId="77777777">
        <w:trPr>
          <w:trHeight w:val="37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24F78B7B" w14:textId="6AE30603">
            <w:pPr>
              <w:ind w:left="2"/>
              <w:rPr>
                <w:rFonts w:ascii="Segoe UI" w:hAnsi="Segoe UI" w:eastAsia="Quattrocento Sans" w:cs="Segoe UI"/>
              </w:rPr>
            </w:pPr>
            <w:r w:rsidRPr="00FC2824">
              <w:rPr>
                <w:rFonts w:ascii="Segoe UI" w:hAnsi="Segoe UI" w:eastAsia="Quattrocento Sans" w:cs="Segoe UI"/>
              </w:rPr>
              <w:t>Periodo</w:t>
            </w:r>
            <w:r w:rsidRPr="00FC2824"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681723" w14:paraId="47AEAF19" w14:textId="079279F2">
            <w:pPr>
              <w:ind w:right="48"/>
              <w:jc w:val="both"/>
              <w:rPr>
                <w:rFonts w:ascii="Segoe UI" w:hAnsi="Segoe UI" w:eastAsia="Quattrocento Sans" w:cs="Segoe UI"/>
              </w:rPr>
            </w:pPr>
            <w:r w:rsidRPr="00FC2824">
              <w:rPr>
                <w:rFonts w:ascii="Segoe UI" w:hAnsi="Segoe UI" w:eastAsia="Quattrocento Sans" w:cs="Segoe UI"/>
              </w:rPr>
              <w:t>Periodo de la base de datos</w:t>
            </w:r>
          </w:p>
        </w:tc>
      </w:tr>
      <w:tr w:rsidRPr="00FC2824" w:rsidR="00B7005B" w:rsidTr="4F4A410E" w14:paraId="4B39DACE" w14:textId="77777777">
        <w:trPr>
          <w:trHeight w:val="41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34AC4ABB" w14:textId="3A60B6BF">
            <w:pPr>
              <w:ind w:left="2"/>
              <w:rPr>
                <w:rFonts w:ascii="Segoe UI" w:hAnsi="Segoe UI" w:eastAsia="Quattrocento Sans" w:cs="Segoe UI"/>
              </w:rPr>
            </w:pPr>
            <w:r w:rsidRPr="00FC2824">
              <w:rPr>
                <w:rFonts w:ascii="Segoe UI" w:hAnsi="Segoe UI" w:eastAsia="Quattrocento Sans" w:cs="Segoe UI"/>
              </w:rPr>
              <w:t>Extensión</w:t>
            </w:r>
            <w:r w:rsidRPr="00FC2824"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1FEE8967" w14:paraId="50BBAF1D" w14:textId="56AF50D2">
            <w:pPr>
              <w:ind w:right="68"/>
              <w:jc w:val="both"/>
              <w:rPr>
                <w:rFonts w:ascii="Segoe UI" w:hAnsi="Segoe UI" w:eastAsia="Quattrocento Sans" w:cs="Segoe UI"/>
              </w:rPr>
            </w:pPr>
            <w:r w:rsidRPr="00FC2824">
              <w:rPr>
                <w:rFonts w:ascii="Segoe UI" w:hAnsi="Segoe UI" w:eastAsia="Quattrocento Sans" w:cs="Segoe UI"/>
              </w:rPr>
              <w:t>Formato del archivo</w:t>
            </w:r>
          </w:p>
        </w:tc>
      </w:tr>
      <w:tr w:rsidRPr="00FC2824" w:rsidR="00B7005B" w:rsidTr="4F4A410E" w14:paraId="4DE2B077" w14:textId="77777777">
        <w:trPr>
          <w:trHeight w:val="675"/>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058BE090" w14:textId="53350138">
            <w:pPr>
              <w:ind w:left="2"/>
              <w:rPr>
                <w:rFonts w:ascii="Segoe UI" w:hAnsi="Segoe UI" w:eastAsia="Quattrocento Sans" w:cs="Segoe UI"/>
              </w:rPr>
            </w:pPr>
            <w:r w:rsidRPr="00FC2824">
              <w:rPr>
                <w:rFonts w:ascii="Segoe UI" w:hAnsi="Segoe UI" w:eastAsia="Quattrocento Sans" w:cs="Segoe UI"/>
              </w:rPr>
              <w:t>Volumen</w:t>
            </w:r>
            <w:r w:rsidRPr="00FC2824" w:rsidR="00B7005B">
              <w:rPr>
                <w:rFonts w:ascii="Segoe UI" w:hAnsi="Segoe UI" w:eastAsia="Quattrocento Sans" w:cs="Segoe UI"/>
              </w:rPr>
              <w:t xml:space="preserve"> </w:t>
            </w:r>
            <w:r w:rsidRPr="00FC2824" w:rsidR="00681723">
              <w:rPr>
                <w:rFonts w:ascii="Segoe UI" w:hAnsi="Segoe UI" w:eastAsia="Quattrocento Sans" w:cs="Segoe UI"/>
              </w:rPr>
              <w:t>(#filas)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681723" w14:paraId="6232B1FA" w14:textId="010844AC">
            <w:pPr>
              <w:jc w:val="both"/>
              <w:rPr>
                <w:rFonts w:ascii="Segoe UI" w:hAnsi="Segoe UI" w:eastAsia="Quattrocento Sans" w:cs="Segoe UI"/>
              </w:rPr>
            </w:pPr>
            <w:r w:rsidRPr="00FC2824">
              <w:rPr>
                <w:rFonts w:ascii="Segoe UI" w:hAnsi="Segoe UI" w:eastAsia="Quattrocento Sans" w:cs="Segoe UI"/>
              </w:rPr>
              <w:t>Cantidad de registros</w:t>
            </w:r>
          </w:p>
        </w:tc>
      </w:tr>
      <w:tr w:rsidRPr="00FC2824" w:rsidR="00B7005B" w:rsidTr="4F4A410E" w14:paraId="00E3FACD" w14:textId="77777777">
        <w:trPr>
          <w:trHeight w:val="433"/>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681723" w14:paraId="0C98AD9C" w14:textId="720F0F20">
            <w:pPr>
              <w:ind w:left="2"/>
              <w:rPr>
                <w:rFonts w:ascii="Segoe UI" w:hAnsi="Segoe UI" w:eastAsia="Quattrocento Sans" w:cs="Segoe UI"/>
              </w:rPr>
            </w:pPr>
            <w:r w:rsidRPr="00FC2824">
              <w:rPr>
                <w:rFonts w:ascii="Segoe UI" w:hAnsi="Segoe UI" w:eastAsia="Quattrocento Sans" w:cs="Segoe UI"/>
              </w:rPr>
              <w:t>Campos (#columnas)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B7005B" w14:paraId="5848EE1F" w14:textId="42EAC01C">
            <w:pPr>
              <w:rPr>
                <w:rFonts w:ascii="Segoe UI" w:hAnsi="Segoe UI" w:eastAsia="Quattrocento Sans" w:cs="Segoe UI"/>
              </w:rPr>
            </w:pPr>
            <w:r w:rsidRPr="00FC2824">
              <w:rPr>
                <w:rFonts w:ascii="Segoe UI" w:hAnsi="Segoe UI" w:eastAsia="Quattrocento Sans" w:cs="Segoe UI"/>
              </w:rPr>
              <w:t xml:space="preserve"> </w:t>
            </w:r>
            <w:r w:rsidRPr="00FC2824" w:rsidR="7CEAD839">
              <w:rPr>
                <w:rFonts w:ascii="Segoe UI" w:hAnsi="Segoe UI" w:eastAsia="Quattrocento Sans" w:cs="Segoe UI"/>
              </w:rPr>
              <w:t>Numero de atributos</w:t>
            </w:r>
          </w:p>
        </w:tc>
      </w:tr>
      <w:tr w:rsidRPr="00FC2824" w:rsidR="00B7005B" w:rsidTr="4F4A410E" w14:paraId="29332FFC" w14:textId="77777777">
        <w:trPr>
          <w:trHeight w:val="362"/>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FC2824" w:rsidR="00B7005B" w:rsidRDefault="00681723" w14:paraId="45192E4A" w14:textId="714E5E97">
            <w:pPr>
              <w:ind w:left="2"/>
              <w:rPr>
                <w:rFonts w:ascii="Segoe UI" w:hAnsi="Segoe UI" w:eastAsia="Quattrocento Sans" w:cs="Segoe UI"/>
                <w:b/>
                <w:bCs/>
              </w:rPr>
            </w:pPr>
            <w:r w:rsidRPr="00FC2824">
              <w:rPr>
                <w:rFonts w:ascii="Segoe UI" w:hAnsi="Segoe UI" w:eastAsia="Quattrocento Sans" w:cs="Segoe UI"/>
                <w:b/>
                <w:bCs/>
              </w:rPr>
              <w:t>Campos</w:t>
            </w:r>
            <w:r w:rsidR="00A2712B">
              <w:rPr>
                <w:rFonts w:ascii="Segoe UI" w:hAnsi="Segoe UI" w:eastAsia="Quattrocento Sans" w:cs="Segoe UI"/>
                <w:b/>
                <w:bCs/>
              </w:rPr>
              <w:t xml:space="preserve"> </w:t>
            </w:r>
            <w:r w:rsidRPr="00FF7A9A" w:rsidR="00FF7A9A">
              <w:rPr>
                <w:rFonts w:ascii="Segoe UI" w:hAnsi="Segoe UI" w:eastAsia="Quattrocento Sans" w:cs="Segoe UI"/>
                <w:b/>
                <w:bCs/>
              </w:rPr>
              <w:t>SIVIGILA</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FC2824" w:rsidR="00B7005B" w:rsidRDefault="00681723" w14:paraId="72119FFA" w14:textId="53598520">
            <w:pPr>
              <w:rPr>
                <w:rFonts w:ascii="Segoe UI" w:hAnsi="Segoe UI" w:eastAsia="Quattrocento Sans" w:cs="Segoe UI"/>
              </w:rPr>
            </w:pPr>
            <w:r w:rsidRPr="00FC2824">
              <w:rPr>
                <w:rFonts w:ascii="Segoe UI" w:hAnsi="Segoe UI" w:eastAsia="Quattrocento Sans" w:cs="Segoe UI"/>
              </w:rPr>
              <w:t>Descripción</w:t>
            </w:r>
            <w:r w:rsidRPr="00FC2824" w:rsidR="0047024F">
              <w:rPr>
                <w:rFonts w:ascii="Segoe UI" w:hAnsi="Segoe UI" w:eastAsia="Quattrocento Sans" w:cs="Segoe UI"/>
              </w:rPr>
              <w:t xml:space="preserve"> de todos los atributos de la base de datos</w:t>
            </w:r>
          </w:p>
        </w:tc>
      </w:tr>
      <w:tr w:rsidRPr="00FC2824" w:rsidR="00B7005B" w:rsidTr="4F4A410E" w14:paraId="78C87C6F" w14:textId="77777777">
        <w:trPr>
          <w:trHeight w:val="35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FC2824" w:rsidR="00B7005B" w:rsidRDefault="00B7005B" w14:paraId="2BC49B42" w14:textId="77777777">
            <w:pPr>
              <w:ind w:left="2"/>
              <w:rPr>
                <w:rFonts w:ascii="Segoe UI" w:hAnsi="Segoe UI" w:eastAsia="Quattrocento Sans" w:cs="Segoe UI"/>
              </w:rPr>
            </w:pPr>
            <w:r w:rsidRPr="00FC2824">
              <w:rPr>
                <w:rFonts w:ascii="Segoe UI" w:hAnsi="Segoe UI" w:eastAsia="Quattrocento Sans" w:cs="Segoe UI"/>
                <w:b/>
              </w:rPr>
              <w:t xml:space="preserve">Campo n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FC2824" w:rsidR="00B7005B" w:rsidRDefault="00B7005B" w14:paraId="3084FC1C" w14:textId="036DBA08">
            <w:pPr>
              <w:rPr>
                <w:rFonts w:ascii="Segoe UI" w:hAnsi="Segoe UI" w:eastAsia="Quattrocento Sans" w:cs="Segoe UI"/>
              </w:rPr>
            </w:pPr>
            <w:r w:rsidRPr="00FC2824">
              <w:rPr>
                <w:rFonts w:ascii="Segoe UI" w:hAnsi="Segoe UI" w:eastAsia="Quattrocento Sans" w:cs="Segoe UI"/>
              </w:rPr>
              <w:t xml:space="preserve">nombre del campo </w:t>
            </w:r>
            <w:r w:rsidRPr="00FC2824" w:rsidR="0097648E">
              <w:rPr>
                <w:rFonts w:ascii="Segoe UI" w:hAnsi="Segoe UI" w:eastAsia="Quattrocento Sans" w:cs="Segoe UI"/>
              </w:rPr>
              <w:t>en la fuente de datos</w:t>
            </w:r>
          </w:p>
        </w:tc>
      </w:tr>
      <w:tr w:rsidRPr="00FC2824" w:rsidR="00B7005B" w:rsidTr="4F4A410E" w14:paraId="19A600C9" w14:textId="77777777">
        <w:trPr>
          <w:trHeight w:val="55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3E5AAC5B" w14:textId="46D5BE48">
            <w:pPr>
              <w:ind w:left="2"/>
              <w:rPr>
                <w:rFonts w:ascii="Segoe UI" w:hAnsi="Segoe UI" w:eastAsia="Quattrocento Sans" w:cs="Segoe UI"/>
              </w:rPr>
            </w:pPr>
            <w:r w:rsidRPr="00FC2824">
              <w:rPr>
                <w:rFonts w:ascii="Segoe UI" w:hAnsi="Segoe UI" w:eastAsia="Quattrocento Sans" w:cs="Segoe UI"/>
              </w:rPr>
              <w:t>Alias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47024F" w14:paraId="3792E69E" w14:textId="0CEE055E">
            <w:pPr>
              <w:jc w:val="both"/>
              <w:rPr>
                <w:rFonts w:ascii="Segoe UI" w:hAnsi="Segoe UI" w:eastAsia="Quattrocento Sans" w:cs="Segoe UI"/>
              </w:rPr>
            </w:pPr>
            <w:r w:rsidRPr="00FC2824">
              <w:rPr>
                <w:rFonts w:ascii="Segoe UI" w:hAnsi="Segoe UI" w:eastAsia="Quattrocento Sans" w:cs="Segoe UI"/>
              </w:rPr>
              <w:t>Nombre de la variable</w:t>
            </w:r>
          </w:p>
        </w:tc>
      </w:tr>
      <w:tr w:rsidRPr="00FC2824" w:rsidR="00681723" w:rsidTr="4F4A410E" w14:paraId="55D635A4" w14:textId="77777777">
        <w:trPr>
          <w:trHeight w:val="55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681723" w:rsidRDefault="00681723" w14:paraId="0FFDBC53" w14:textId="4075BA9C">
            <w:pPr>
              <w:ind w:left="2"/>
              <w:rPr>
                <w:rFonts w:ascii="Segoe UI" w:hAnsi="Segoe UI" w:eastAsia="Quattrocento Sans" w:cs="Segoe UI"/>
              </w:rPr>
            </w:pPr>
            <w:r w:rsidRPr="00FC2824">
              <w:rPr>
                <w:rFonts w:ascii="Segoe UI" w:hAnsi="Segoe UI" w:eastAsia="Quattrocento Sans" w:cs="Segoe UI"/>
              </w:rPr>
              <w:t>Descripción</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681723" w:rsidRDefault="00681723" w14:paraId="142E789F" w14:textId="1A41EAA6">
            <w:pPr>
              <w:jc w:val="both"/>
              <w:rPr>
                <w:rFonts w:ascii="Segoe UI" w:hAnsi="Segoe UI" w:eastAsia="Quattrocento Sans" w:cs="Segoe UI"/>
              </w:rPr>
            </w:pPr>
            <w:r w:rsidRPr="00FC2824">
              <w:rPr>
                <w:rFonts w:ascii="Segoe UI" w:hAnsi="Segoe UI" w:eastAsia="Quattrocento Sans" w:cs="Segoe UI"/>
              </w:rPr>
              <w:t>Descripción o propósito del atributo.</w:t>
            </w:r>
          </w:p>
        </w:tc>
      </w:tr>
      <w:tr w:rsidRPr="00FC2824" w:rsidR="00B7005B" w:rsidTr="4F4A410E" w14:paraId="69732A2F" w14:textId="77777777">
        <w:trPr>
          <w:trHeight w:val="555"/>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501184C3" w14:textId="189757DC">
            <w:pPr>
              <w:ind w:left="2"/>
              <w:rPr>
                <w:rFonts w:ascii="Segoe UI" w:hAnsi="Segoe UI" w:eastAsia="Quattrocento Sans" w:cs="Segoe UI"/>
              </w:rPr>
            </w:pPr>
            <w:r w:rsidRPr="00FC2824">
              <w:rPr>
                <w:rFonts w:ascii="Segoe UI" w:hAnsi="Segoe UI" w:eastAsia="Quattrocento Sans" w:cs="Segoe UI"/>
              </w:rPr>
              <w:t>Tipo</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P="0047024F" w:rsidRDefault="0047024F" w14:paraId="01E280C8" w14:textId="5367F151">
            <w:pPr>
              <w:rPr>
                <w:rFonts w:ascii="Segoe UI" w:hAnsi="Segoe UI" w:eastAsia="Quattrocento Sans" w:cs="Segoe UI"/>
              </w:rPr>
            </w:pPr>
            <w:r w:rsidRPr="00FC2824">
              <w:rPr>
                <w:rFonts w:ascii="Segoe UI" w:hAnsi="Segoe UI" w:eastAsia="Quattrocento Sans" w:cs="Segoe UI"/>
              </w:rPr>
              <w:t>Tipo de dato (fecha, texto categórico, texto no categórico, numérico nominal o numérico ordinal.)</w:t>
            </w:r>
            <w:r w:rsidRPr="00FC2824" w:rsidR="00B7005B">
              <w:rPr>
                <w:rFonts w:ascii="Segoe UI" w:hAnsi="Segoe UI" w:eastAsia="Quattrocento Sans" w:cs="Segoe UI"/>
              </w:rPr>
              <w:t xml:space="preserve"> </w:t>
            </w:r>
          </w:p>
        </w:tc>
      </w:tr>
      <w:tr w:rsidRPr="00FC2824" w:rsidR="0047024F" w:rsidTr="4F4A410E" w14:paraId="059FFB4C"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47024F" w:rsidP="0047024F" w:rsidRDefault="0047024F" w14:paraId="02262964" w14:textId="76D14423">
            <w:pPr>
              <w:ind w:left="2"/>
              <w:rPr>
                <w:rFonts w:ascii="Segoe UI" w:hAnsi="Segoe UI" w:eastAsia="Quattrocento Sans" w:cs="Segoe UI"/>
              </w:rPr>
            </w:pPr>
            <w:r w:rsidRPr="00FC2824">
              <w:rPr>
                <w:rFonts w:ascii="Segoe UI" w:hAnsi="Segoe UI" w:eastAsia="Quattrocento Sans" w:cs="Segoe UI"/>
              </w:rPr>
              <w:t>Dominio</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7683A" w:rsidR="0047024F" w:rsidP="0047024F" w:rsidRDefault="00681723" w14:paraId="0D0EA36B" w14:textId="1CE46EB5">
            <w:pPr>
              <w:rPr>
                <w:rFonts w:ascii="Segoe UI" w:hAnsi="Segoe UI" w:eastAsia="Quattrocento Sans" w:cs="Segoe UI"/>
              </w:rPr>
            </w:pPr>
            <w:r w:rsidRPr="0027683A">
              <w:rPr>
                <w:rFonts w:ascii="Segoe UI" w:hAnsi="Segoe UI" w:eastAsia="Quattrocento Sans" w:cs="Segoe UI"/>
              </w:rPr>
              <w:t xml:space="preserve">Rango </w:t>
            </w:r>
            <w:r w:rsidRPr="0027683A" w:rsidR="0027683A">
              <w:rPr>
                <w:rFonts w:ascii="Segoe UI" w:hAnsi="Segoe UI" w:eastAsia="Quattrocento Sans" w:cs="Segoe UI"/>
              </w:rPr>
              <w:t xml:space="preserve">de los datos </w:t>
            </w:r>
            <w:r w:rsidRPr="0027683A">
              <w:rPr>
                <w:rFonts w:ascii="Segoe UI" w:hAnsi="Segoe UI" w:eastAsia="Quattrocento Sans" w:cs="Segoe UI"/>
              </w:rPr>
              <w:t>o valor esperado</w:t>
            </w:r>
            <w:r w:rsidRPr="0027683A" w:rsidR="0036545B">
              <w:rPr>
                <w:rFonts w:ascii="Segoe UI" w:hAnsi="Segoe UI" w:eastAsia="Quattrocento Sans" w:cs="Segoe UI"/>
              </w:rPr>
              <w:t>.</w:t>
            </w:r>
          </w:p>
        </w:tc>
      </w:tr>
      <w:tr w:rsidRPr="00FC2824" w:rsidR="00104319" w:rsidTr="4F4A410E" w14:paraId="3506E90A"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104319" w:rsidP="00104319" w:rsidRDefault="00104319" w14:paraId="65783849" w14:textId="636D4E6C">
            <w:pPr>
              <w:ind w:left="2"/>
              <w:rPr>
                <w:rFonts w:ascii="Segoe UI" w:hAnsi="Segoe UI" w:eastAsia="Quattrocento Sans" w:cs="Segoe UI"/>
                <w:highlight w:val="red"/>
              </w:rPr>
            </w:pPr>
            <w:r w:rsidRPr="00FC2824">
              <w:rPr>
                <w:rFonts w:ascii="Segoe UI" w:hAnsi="Segoe UI" w:eastAsia="Quattrocento Sans" w:cs="Segoe UI"/>
              </w:rPr>
              <w:t xml:space="preserve">Estadísticas básicas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104319" w:rsidP="00104319" w:rsidRDefault="00104319" w14:paraId="5014477A" w14:textId="2D1A21D1">
            <w:pPr>
              <w:rPr>
                <w:rFonts w:ascii="Segoe UI" w:hAnsi="Segoe UI" w:eastAsia="Quattrocento Sans" w:cs="Segoe UI"/>
              </w:rPr>
            </w:pPr>
            <w:r w:rsidRPr="00FC2824">
              <w:rPr>
                <w:rFonts w:ascii="Segoe UI" w:hAnsi="Segoe UI" w:eastAsia="Quattrocento Sans" w:cs="Segoe UI"/>
              </w:rPr>
              <w:t xml:space="preserve">Se calculan las estadísticas básicas o la frecuencia de las variables. </w:t>
            </w:r>
          </w:p>
        </w:tc>
      </w:tr>
      <w:tr w:rsidRPr="00FC2824" w:rsidR="009F1F1D" w:rsidTr="4F4A410E" w14:paraId="4B4C312C"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9F1F1D" w:rsidP="009F1F1D" w:rsidRDefault="009F1F1D" w14:paraId="79C8DEC3" w14:textId="03202D98">
            <w:pPr>
              <w:ind w:left="2"/>
              <w:rPr>
                <w:rFonts w:ascii="Segoe UI" w:hAnsi="Segoe UI" w:eastAsia="Quattrocento Sans" w:cs="Segoe UI"/>
              </w:rPr>
            </w:pPr>
            <w:r>
              <w:rPr>
                <w:rFonts w:ascii="Segoe UI" w:hAnsi="Segoe UI" w:eastAsia="Quattrocento Sans" w:cs="Segoe UI"/>
              </w:rPr>
              <w:t>Observaciones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9F1F1D" w:rsidP="009F1F1D" w:rsidRDefault="009F1F1D" w14:paraId="2A16E497" w14:textId="0481D57F">
            <w:pPr>
              <w:rPr>
                <w:rFonts w:ascii="Segoe UI" w:hAnsi="Segoe UI" w:eastAsia="Quattrocento Sans" w:cs="Segoe UI"/>
              </w:rPr>
            </w:pPr>
            <w:r>
              <w:rPr>
                <w:rFonts w:ascii="Segoe UI" w:hAnsi="Segoe UI" w:eastAsia="Quattrocento Sans" w:cs="Segoe UI"/>
              </w:rPr>
              <w:t xml:space="preserve">Información relevante de la variable </w:t>
            </w:r>
            <w:proofErr w:type="gramStart"/>
            <w:r>
              <w:rPr>
                <w:rFonts w:ascii="Segoe UI" w:hAnsi="Segoe UI" w:eastAsia="Quattrocento Sans" w:cs="Segoe UI"/>
              </w:rPr>
              <w:t>a</w:t>
            </w:r>
            <w:proofErr w:type="gramEnd"/>
            <w:r>
              <w:rPr>
                <w:rFonts w:ascii="Segoe UI" w:hAnsi="Segoe UI" w:eastAsia="Quattrocento Sans" w:cs="Segoe UI"/>
              </w:rPr>
              <w:t xml:space="preserve"> tener en cuenta</w:t>
            </w:r>
          </w:p>
        </w:tc>
      </w:tr>
    </w:tbl>
    <w:p w:rsidR="00926C14" w:rsidP="00AB2715" w:rsidRDefault="00B7005B" w14:paraId="4182929E" w14:textId="126522BE">
      <w:pPr>
        <w:spacing w:after="3" w:line="543" w:lineRule="auto"/>
        <w:ind w:left="-5" w:right="3750" w:hanging="10"/>
        <w:rPr>
          <w:rFonts w:ascii="Segoe UI" w:hAnsi="Segoe UI" w:eastAsia="Quattrocento Sans" w:cs="Segoe UI"/>
        </w:rPr>
      </w:pPr>
      <w:r w:rsidRPr="00FC2824">
        <w:rPr>
          <w:rFonts w:ascii="Segoe UI" w:hAnsi="Segoe UI" w:eastAsia="Quattrocento Sans" w:cs="Segoe UI"/>
        </w:rPr>
        <w:t xml:space="preserve">                                  </w:t>
      </w:r>
      <w:r w:rsidRPr="00382F3E">
        <w:rPr>
          <w:i/>
          <w:iCs/>
          <w:color w:val="0E2841" w:themeColor="text2"/>
          <w:sz w:val="18"/>
          <w:szCs w:val="18"/>
        </w:rPr>
        <w:t>Tabla</w:t>
      </w:r>
      <w:r w:rsidRPr="00382F3E" w:rsidR="00BE7BE5">
        <w:rPr>
          <w:i/>
          <w:iCs/>
          <w:color w:val="0E2841" w:themeColor="text2"/>
          <w:sz w:val="18"/>
          <w:szCs w:val="18"/>
        </w:rPr>
        <w:t xml:space="preserve"> </w:t>
      </w:r>
      <w:r w:rsidRPr="00382F3E" w:rsidR="00573E6E">
        <w:rPr>
          <w:i/>
          <w:iCs/>
          <w:color w:val="0E2841" w:themeColor="text2"/>
          <w:sz w:val="18"/>
          <w:szCs w:val="18"/>
        </w:rPr>
        <w:t>3</w:t>
      </w:r>
      <w:r w:rsidRPr="00382F3E">
        <w:rPr>
          <w:i/>
          <w:iCs/>
          <w:color w:val="0E2841" w:themeColor="text2"/>
          <w:sz w:val="18"/>
          <w:szCs w:val="18"/>
        </w:rPr>
        <w:t>: Descripción estadística de las</w:t>
      </w:r>
      <w:r w:rsidR="00382F3E">
        <w:rPr>
          <w:i/>
          <w:iCs/>
          <w:color w:val="0E2841" w:themeColor="text2"/>
          <w:sz w:val="18"/>
          <w:szCs w:val="18"/>
        </w:rPr>
        <w:t xml:space="preserve"> </w:t>
      </w:r>
      <w:r w:rsidRPr="00382F3E" w:rsidR="0047024F">
        <w:rPr>
          <w:i/>
          <w:iCs/>
          <w:color w:val="0E2841" w:themeColor="text2"/>
          <w:sz w:val="18"/>
          <w:szCs w:val="18"/>
        </w:rPr>
        <w:t>v</w:t>
      </w:r>
      <w:r w:rsidRPr="00382F3E">
        <w:rPr>
          <w:i/>
          <w:iCs/>
          <w:color w:val="0E2841" w:themeColor="text2"/>
          <w:sz w:val="18"/>
          <w:szCs w:val="18"/>
        </w:rPr>
        <w:t>ariables</w:t>
      </w:r>
      <w:r w:rsidRPr="00FC2824">
        <w:rPr>
          <w:rFonts w:ascii="Segoe UI" w:hAnsi="Segoe UI" w:eastAsia="Quattrocento Sans" w:cs="Segoe UI"/>
        </w:rPr>
        <w:t>​</w:t>
      </w:r>
      <w:r w:rsidRPr="00FC2824">
        <w:rPr>
          <w:rFonts w:ascii="Segoe UI" w:hAnsi="Segoe UI" w:eastAsia="Quattrocento Sans" w:cs="Segoe UI"/>
        </w:rPr>
        <w:tab/>
      </w:r>
      <w:r w:rsidRPr="00FC2824">
        <w:rPr>
          <w:rFonts w:ascii="Segoe UI" w:hAnsi="Segoe UI" w:eastAsia="Quattrocento Sans" w:cs="Segoe UI"/>
          <w:sz w:val="16"/>
          <w:szCs w:val="16"/>
        </w:rPr>
        <w:t xml:space="preserve"> </w:t>
      </w:r>
      <w:r w:rsidRPr="00FC2824">
        <w:rPr>
          <w:rFonts w:ascii="Segoe UI" w:hAnsi="Segoe UI" w:eastAsia="Quattrocento Sans" w:cs="Segoe UI"/>
        </w:rPr>
        <w:t xml:space="preserve"> </w:t>
      </w:r>
    </w:p>
    <w:p w:rsidRPr="00FC2824" w:rsidR="00382F3E" w:rsidP="00AB2715" w:rsidRDefault="00382F3E" w14:paraId="0FA2E83A" w14:textId="77777777">
      <w:pPr>
        <w:spacing w:after="3" w:line="543" w:lineRule="auto"/>
        <w:ind w:left="-5" w:right="3750" w:hanging="10"/>
        <w:rPr>
          <w:rFonts w:ascii="Segoe UI" w:hAnsi="Segoe UI" w:cs="Segoe UI"/>
        </w:rPr>
      </w:pPr>
    </w:p>
    <w:p w:rsidRPr="00FC2824" w:rsidR="00926C14" w:rsidP="00FE30E1" w:rsidRDefault="00573E6E" w14:paraId="0C0AB997" w14:textId="3F11A204">
      <w:pPr>
        <w:pStyle w:val="Ttulo3"/>
        <w:rPr>
          <w:rFonts w:ascii="Segoe UI" w:hAnsi="Segoe UI" w:cs="Segoe UI"/>
        </w:rPr>
      </w:pPr>
      <w:bookmarkStart w:name="_Toc165389896" w:id="27"/>
      <w:r>
        <w:rPr>
          <w:rFonts w:ascii="Segoe UI" w:hAnsi="Segoe UI" w:cs="Segoe UI"/>
        </w:rPr>
        <w:lastRenderedPageBreak/>
        <w:t>3.3.</w:t>
      </w:r>
      <w:r w:rsidRPr="00FC2824" w:rsidR="00AB2715">
        <w:rPr>
          <w:rFonts w:ascii="Segoe UI" w:hAnsi="Segoe UI" w:cs="Segoe UI"/>
        </w:rPr>
        <w:t xml:space="preserve">2. </w:t>
      </w:r>
      <w:r w:rsidRPr="00FC2824" w:rsidR="00926C14">
        <w:rPr>
          <w:rFonts w:ascii="Segoe UI" w:hAnsi="Segoe UI" w:cs="Segoe UI"/>
        </w:rPr>
        <w:t>Listado detallado de</w:t>
      </w:r>
      <w:r w:rsidR="0008014C">
        <w:rPr>
          <w:rFonts w:ascii="Segoe UI" w:hAnsi="Segoe UI" w:cs="Segoe UI"/>
        </w:rPr>
        <w:t xml:space="preserve"> la</w:t>
      </w:r>
      <w:r w:rsidRPr="00FC2824" w:rsidR="00926C14">
        <w:rPr>
          <w:rFonts w:ascii="Segoe UI" w:hAnsi="Segoe UI" w:cs="Segoe UI"/>
        </w:rPr>
        <w:t xml:space="preserve"> fuente</w:t>
      </w:r>
      <w:bookmarkEnd w:id="27"/>
    </w:p>
    <w:p w:rsidRPr="00FC2824" w:rsidR="00AB2715" w:rsidP="00926C14" w:rsidRDefault="00AB2715" w14:paraId="0E0B85A4" w14:textId="77777777">
      <w:pPr>
        <w:spacing w:after="0" w:line="260" w:lineRule="auto"/>
        <w:ind w:left="-5" w:hanging="10"/>
        <w:rPr>
          <w:rFonts w:ascii="Segoe UI" w:hAnsi="Segoe UI" w:eastAsia="Quattrocento Sans" w:cs="Segoe UI"/>
        </w:rPr>
      </w:pPr>
    </w:p>
    <w:p w:rsidRPr="00FC2824" w:rsidR="00926C14" w:rsidP="00926C14" w:rsidRDefault="00AB2715" w14:paraId="127E9BC4" w14:textId="3F1FF202">
      <w:pPr>
        <w:spacing w:after="0" w:line="260" w:lineRule="auto"/>
        <w:ind w:left="-5" w:hanging="10"/>
        <w:rPr>
          <w:rFonts w:ascii="Segoe UI" w:hAnsi="Segoe UI" w:eastAsia="Quattrocento Sans" w:cs="Segoe UI"/>
        </w:rPr>
      </w:pPr>
      <w:r w:rsidRPr="00FC2824">
        <w:rPr>
          <w:rFonts w:ascii="Segoe UI" w:hAnsi="Segoe UI" w:eastAsia="Quattrocento Sans" w:cs="Segoe UI"/>
        </w:rPr>
        <w:t>Teniendo en cuenta el esquema mencionado anteriormente</w:t>
      </w:r>
      <w:r w:rsidRPr="00FC2824" w:rsidR="00926C14">
        <w:rPr>
          <w:rFonts w:ascii="Segoe UI" w:hAnsi="Segoe UI" w:eastAsia="Quattrocento Sans" w:cs="Segoe UI"/>
        </w:rPr>
        <w:t xml:space="preserve">, se </w:t>
      </w:r>
      <w:r w:rsidRPr="00FC2824">
        <w:rPr>
          <w:rFonts w:ascii="Segoe UI" w:hAnsi="Segoe UI" w:eastAsia="Quattrocento Sans" w:cs="Segoe UI"/>
        </w:rPr>
        <w:t>genera</w:t>
      </w:r>
      <w:r w:rsidRPr="00FC2824" w:rsidR="00926C14">
        <w:rPr>
          <w:rFonts w:ascii="Segoe UI" w:hAnsi="Segoe UI" w:eastAsia="Quattrocento Sans" w:cs="Segoe UI"/>
        </w:rPr>
        <w:t xml:space="preserve"> un cuadro detallado describiendo la fuente de datos </w:t>
      </w:r>
      <w:r w:rsidRPr="00FC2824">
        <w:rPr>
          <w:rFonts w:ascii="Segoe UI" w:hAnsi="Segoe UI" w:eastAsia="Quattrocento Sans" w:cs="Segoe UI"/>
        </w:rPr>
        <w:t>y la descripción de cada una de las variables identificadas.</w:t>
      </w:r>
    </w:p>
    <w:p w:rsidRPr="00FC2824" w:rsidR="00926C14" w:rsidP="00926C14" w:rsidRDefault="00926C14" w14:paraId="1E2A73BD" w14:textId="77777777">
      <w:pPr>
        <w:spacing w:after="0"/>
        <w:rPr>
          <w:rFonts w:ascii="Segoe UI" w:hAnsi="Segoe UI" w:eastAsia="Quattrocento Sans" w:cs="Segoe UI"/>
        </w:rPr>
      </w:pPr>
      <w:r w:rsidRPr="00FC2824">
        <w:rPr>
          <w:rFonts w:ascii="Segoe UI" w:hAnsi="Segoe UI" w:eastAsia="Quattrocento Sans" w:cs="Segoe UI"/>
        </w:rPr>
        <w:t xml:space="preserve"> </w:t>
      </w:r>
    </w:p>
    <w:tbl>
      <w:tblPr>
        <w:tblW w:w="9000" w:type="dxa"/>
        <w:tblInd w:w="-114" w:type="dxa"/>
        <w:tblLayout w:type="fixed"/>
        <w:tblLook w:val="0400" w:firstRow="0" w:lastRow="0" w:firstColumn="0" w:lastColumn="0" w:noHBand="0" w:noVBand="1"/>
      </w:tblPr>
      <w:tblGrid>
        <w:gridCol w:w="2335"/>
        <w:gridCol w:w="6665"/>
      </w:tblGrid>
      <w:tr w:rsidRPr="00FC2824" w:rsidR="00926C14" w:rsidTr="06E8CBC3" w14:paraId="4E9294DD" w14:textId="77777777">
        <w:trPr>
          <w:trHeight w:val="300"/>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926C14" w:rsidRDefault="00926C14" w14:paraId="5DA6E2B7" w14:textId="77777777">
            <w:pPr>
              <w:ind w:left="114"/>
              <w:rPr>
                <w:rFonts w:ascii="Segoe UI" w:hAnsi="Segoe UI" w:eastAsia="Quattrocento Sans" w:cs="Segoe UI"/>
              </w:rPr>
            </w:pPr>
            <w:r w:rsidRPr="00FC2824">
              <w:rPr>
                <w:rFonts w:ascii="Segoe UI" w:hAnsi="Segoe UI" w:eastAsia="Quattrocento Sans" w:cs="Segoe UI"/>
                <w:b/>
              </w:rPr>
              <w:t>FUENTE</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926C14" w:rsidRDefault="00926C14" w14:paraId="66546424" w14:textId="7461CF26">
            <w:pPr>
              <w:ind w:left="113"/>
              <w:rPr>
                <w:rFonts w:ascii="Segoe UI" w:hAnsi="Segoe UI" w:eastAsia="Quattrocento Sans" w:cs="Segoe UI"/>
                <w:b/>
                <w:bCs/>
              </w:rPr>
            </w:pPr>
            <w:r w:rsidRPr="00FC2824">
              <w:rPr>
                <w:rFonts w:ascii="Segoe UI" w:hAnsi="Segoe UI" w:eastAsia="Quattrocento Sans" w:cs="Segoe UI"/>
                <w:b/>
                <w:bCs/>
                <w:sz w:val="24"/>
                <w:szCs w:val="24"/>
              </w:rPr>
              <w:t xml:space="preserve">INFORMACIÓN </w:t>
            </w:r>
            <w:r w:rsidRPr="00FF7A9A" w:rsidR="00FF7A9A">
              <w:rPr>
                <w:rFonts w:ascii="Segoe UI" w:hAnsi="Segoe UI" w:eastAsia="Quattrocento Sans" w:cs="Segoe UI"/>
                <w:b/>
                <w:bCs/>
                <w:sz w:val="24"/>
                <w:szCs w:val="24"/>
              </w:rPr>
              <w:t>SIVIGILA</w:t>
            </w:r>
          </w:p>
        </w:tc>
      </w:tr>
      <w:tr w:rsidRPr="00FC2824" w:rsidR="00926C14" w:rsidTr="06E8CBC3" w14:paraId="5342D776" w14:textId="77777777">
        <w:trPr>
          <w:trHeight w:val="6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926C14" w:rsidRDefault="00926C14" w14:paraId="6865CFAE" w14:textId="7777777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24DD278B" w14:textId="3C6FABAB">
            <w:pPr>
              <w:ind w:left="113"/>
              <w:jc w:val="both"/>
              <w:rPr>
                <w:rFonts w:ascii="Segoe UI" w:hAnsi="Segoe UI" w:eastAsia="Quattrocento Sans" w:cs="Segoe UI"/>
              </w:rPr>
            </w:pPr>
            <w:r w:rsidRPr="00FC2824">
              <w:rPr>
                <w:rFonts w:ascii="Segoe UI" w:hAnsi="Segoe UI" w:eastAsia="Quattrocento Sans" w:cs="Segoe UI"/>
              </w:rPr>
              <w:t xml:space="preserve">Contiene </w:t>
            </w:r>
            <w:r w:rsidRPr="00FC2824" w:rsidR="00681723">
              <w:rPr>
                <w:rFonts w:ascii="Segoe UI" w:hAnsi="Segoe UI" w:eastAsia="Quattrocento Sans" w:cs="Segoe UI"/>
              </w:rPr>
              <w:t xml:space="preserve">los datos del sistema </w:t>
            </w:r>
            <w:r w:rsidR="00FF7A9A">
              <w:rPr>
                <w:rFonts w:ascii="Segoe UI" w:hAnsi="Segoe UI" w:cs="Segoe UI"/>
              </w:rPr>
              <w:t>SIVIGILA</w:t>
            </w:r>
          </w:p>
        </w:tc>
      </w:tr>
      <w:tr w:rsidRPr="00FC2824" w:rsidR="00926C14" w:rsidTr="06E8CBC3" w14:paraId="07B4D537"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4650AD26" w14:textId="77777777">
            <w:pPr>
              <w:ind w:left="114"/>
              <w:rPr>
                <w:rFonts w:ascii="Segoe UI" w:hAnsi="Segoe UI" w:eastAsia="Quattrocento Sans" w:cs="Segoe UI"/>
              </w:rPr>
            </w:pPr>
            <w:r w:rsidRPr="00FC2824">
              <w:rPr>
                <w:rFonts w:ascii="Segoe UI" w:hAnsi="Segoe UI" w:eastAsia="Quattrocento Sans" w:cs="Segoe UI"/>
              </w:rPr>
              <w:t xml:space="preserve">Período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200F5822" w14:textId="47A32A0C">
            <w:pPr>
              <w:ind w:left="113"/>
              <w:rPr>
                <w:rFonts w:ascii="Segoe UI" w:hAnsi="Segoe UI" w:eastAsia="Quattrocento Sans" w:cs="Segoe UI"/>
              </w:rPr>
            </w:pPr>
            <w:r w:rsidRPr="00FC2824">
              <w:rPr>
                <w:rFonts w:ascii="Segoe UI" w:hAnsi="Segoe UI" w:eastAsia="Quattrocento Sans" w:cs="Segoe UI"/>
              </w:rPr>
              <w:t>20</w:t>
            </w:r>
            <w:r w:rsidR="00626775">
              <w:rPr>
                <w:rFonts w:ascii="Segoe UI" w:hAnsi="Segoe UI" w:eastAsia="Quattrocento Sans" w:cs="Segoe UI"/>
              </w:rPr>
              <w:t>08</w:t>
            </w:r>
            <w:r w:rsidRPr="00FC2824">
              <w:rPr>
                <w:rFonts w:ascii="Segoe UI" w:hAnsi="Segoe UI" w:eastAsia="Quattrocento Sans" w:cs="Segoe UI"/>
              </w:rPr>
              <w:t xml:space="preserve"> </w:t>
            </w:r>
            <w:del w:author="Johan Manuel Calderon Rodriguez" w:date="2024-05-08T08:11:00Z" w16du:dateUtc="2024-05-08T13:11:00Z" w:id="28">
              <w:r w:rsidRPr="00FC2824" w:rsidDel="00D558F8">
                <w:rPr>
                  <w:rFonts w:ascii="Segoe UI" w:hAnsi="Segoe UI" w:eastAsia="Quattrocento Sans" w:cs="Segoe UI"/>
                </w:rPr>
                <w:delText>-</w:delText>
              </w:r>
            </w:del>
            <w:ins w:author="Johan Manuel Calderon Rodriguez" w:date="2024-05-08T08:11:00Z" w16du:dateUtc="2024-05-08T13:11:00Z" w:id="29">
              <w:r w:rsidR="00D558F8">
                <w:rPr>
                  <w:rFonts w:ascii="Segoe UI" w:hAnsi="Segoe UI" w:eastAsia="Quattrocento Sans" w:cs="Segoe UI"/>
                </w:rPr>
                <w:t>–</w:t>
              </w:r>
            </w:ins>
            <w:r w:rsidRPr="00FC2824">
              <w:rPr>
                <w:rFonts w:ascii="Segoe UI" w:hAnsi="Segoe UI" w:eastAsia="Quattrocento Sans" w:cs="Segoe UI"/>
              </w:rPr>
              <w:t xml:space="preserve"> </w:t>
            </w:r>
            <w:r w:rsidR="00626775">
              <w:rPr>
                <w:rFonts w:ascii="Segoe UI" w:hAnsi="Segoe UI" w:eastAsia="Quattrocento Sans" w:cs="Segoe UI"/>
              </w:rPr>
              <w:t>2022</w:t>
            </w:r>
          </w:p>
        </w:tc>
      </w:tr>
      <w:tr w:rsidRPr="00FC2824" w:rsidR="00926C14" w:rsidTr="06E8CBC3" w14:paraId="0A975DC9"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3F644FAF" w14:textId="77777777">
            <w:pPr>
              <w:ind w:left="114"/>
              <w:rPr>
                <w:rFonts w:ascii="Segoe UI" w:hAnsi="Segoe UI" w:eastAsia="Quattrocento Sans" w:cs="Segoe UI"/>
              </w:rPr>
            </w:pPr>
            <w:r w:rsidRPr="00FC2824">
              <w:rPr>
                <w:rFonts w:ascii="Segoe UI" w:hAnsi="Segoe UI" w:eastAsia="Quattrocento Sans" w:cs="Segoe UI"/>
              </w:rPr>
              <w:t xml:space="preserve">Extensión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0651C8F7" w14:textId="77777777">
            <w:pPr>
              <w:ind w:left="113"/>
              <w:rPr>
                <w:rFonts w:ascii="Segoe UI" w:hAnsi="Segoe UI" w:eastAsia="Quattrocento Sans" w:cs="Segoe UI"/>
              </w:rPr>
            </w:pPr>
            <w:proofErr w:type="gramStart"/>
            <w:r w:rsidRPr="00FC2824">
              <w:rPr>
                <w:rFonts w:ascii="Segoe UI" w:hAnsi="Segoe UI" w:eastAsia="Quattrocento Sans" w:cs="Segoe UI"/>
              </w:rPr>
              <w:t>.</w:t>
            </w:r>
            <w:proofErr w:type="spellStart"/>
            <w:r w:rsidRPr="00FC2824">
              <w:rPr>
                <w:rFonts w:ascii="Segoe UI" w:hAnsi="Segoe UI" w:eastAsia="Quattrocento Sans" w:cs="Segoe UI"/>
              </w:rPr>
              <w:t>parquet</w:t>
            </w:r>
            <w:proofErr w:type="spellEnd"/>
            <w:proofErr w:type="gramEnd"/>
          </w:p>
        </w:tc>
      </w:tr>
      <w:tr w:rsidRPr="00FC2824" w:rsidR="00926C14" w:rsidTr="06E8CBC3" w14:paraId="03888BF0"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6BF5A861" w14:textId="77777777">
            <w:pPr>
              <w:ind w:left="114"/>
              <w:rPr>
                <w:rFonts w:ascii="Segoe UI" w:hAnsi="Segoe UI" w:eastAsia="Quattrocento Sans" w:cs="Segoe UI"/>
              </w:rPr>
            </w:pPr>
            <w:r w:rsidRPr="00FC2824">
              <w:rPr>
                <w:rFonts w:ascii="Segoe UI" w:hAnsi="Segoe UI" w:eastAsia="Quattrocento Sans" w:cs="Segoe UI"/>
              </w:rPr>
              <w:t xml:space="preserve">Volumen (#filas)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1F54EC" w14:paraId="4A499290" w14:textId="4055CC45" w14:noSpellErr="1">
            <w:pPr>
              <w:ind w:left="113"/>
              <w:rPr>
                <w:rFonts w:ascii="Segoe UI" w:hAnsi="Segoe UI" w:eastAsia="Quattrocento Sans" w:cs="Segoe UI"/>
              </w:rPr>
            </w:pPr>
            <w:r w:rsidRPr="06E8CBC3" w:rsidR="45A24FC0">
              <w:rPr>
                <w:rFonts w:ascii="Segoe UI" w:hAnsi="Segoe UI" w:eastAsia="Times New Roman" w:cs="Segoe UI"/>
                <w:highlight w:val="red"/>
              </w:rPr>
              <w:t>8’836.699</w:t>
            </w:r>
            <w:r w:rsidRPr="06E8CBC3" w:rsidR="45A24FC0">
              <w:rPr>
                <w:rFonts w:ascii="Segoe UI" w:hAnsi="Segoe UI" w:eastAsia="Times New Roman" w:cs="Segoe UI"/>
              </w:rPr>
              <w:t xml:space="preserve"> </w:t>
            </w:r>
            <w:commentRangeStart w:id="30"/>
            <w:commentRangeStart w:id="1868281595"/>
            <w:commentRangeStart w:id="1057679621"/>
            <w:r w:rsidRPr="06E8CBC3" w:rsidR="604885AA">
              <w:rPr>
                <w:rFonts w:ascii="Segoe UI" w:hAnsi="Segoe UI" w:eastAsia="Times New Roman" w:cs="Segoe UI"/>
              </w:rPr>
              <w:t>7</w:t>
            </w:r>
            <w:r w:rsidRPr="06E8CBC3" w:rsidR="604885AA">
              <w:rPr>
                <w:rFonts w:ascii="Segoe UI" w:hAnsi="Segoe UI" w:eastAsia="Times New Roman" w:cs="Segoe UI"/>
              </w:rPr>
              <w:t>’</w:t>
            </w:r>
            <w:r w:rsidRPr="06E8CBC3" w:rsidR="604885AA">
              <w:rPr>
                <w:rFonts w:ascii="Segoe UI" w:hAnsi="Segoe UI" w:eastAsia="Times New Roman" w:cs="Segoe UI"/>
              </w:rPr>
              <w:t>815</w:t>
            </w:r>
            <w:r w:rsidRPr="06E8CBC3" w:rsidR="604885AA">
              <w:rPr>
                <w:rFonts w:ascii="Segoe UI" w:hAnsi="Segoe UI" w:eastAsia="Times New Roman" w:cs="Segoe UI"/>
              </w:rPr>
              <w:t>.</w:t>
            </w:r>
            <w:r w:rsidRPr="06E8CBC3" w:rsidR="604885AA">
              <w:rPr>
                <w:rFonts w:ascii="Segoe UI" w:hAnsi="Segoe UI" w:eastAsia="Times New Roman" w:cs="Segoe UI"/>
              </w:rPr>
              <w:t>255</w:t>
            </w:r>
            <w:commentRangeEnd w:id="30"/>
            <w:r>
              <w:rPr>
                <w:rStyle w:val="CommentReference"/>
              </w:rPr>
              <w:commentReference w:id="30"/>
            </w:r>
            <w:commentRangeEnd w:id="1868281595"/>
            <w:r>
              <w:rPr>
                <w:rStyle w:val="CommentReference"/>
              </w:rPr>
              <w:commentReference w:id="1868281595"/>
            </w:r>
            <w:commentRangeEnd w:id="1057679621"/>
            <w:r>
              <w:rPr>
                <w:rStyle w:val="CommentReference"/>
              </w:rPr>
              <w:commentReference w:id="1057679621"/>
            </w:r>
          </w:p>
        </w:tc>
      </w:tr>
      <w:tr w:rsidRPr="00FC2824" w:rsidR="00681723" w:rsidTr="06E8CBC3" w14:paraId="769B7EA9"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681723" w:rsidRDefault="00681723" w14:paraId="23AB8E9D" w14:textId="4F1528CE">
            <w:pPr>
              <w:ind w:left="114"/>
              <w:rPr>
                <w:rFonts w:ascii="Segoe UI" w:hAnsi="Segoe UI" w:eastAsia="Quattrocento Sans" w:cs="Segoe UI"/>
              </w:rPr>
            </w:pPr>
            <w:r w:rsidRPr="00FC2824">
              <w:rPr>
                <w:rFonts w:ascii="Segoe UI" w:hAnsi="Segoe UI" w:eastAsia="Quattrocento Sans" w:cs="Segoe UI"/>
              </w:rPr>
              <w:t>Campos (#columnas)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681723" w:rsidRDefault="00626775" w14:paraId="078AE5B8" w14:textId="5B307599">
            <w:pPr>
              <w:ind w:left="113"/>
              <w:rPr>
                <w:rFonts w:ascii="Segoe UI" w:hAnsi="Segoe UI" w:eastAsia="Quattrocento Sans" w:cs="Segoe UI"/>
              </w:rPr>
            </w:pPr>
            <w:r>
              <w:rPr>
                <w:rFonts w:ascii="Segoe UI" w:hAnsi="Segoe UI" w:eastAsia="Quattrocento Sans" w:cs="Segoe UI"/>
              </w:rPr>
              <w:t>57</w:t>
            </w:r>
          </w:p>
        </w:tc>
      </w:tr>
      <w:tr w:rsidRPr="00FC2824" w:rsidR="00926C14" w:rsidTr="06E8CBC3" w14:paraId="5E14F1AA"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6EB8F458" w14:textId="77777777">
            <w:pPr>
              <w:ind w:left="114"/>
              <w:rPr>
                <w:rFonts w:ascii="Segoe UI" w:hAnsi="Segoe UI" w:eastAsia="Quattrocento Sans" w:cs="Segoe UI"/>
              </w:rPr>
            </w:pPr>
            <w:r w:rsidRPr="00441CE6">
              <w:rPr>
                <w:rFonts w:ascii="Segoe UI" w:hAnsi="Segoe UI" w:eastAsia="Quattrocento Sans" w:cs="Segoe UI"/>
                <w:rPrChange w:author="Luis Carlos Chicaíza Rojas" w:date="2024-05-08T18:23:00Z" w16du:dateUtc="2024-05-08T23:23:00Z" w:id="31">
                  <w:rPr>
                    <w:rFonts w:ascii="Segoe UI" w:hAnsi="Segoe UI" w:eastAsia="Quattrocento Sans" w:cs="Segoe UI"/>
                    <w:highlight w:val="yellow"/>
                  </w:rPr>
                </w:rPrChange>
              </w:rPr>
              <w:t>Fecha recepción</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060437" w14:paraId="4882D43D" w14:textId="3E9D2EB1">
            <w:pPr>
              <w:ind w:left="113"/>
              <w:rPr>
                <w:rFonts w:ascii="Segoe UI" w:hAnsi="Segoe UI" w:eastAsia="Quattrocento Sans" w:cs="Segoe UI"/>
              </w:rPr>
            </w:pPr>
            <w:sdt>
              <w:sdtPr>
                <w:rPr>
                  <w:rFonts w:ascii="Segoe UI" w:hAnsi="Segoe UI" w:cs="Segoe UI"/>
                </w:rPr>
                <w:tag w:val="goog_rdk_10"/>
                <w:id w:val="-1149983604"/>
              </w:sdtPr>
              <w:sdtEndPr/>
              <w:sdtContent/>
            </w:sdt>
            <w:sdt>
              <w:sdtPr>
                <w:rPr>
                  <w:rFonts w:ascii="Segoe UI" w:hAnsi="Segoe UI" w:cs="Segoe UI"/>
                </w:rPr>
                <w:tag w:val="goog_rdk_11"/>
                <w:id w:val="-93946510"/>
              </w:sdtPr>
              <w:sdtEndPr/>
              <w:sdtContent/>
            </w:sdt>
            <w:commentRangeStart w:id="32"/>
            <w:commentRangeStart w:id="33"/>
            <w:r w:rsidRPr="00FC2824" w:rsidR="00926C14">
              <w:rPr>
                <w:rFonts w:ascii="Segoe UI" w:hAnsi="Segoe UI" w:eastAsia="Quattrocento Sans" w:cs="Segoe UI"/>
              </w:rPr>
              <w:t xml:space="preserve"> </w:t>
            </w:r>
            <w:r w:rsidRPr="00915A27" w:rsidR="00BA39C3">
              <w:rPr>
                <w:rFonts w:ascii="Segoe UI" w:hAnsi="Segoe UI" w:eastAsia="Quattrocento Sans" w:cs="Segoe UI"/>
                <w:sz w:val="20"/>
                <w:szCs w:val="20"/>
              </w:rPr>
              <w:t>7 de diciembre de 2023</w:t>
            </w:r>
            <w:commentRangeEnd w:id="32"/>
            <w:r w:rsidR="00BA39C3">
              <w:rPr>
                <w:rStyle w:val="Refdecomentario"/>
              </w:rPr>
              <w:commentReference w:id="32"/>
            </w:r>
            <w:commentRangeEnd w:id="33"/>
            <w:r w:rsidR="00D558F8">
              <w:rPr>
                <w:rStyle w:val="Refdecomentario"/>
              </w:rPr>
              <w:commentReference w:id="33"/>
            </w:r>
          </w:p>
        </w:tc>
      </w:tr>
      <w:tr w:rsidRPr="00FC2824" w:rsidR="00926C14" w:rsidTr="06E8CBC3" w14:paraId="6D29F965"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926C14" w:rsidRDefault="00926C14" w14:paraId="6487E7DD" w14:textId="77777777">
            <w:pPr>
              <w:ind w:left="114"/>
              <w:rPr>
                <w:rFonts w:ascii="Segoe UI" w:hAnsi="Segoe UI" w:eastAsia="Quattrocento Sans" w:cs="Segoe UI"/>
              </w:rPr>
            </w:pPr>
            <w:r w:rsidRPr="00FC2824">
              <w:rPr>
                <w:rFonts w:ascii="Segoe UI" w:hAnsi="Segoe UI" w:eastAsia="Quattrocento Sans" w:cs="Segoe UI"/>
                <w:b/>
              </w:rPr>
              <w:t>Campo 1</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926C14" w:rsidRDefault="00FF7A9A" w14:paraId="4CD6F2B5" w14:textId="09F2887E">
            <w:pPr>
              <w:ind w:left="113"/>
              <w:rPr>
                <w:rFonts w:ascii="Segoe UI" w:hAnsi="Segoe UI" w:eastAsia="Quattrocento Sans" w:cs="Segoe UI"/>
              </w:rPr>
            </w:pPr>
            <w:proofErr w:type="spellStart"/>
            <w:r w:rsidRPr="00FF7A9A">
              <w:rPr>
                <w:rFonts w:ascii="Segoe UI" w:hAnsi="Segoe UI" w:eastAsia="Quattrocento Sans" w:cs="Segoe UI"/>
              </w:rPr>
              <w:t>PersonaBasicaID</w:t>
            </w:r>
            <w:proofErr w:type="spellEnd"/>
          </w:p>
        </w:tc>
      </w:tr>
      <w:tr w:rsidRPr="00FC2824" w:rsidR="00926C14" w:rsidTr="06E8CBC3" w14:paraId="27D77885"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7E518A41" w14:textId="7777777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5B4B52" w14:paraId="1931D57A" w14:textId="5E87D30C">
            <w:pPr>
              <w:ind w:left="113"/>
              <w:rPr>
                <w:rFonts w:ascii="Segoe UI" w:hAnsi="Segoe UI" w:eastAsia="Quattrocento Sans" w:cs="Segoe UI"/>
              </w:rPr>
            </w:pPr>
            <w:r w:rsidRPr="00FC2824">
              <w:rPr>
                <w:rFonts w:ascii="Segoe UI" w:hAnsi="Segoe UI" w:eastAsia="Quattrocento Sans" w:cs="Segoe UI"/>
              </w:rPr>
              <w:t>ID de la persona</w:t>
            </w:r>
          </w:p>
        </w:tc>
      </w:tr>
      <w:tr w:rsidRPr="00FC2824" w:rsidR="00926C14" w:rsidTr="06E8CBC3" w14:paraId="2E51569C"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926C14" w:rsidRDefault="00926C14" w14:paraId="10375FEF" w14:textId="7777777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37681098" w14:textId="59AAAF1A">
            <w:pPr>
              <w:ind w:left="113"/>
              <w:jc w:val="both"/>
              <w:rPr>
                <w:rFonts w:ascii="Segoe UI" w:hAnsi="Segoe UI" w:eastAsia="Quattrocento Sans" w:cs="Segoe UI"/>
              </w:rPr>
            </w:pPr>
            <w:r w:rsidRPr="00FC2824">
              <w:rPr>
                <w:rFonts w:ascii="Segoe UI" w:hAnsi="Segoe UI" w:eastAsia="Quattrocento Sans" w:cs="Segoe UI"/>
              </w:rPr>
              <w:t>Corresponde al identificador de</w:t>
            </w:r>
            <w:r w:rsidR="00FE29E7">
              <w:rPr>
                <w:rFonts w:ascii="Segoe UI" w:hAnsi="Segoe UI" w:eastAsia="Quattrocento Sans" w:cs="Segoe UI"/>
              </w:rPr>
              <w:t xml:space="preserve"> la persona </w:t>
            </w:r>
            <w:r w:rsidRPr="00FC2824" w:rsidR="009213DB">
              <w:rPr>
                <w:rFonts w:ascii="Segoe UI" w:hAnsi="Segoe UI" w:eastAsia="Quattrocento Sans" w:cs="Segoe UI"/>
              </w:rPr>
              <w:t>anonimizado</w:t>
            </w:r>
            <w:r w:rsidRPr="00FC2824" w:rsidR="00646555">
              <w:rPr>
                <w:rFonts w:ascii="Segoe UI" w:hAnsi="Segoe UI" w:eastAsia="Quattrocento Sans" w:cs="Segoe UI"/>
              </w:rPr>
              <w:t>.</w:t>
            </w:r>
          </w:p>
        </w:tc>
      </w:tr>
      <w:tr w:rsidRPr="00FC2824" w:rsidR="00926C14" w:rsidTr="06E8CBC3" w14:paraId="353A9152"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01746BC7" w14:textId="77777777">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590CDA" w14:paraId="6A57613F" w14:textId="0FE7237D">
            <w:pPr>
              <w:ind w:left="113"/>
              <w:rPr>
                <w:rFonts w:ascii="Segoe UI" w:hAnsi="Segoe UI" w:eastAsia="Quattrocento Sans" w:cs="Segoe UI"/>
              </w:rPr>
            </w:pPr>
            <w:r w:rsidRPr="00FC2824">
              <w:rPr>
                <w:rFonts w:ascii="Segoe UI" w:hAnsi="Segoe UI" w:eastAsia="Quattrocento Sans" w:cs="Segoe UI"/>
              </w:rPr>
              <w:t>Categóric</w:t>
            </w:r>
            <w:r w:rsidR="0065731C">
              <w:rPr>
                <w:rFonts w:ascii="Segoe UI" w:hAnsi="Segoe UI" w:eastAsia="Quattrocento Sans" w:cs="Segoe UI"/>
              </w:rPr>
              <w:t>o</w:t>
            </w:r>
            <w:r w:rsidR="00BA39C3">
              <w:rPr>
                <w:rFonts w:ascii="Segoe UI" w:hAnsi="Segoe UI" w:eastAsia="Quattrocento Sans" w:cs="Segoe UI"/>
              </w:rPr>
              <w:t xml:space="preserve"> </w:t>
            </w:r>
            <w:r w:rsidR="0065731C">
              <w:rPr>
                <w:rFonts w:ascii="Segoe UI" w:hAnsi="Segoe UI" w:eastAsia="Quattrocento Sans" w:cs="Segoe UI"/>
              </w:rPr>
              <w:t>N</w:t>
            </w:r>
            <w:r w:rsidR="00BA39C3">
              <w:rPr>
                <w:rFonts w:ascii="Segoe UI" w:hAnsi="Segoe UI" w:eastAsia="Quattrocento Sans" w:cs="Segoe UI"/>
              </w:rPr>
              <w:t>ominal</w:t>
            </w:r>
          </w:p>
        </w:tc>
      </w:tr>
      <w:tr w:rsidRPr="00FC2824" w:rsidR="00926C14" w:rsidTr="06E8CBC3" w14:paraId="3EE69575"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22E5B728" w14:textId="77777777">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34727C" w:rsidP="0034727C" w:rsidRDefault="0034727C" w14:paraId="556D3D50" w14:textId="77777777">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w:t>
            </w:r>
            <w:r>
              <w:rPr>
                <w:rFonts w:ascii="Segoe UI" w:hAnsi="Segoe UI" w:eastAsia="Quattrocento Sans" w:cs="Segoe UI"/>
                <w:sz w:val="20"/>
                <w:szCs w:val="20"/>
              </w:rPr>
              <w:t>ENTERO POSITIVO</w:t>
            </w:r>
            <w:r w:rsidRPr="00915A27">
              <w:rPr>
                <w:rFonts w:ascii="Segoe UI" w:hAnsi="Segoe UI" w:eastAsia="Quattrocento Sans" w:cs="Segoe UI"/>
                <w:sz w:val="20"/>
                <w:szCs w:val="20"/>
              </w:rPr>
              <w:t xml:space="preserve">] </w:t>
            </w:r>
          </w:p>
          <w:p w:rsidRPr="00FC2824" w:rsidR="00926C14" w:rsidRDefault="008F6F44" w14:paraId="61B02E21" w14:textId="43223B6F">
            <w:pPr>
              <w:ind w:left="113"/>
              <w:rPr>
                <w:rFonts w:ascii="Segoe UI" w:hAnsi="Segoe UI" w:eastAsia="Quattrocento Sans" w:cs="Segoe UI"/>
              </w:rPr>
            </w:pPr>
            <w:r>
              <w:rPr>
                <w:rFonts w:ascii="Segoe UI" w:hAnsi="Segoe UI" w:eastAsia="Quattrocento Sans" w:cs="Segoe UI"/>
              </w:rPr>
              <w:t>Existen</w:t>
            </w:r>
            <w:r w:rsidR="00111EDD">
              <w:rPr>
                <w:rFonts w:ascii="Segoe UI" w:hAnsi="Segoe UI" w:eastAsia="Quattrocento Sans" w:cs="Segoe UI"/>
              </w:rPr>
              <w:t xml:space="preserve"> </w:t>
            </w:r>
            <w:r w:rsidRPr="00111EDD" w:rsidR="00111EDD">
              <w:rPr>
                <w:rFonts w:ascii="Segoe UI" w:hAnsi="Segoe UI" w:eastAsia="Quattrocento Sans" w:cs="Segoe UI"/>
              </w:rPr>
              <w:t>6</w:t>
            </w:r>
            <w:r w:rsidR="00111EDD">
              <w:rPr>
                <w:rFonts w:ascii="Segoe UI" w:hAnsi="Segoe UI" w:eastAsia="Quattrocento Sans" w:cs="Segoe UI"/>
              </w:rPr>
              <w:t>’</w:t>
            </w:r>
            <w:r w:rsidRPr="00111EDD" w:rsidR="00111EDD">
              <w:rPr>
                <w:rFonts w:ascii="Segoe UI" w:hAnsi="Segoe UI" w:eastAsia="Quattrocento Sans" w:cs="Segoe UI"/>
              </w:rPr>
              <w:t>064</w:t>
            </w:r>
            <w:r w:rsidR="00111EDD">
              <w:rPr>
                <w:rFonts w:ascii="Segoe UI" w:hAnsi="Segoe UI" w:eastAsia="Quattrocento Sans" w:cs="Segoe UI"/>
              </w:rPr>
              <w:t>.</w:t>
            </w:r>
            <w:r w:rsidRPr="00111EDD" w:rsidR="00111EDD">
              <w:rPr>
                <w:rFonts w:ascii="Segoe UI" w:hAnsi="Segoe UI" w:eastAsia="Quattrocento Sans" w:cs="Segoe UI"/>
              </w:rPr>
              <w:t>983</w:t>
            </w:r>
            <w:r>
              <w:rPr>
                <w:rFonts w:ascii="Segoe UI" w:hAnsi="Segoe UI" w:eastAsia="Quattrocento Sans" w:cs="Segoe UI"/>
              </w:rPr>
              <w:t xml:space="preserve"> </w:t>
            </w:r>
            <w:r w:rsidR="003D70DC">
              <w:rPr>
                <w:rFonts w:ascii="Segoe UI" w:hAnsi="Segoe UI" w:eastAsia="Quattrocento Sans" w:cs="Segoe UI"/>
              </w:rPr>
              <w:t xml:space="preserve">valores únicos. </w:t>
            </w:r>
          </w:p>
        </w:tc>
      </w:tr>
      <w:tr w:rsidRPr="00FC2824" w:rsidR="00926C14" w:rsidTr="06E8CBC3" w14:paraId="77F179DD"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770168" w14:paraId="2F0091CE" w14:textId="0D3EB1EE">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r w:rsidRPr="00FC2824" w:rsidR="00926C1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770168" w:rsidP="00CB3B94" w:rsidRDefault="00FE29E7" w14:paraId="43E65FAE" w14:textId="324FA7D1">
            <w:pPr>
              <w:ind w:left="113"/>
              <w:rPr>
                <w:rFonts w:ascii="Segoe UI" w:hAnsi="Segoe UI" w:eastAsia="Quattrocento Sans" w:cs="Segoe UI"/>
              </w:rPr>
            </w:pPr>
            <w:r>
              <w:rPr>
                <w:noProof/>
              </w:rPr>
              <w:drawing>
                <wp:inline distT="0" distB="0" distL="0" distR="0" wp14:anchorId="34E5D950" wp14:editId="70CEAA7A">
                  <wp:extent cx="1763778" cy="3434316"/>
                  <wp:effectExtent l="0" t="0" r="8255" b="0"/>
                  <wp:docPr id="1894013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3212" name=""/>
                          <pic:cNvPicPr/>
                        </pic:nvPicPr>
                        <pic:blipFill>
                          <a:blip r:embed="rId20"/>
                          <a:stretch>
                            <a:fillRect/>
                          </a:stretch>
                        </pic:blipFill>
                        <pic:spPr>
                          <a:xfrm>
                            <a:off x="0" y="0"/>
                            <a:ext cx="1767427" cy="3441421"/>
                          </a:xfrm>
                          <a:prstGeom prst="rect">
                            <a:avLst/>
                          </a:prstGeom>
                        </pic:spPr>
                      </pic:pic>
                    </a:graphicData>
                  </a:graphic>
                </wp:inline>
              </w:drawing>
            </w:r>
          </w:p>
        </w:tc>
      </w:tr>
      <w:tr w:rsidRPr="00FC2824" w:rsidR="00D0430C" w:rsidTr="06E8CBC3" w14:paraId="18750FCC"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6425112F" w14:textId="6B1A587A">
            <w:pPr>
              <w:ind w:left="114"/>
              <w:rPr>
                <w:rFonts w:ascii="Segoe UI" w:hAnsi="Segoe UI" w:eastAsia="Quattrocento Sans" w:cs="Segoe UI"/>
              </w:rPr>
            </w:pPr>
            <w:r w:rsidRPr="00915A27">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D0430C" w:rsidR="00E90ECE" w:rsidP="00832C36" w:rsidRDefault="00610544" w14:paraId="7D1136ED" w14:textId="07E9D757">
            <w:pPr>
              <w:numPr>
                <w:ilvl w:val="0"/>
                <w:numId w:val="47"/>
              </w:numPr>
              <w:shd w:val="clear" w:color="auto" w:fill="FFFFFF"/>
              <w:spacing w:before="100" w:beforeAutospacing="1" w:after="100" w:afterAutospacing="1" w:line="240" w:lineRule="auto"/>
              <w:rPr>
                <w:rFonts w:ascii="Segoe UI" w:hAnsi="Segoe UI" w:cs="Segoe UI"/>
                <w:noProof/>
              </w:rPr>
            </w:pPr>
            <w:r w:rsidRPr="00610544">
              <w:rPr>
                <w:rFonts w:ascii="Segoe UI" w:hAnsi="Segoe UI" w:cs="Segoe UI"/>
                <w:noProof/>
              </w:rPr>
              <w:t>El valor más frecuente es 1, con una cuenta de 685,388</w:t>
            </w:r>
            <w:r>
              <w:rPr>
                <w:rFonts w:ascii="Segoe UI" w:hAnsi="Segoe UI" w:cs="Segoe UI"/>
                <w:noProof/>
              </w:rPr>
              <w:t xml:space="preserve"> registros.</w:t>
            </w:r>
          </w:p>
        </w:tc>
      </w:tr>
      <w:tr w:rsidRPr="00FC2824" w:rsidR="00D0430C" w:rsidTr="06E8CBC3" w14:paraId="74357E4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D0430C" w:rsidP="00D0430C" w:rsidRDefault="00D0430C" w14:paraId="05DD0375" w14:textId="77777777">
            <w:pPr>
              <w:ind w:left="114"/>
              <w:rPr>
                <w:rFonts w:ascii="Segoe UI" w:hAnsi="Segoe UI" w:eastAsia="Quattrocento Sans" w:cs="Segoe UI"/>
              </w:rPr>
            </w:pPr>
            <w:r w:rsidRPr="00FC2824">
              <w:rPr>
                <w:rFonts w:ascii="Segoe UI" w:hAnsi="Segoe UI" w:eastAsia="Quattrocento Sans" w:cs="Segoe UI"/>
                <w:b/>
              </w:rPr>
              <w:t xml:space="preserve">Campo 2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D0430C" w:rsidP="00D0430C" w:rsidRDefault="00A15C0E" w14:paraId="0ADA4FD6" w14:textId="5BB62A9E">
            <w:pPr>
              <w:ind w:left="113"/>
              <w:rPr>
                <w:rFonts w:ascii="Segoe UI" w:hAnsi="Segoe UI" w:eastAsia="Quattrocento Sans" w:cs="Segoe UI"/>
              </w:rPr>
            </w:pPr>
            <w:r w:rsidRPr="00A15C0E">
              <w:rPr>
                <w:rFonts w:ascii="Segoe UI" w:hAnsi="Segoe UI" w:eastAsia="Quattrocento Sans" w:cs="Segoe UI"/>
              </w:rPr>
              <w:t>Evento</w:t>
            </w:r>
          </w:p>
        </w:tc>
      </w:tr>
      <w:tr w:rsidRPr="00FC2824" w:rsidR="00D0430C" w:rsidTr="06E8CBC3" w14:paraId="227494FE"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433AA38A" w14:textId="7777777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A80C76" w:rsidRDefault="00E16565" w14:paraId="3BA0CA10" w14:textId="47495785">
            <w:pPr>
              <w:rPr>
                <w:rFonts w:ascii="Segoe UI" w:hAnsi="Segoe UI" w:eastAsia="Quattrocento Sans" w:cs="Segoe UI"/>
              </w:rPr>
            </w:pPr>
            <w:r>
              <w:rPr>
                <w:rFonts w:ascii="Segoe UI" w:hAnsi="Segoe UI" w:eastAsia="Quattrocento Sans" w:cs="Segoe UI"/>
              </w:rPr>
              <w:t>Describe el evento.</w:t>
            </w:r>
          </w:p>
        </w:tc>
      </w:tr>
      <w:tr w:rsidRPr="00FC2824" w:rsidR="00D0430C" w:rsidTr="06E8CBC3" w14:paraId="0402E999"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D0430C" w:rsidP="00D0430C" w:rsidRDefault="00D0430C" w14:paraId="6D848B32" w14:textId="7777777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1D7D8D" w:rsidP="00A80C76" w:rsidRDefault="00E16565" w14:paraId="584BB8BF" w14:textId="22C1373F">
            <w:pPr>
              <w:rPr>
                <w:rFonts w:ascii="Segoe UI" w:hAnsi="Segoe UI" w:eastAsia="Quattrocento Sans" w:cs="Segoe UI"/>
              </w:rPr>
            </w:pPr>
            <w:r>
              <w:rPr>
                <w:rFonts w:ascii="Segoe UI" w:hAnsi="Segoe UI" w:eastAsia="Quattrocento Sans" w:cs="Segoe UI"/>
              </w:rPr>
              <w:t xml:space="preserve">Define el tipo del evento con su </w:t>
            </w:r>
            <w:r w:rsidR="001D7D8D">
              <w:rPr>
                <w:rFonts w:ascii="Segoe UI" w:hAnsi="Segoe UI" w:eastAsia="Quattrocento Sans" w:cs="Segoe UI"/>
              </w:rPr>
              <w:t>código</w:t>
            </w:r>
          </w:p>
          <w:p w:rsidRPr="00FC2824" w:rsidR="00D0430C" w:rsidP="00A80C76" w:rsidRDefault="00E16565" w14:paraId="10DCDC7A" w14:textId="06DC9BA5">
            <w:pPr>
              <w:rPr>
                <w:rFonts w:ascii="Segoe UI" w:hAnsi="Segoe UI" w:eastAsia="Quattrocento Sans" w:cs="Segoe UI"/>
              </w:rPr>
            </w:pPr>
            <w:r>
              <w:rPr>
                <w:rFonts w:ascii="Segoe UI" w:hAnsi="Segoe UI" w:eastAsia="Quattrocento Sans" w:cs="Segoe UI"/>
              </w:rPr>
              <w:t xml:space="preserve"> asociado. </w:t>
            </w:r>
          </w:p>
        </w:tc>
      </w:tr>
      <w:tr w:rsidRPr="00FC2824" w:rsidR="00D0430C" w:rsidTr="06E8CBC3" w14:paraId="1B9EA78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7EC84BAD" w14:textId="77777777">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0222FD" w14:paraId="650C156B" w14:textId="2669CB98">
            <w:pPr>
              <w:tabs>
                <w:tab w:val="left" w:pos="580"/>
              </w:tabs>
              <w:rPr>
                <w:rFonts w:ascii="Segoe UI" w:hAnsi="Segoe UI" w:eastAsia="Quattrocento Sans" w:cs="Segoe UI"/>
              </w:rPr>
            </w:pPr>
            <w:r>
              <w:rPr>
                <w:rFonts w:ascii="Segoe UI" w:hAnsi="Segoe UI" w:eastAsia="Quattrocento Sans" w:cs="Segoe UI"/>
              </w:rPr>
              <w:t>Categórico</w:t>
            </w:r>
            <w:r w:rsidR="00DC6F74">
              <w:rPr>
                <w:rFonts w:ascii="Segoe UI" w:hAnsi="Segoe UI" w:eastAsia="Quattrocento Sans" w:cs="Segoe UI"/>
              </w:rPr>
              <w:t xml:space="preserve"> </w:t>
            </w:r>
            <w:r>
              <w:rPr>
                <w:rFonts w:ascii="Segoe UI" w:hAnsi="Segoe UI" w:eastAsia="Quattrocento Sans" w:cs="Segoe UI"/>
              </w:rPr>
              <w:t>Nominal</w:t>
            </w:r>
          </w:p>
        </w:tc>
      </w:tr>
      <w:tr w:rsidRPr="00FC2824" w:rsidR="00D0430C" w:rsidTr="06E8CBC3" w14:paraId="76ABBF1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308DB0F9" w14:textId="0FACE179">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D53A4" w:rsidP="00CD53A4" w:rsidRDefault="00CD53A4" w14:paraId="6B3A7ED2" w14:textId="6EFF7232">
            <w:pPr>
              <w:spacing w:line="240" w:lineRule="auto"/>
              <w:rPr>
                <w:rFonts w:ascii="Segoe UI" w:hAnsi="Segoe UI" w:eastAsia="Quattrocento Sans" w:cs="Segoe UI"/>
              </w:rPr>
            </w:pPr>
            <w:r w:rsidRPr="00CD53A4">
              <w:rPr>
                <w:rFonts w:ascii="Segoe UI" w:hAnsi="Segoe UI" w:eastAsia="Quattrocento Sans" w:cs="Segoe UI"/>
              </w:rPr>
              <w:t>[</w:t>
            </w:r>
            <w:r w:rsidR="00CD79E0">
              <w:rPr>
                <w:rFonts w:ascii="Segoe UI" w:hAnsi="Segoe UI" w:eastAsia="Quattrocento Sans" w:cs="Segoe UI"/>
              </w:rPr>
              <w:t>Código</w:t>
            </w:r>
            <w:r w:rsidRPr="00CD53A4">
              <w:rPr>
                <w:rFonts w:ascii="Segoe UI" w:hAnsi="Segoe UI" w:eastAsia="Quattrocento Sans" w:cs="Segoe UI"/>
              </w:rPr>
              <w:t xml:space="preserve">, </w:t>
            </w:r>
            <w:r w:rsidR="00CD79E0">
              <w:rPr>
                <w:rFonts w:ascii="Segoe UI" w:hAnsi="Segoe UI" w:eastAsia="Quattrocento Sans" w:cs="Segoe UI"/>
              </w:rPr>
              <w:t>Nombre de evento</w:t>
            </w:r>
            <w:r w:rsidRPr="00CD53A4">
              <w:rPr>
                <w:rFonts w:ascii="Segoe UI" w:hAnsi="Segoe UI" w:eastAsia="Quattrocento Sans" w:cs="Segoe UI"/>
              </w:rPr>
              <w:t xml:space="preserve">] </w:t>
            </w:r>
          </w:p>
          <w:p w:rsidRPr="00FC2824" w:rsidR="004C375A" w:rsidP="00CD53A4" w:rsidRDefault="00CD53A4" w14:paraId="46CB0C82" w14:textId="372DDDC4">
            <w:pPr>
              <w:spacing w:line="240" w:lineRule="auto"/>
              <w:rPr>
                <w:rFonts w:ascii="Segoe UI" w:hAnsi="Segoe UI" w:eastAsia="Quattrocento Sans" w:cs="Segoe UI"/>
              </w:rPr>
            </w:pPr>
            <w:r w:rsidRPr="00CD53A4">
              <w:rPr>
                <w:rFonts w:ascii="Segoe UI" w:hAnsi="Segoe UI" w:eastAsia="Quattrocento Sans" w:cs="Segoe UI"/>
              </w:rPr>
              <w:t xml:space="preserve">Existen </w:t>
            </w:r>
            <w:r w:rsidR="00CD79E0">
              <w:rPr>
                <w:rFonts w:ascii="Segoe UI" w:hAnsi="Segoe UI" w:eastAsia="Quattrocento Sans" w:cs="Segoe UI"/>
              </w:rPr>
              <w:t>79</w:t>
            </w:r>
            <w:r w:rsidRPr="00CD53A4">
              <w:rPr>
                <w:rFonts w:ascii="Segoe UI" w:hAnsi="Segoe UI" w:eastAsia="Quattrocento Sans" w:cs="Segoe UI"/>
              </w:rPr>
              <w:t xml:space="preserve"> valores únicos.  </w:t>
            </w:r>
          </w:p>
        </w:tc>
      </w:tr>
      <w:tr w:rsidRPr="00FC2824" w:rsidR="00D0430C" w:rsidTr="06E8CBC3" w14:paraId="6FA16EB8"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35CE32AA" w14:textId="59F090AD">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EF5A76" w14:paraId="427A79DA" w14:textId="0BBA347D">
            <w:pPr>
              <w:ind w:left="113"/>
              <w:rPr>
                <w:rFonts w:ascii="Segoe UI" w:hAnsi="Segoe UI" w:eastAsia="Quattrocento Sans" w:cs="Segoe UI"/>
              </w:rPr>
            </w:pPr>
            <w:r>
              <w:rPr>
                <w:noProof/>
              </w:rPr>
              <w:drawing>
                <wp:inline distT="0" distB="0" distL="0" distR="0" wp14:anchorId="017C458E" wp14:editId="1E5E97CB">
                  <wp:extent cx="2119761" cy="3338623"/>
                  <wp:effectExtent l="0" t="0" r="0" b="0"/>
                  <wp:docPr id="795198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98371" name=""/>
                          <pic:cNvPicPr/>
                        </pic:nvPicPr>
                        <pic:blipFill>
                          <a:blip r:embed="rId21"/>
                          <a:stretch>
                            <a:fillRect/>
                          </a:stretch>
                        </pic:blipFill>
                        <pic:spPr>
                          <a:xfrm>
                            <a:off x="0" y="0"/>
                            <a:ext cx="2122661" cy="3343191"/>
                          </a:xfrm>
                          <a:prstGeom prst="rect">
                            <a:avLst/>
                          </a:prstGeom>
                        </pic:spPr>
                      </pic:pic>
                    </a:graphicData>
                  </a:graphic>
                </wp:inline>
              </w:drawing>
            </w:r>
          </w:p>
        </w:tc>
      </w:tr>
      <w:tr w:rsidRPr="00FC2824" w:rsidR="00DA6FFC" w:rsidTr="06E8CBC3" w14:paraId="5A66F7E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A6FFC" w:rsidP="00D0430C" w:rsidRDefault="00DA6FFC" w14:paraId="0FC5A5FB" w14:textId="7CB0E9BC">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A6FFC" w:rsidP="00832C36" w:rsidRDefault="009828FF" w14:paraId="2C7D34FF" w14:textId="7659918C">
            <w:pPr>
              <w:numPr>
                <w:ilvl w:val="0"/>
                <w:numId w:val="46"/>
              </w:numPr>
              <w:shd w:val="clear" w:color="auto" w:fill="FFFFFF"/>
              <w:spacing w:before="100" w:beforeAutospacing="1" w:after="100" w:afterAutospacing="1" w:line="240" w:lineRule="auto"/>
              <w:rPr>
                <w:noProof/>
              </w:rPr>
            </w:pPr>
            <w:r w:rsidRPr="009828FF">
              <w:rPr>
                <w:noProof/>
              </w:rPr>
              <w:t>Los eventos más comunes son agresiones (código 300), varicela (código 831), y dengue (código 210)</w:t>
            </w:r>
            <w:r w:rsidR="00ED4804">
              <w:rPr>
                <w:noProof/>
              </w:rPr>
              <w:t>, e</w:t>
            </w:r>
            <w:r w:rsidRPr="00ED4804" w:rsidR="00ED4804">
              <w:rPr>
                <w:noProof/>
              </w:rPr>
              <w:t>sto podría indicar que estos eventos son prevalentes o que hay una alta incidencia de estos eventos en la población analizada.</w:t>
            </w:r>
          </w:p>
        </w:tc>
      </w:tr>
      <w:tr w:rsidRPr="00FC2824" w:rsidR="00D0430C" w:rsidTr="06E8CBC3" w14:paraId="3B16370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D0430C" w:rsidP="00CD53A4" w:rsidRDefault="00D0430C" w14:paraId="1F217079" w14:textId="77777777">
            <w:pPr>
              <w:rPr>
                <w:rFonts w:ascii="Segoe UI" w:hAnsi="Segoe UI" w:eastAsia="Quattrocento Sans" w:cs="Segoe UI"/>
              </w:rPr>
            </w:pPr>
            <w:r w:rsidRPr="00FC2824">
              <w:rPr>
                <w:rFonts w:ascii="Segoe UI" w:hAnsi="Segoe UI" w:eastAsia="Quattrocento Sans" w:cs="Segoe UI"/>
                <w:b/>
              </w:rPr>
              <w:t xml:space="preserve">Campo 3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AD58F6" w:rsidR="00D0430C" w:rsidP="00D0430C" w:rsidRDefault="00A15C0E" w14:paraId="60E48D86" w14:textId="7FD70FEB">
            <w:pPr>
              <w:rPr>
                <w:rFonts w:ascii="Segoe UI" w:hAnsi="Segoe UI" w:eastAsia="Quattrocento Sans" w:cs="Segoe UI"/>
              </w:rPr>
            </w:pPr>
            <w:proofErr w:type="spellStart"/>
            <w:r w:rsidRPr="00AD58F6">
              <w:rPr>
                <w:rFonts w:ascii="Segoe UI" w:hAnsi="Segoe UI" w:eastAsia="Quattrocento Sans" w:cs="Segoe UI"/>
              </w:rPr>
              <w:t>AñoEpidemiologico</w:t>
            </w:r>
            <w:proofErr w:type="spellEnd"/>
          </w:p>
        </w:tc>
      </w:tr>
      <w:tr w:rsidRPr="00FC2824" w:rsidR="001B012C" w:rsidTr="06E8CBC3" w14:paraId="45CFC32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5E49F037"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0222FD" w14:paraId="559164AA" w14:textId="5C15EC9B">
            <w:pPr>
              <w:rPr>
                <w:rFonts w:ascii="Segoe UI" w:hAnsi="Segoe UI" w:eastAsia="Quattrocento Sans" w:cs="Segoe UI"/>
              </w:rPr>
            </w:pPr>
            <w:r>
              <w:rPr>
                <w:rFonts w:ascii="Segoe UI" w:hAnsi="Segoe UI" w:eastAsia="Quattrocento Sans" w:cs="Segoe UI"/>
              </w:rPr>
              <w:t xml:space="preserve">Año epidemiológico. </w:t>
            </w:r>
          </w:p>
        </w:tc>
      </w:tr>
      <w:tr w:rsidRPr="00FC2824" w:rsidR="001B012C" w:rsidTr="06E8CBC3" w14:paraId="7AF95434"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1B012C" w:rsidP="001B012C" w:rsidRDefault="001B012C" w14:paraId="4E7F3AA9"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0222FD" w14:paraId="01FA50C5" w14:textId="39BF392A">
            <w:pPr>
              <w:jc w:val="both"/>
              <w:rPr>
                <w:rFonts w:ascii="Segoe UI" w:hAnsi="Segoe UI" w:eastAsia="Quattrocento Sans" w:cs="Segoe UI"/>
              </w:rPr>
            </w:pPr>
            <w:r>
              <w:rPr>
                <w:rFonts w:ascii="Segoe UI" w:hAnsi="Segoe UI" w:eastAsia="Quattrocento Sans" w:cs="Segoe UI"/>
              </w:rPr>
              <w:t xml:space="preserve">Define el año epidemiológico. </w:t>
            </w:r>
          </w:p>
        </w:tc>
      </w:tr>
      <w:tr w:rsidRPr="00FC2824" w:rsidR="001B012C" w:rsidTr="06E8CBC3" w14:paraId="250A675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4A204967"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EFB1F9D" w14:paraId="53ACBE39" w14:textId="2AA276B3">
            <w:pPr>
              <w:rPr>
                <w:rFonts w:ascii="Segoe UI" w:hAnsi="Segoe UI" w:eastAsia="Quattrocento Sans" w:cs="Segoe UI"/>
              </w:rPr>
            </w:pPr>
            <w:r w:rsidRPr="06DE6097">
              <w:rPr>
                <w:rFonts w:ascii="Segoe UI" w:hAnsi="Segoe UI" w:eastAsia="Quattrocento Sans" w:cs="Segoe UI"/>
              </w:rPr>
              <w:t xml:space="preserve">Fecha </w:t>
            </w:r>
          </w:p>
        </w:tc>
      </w:tr>
      <w:tr w:rsidRPr="00FC2824" w:rsidR="001B012C" w:rsidTr="06E8CBC3" w14:paraId="0631379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1B2AB418"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D53A4" w:rsidP="00CD53A4" w:rsidRDefault="00CD53A4" w14:paraId="0FD4E332" w14:textId="22B64019">
            <w:pPr>
              <w:spacing w:line="240" w:lineRule="auto"/>
              <w:rPr>
                <w:rFonts w:ascii="Segoe UI" w:hAnsi="Segoe UI" w:eastAsia="Quattrocento Sans" w:cs="Segoe UI"/>
              </w:rPr>
            </w:pPr>
            <w:r w:rsidRPr="00CD53A4">
              <w:rPr>
                <w:rFonts w:ascii="Segoe UI" w:hAnsi="Segoe UI" w:eastAsia="Quattrocento Sans" w:cs="Segoe UI"/>
              </w:rPr>
              <w:t>[</w:t>
            </w:r>
            <w:r w:rsidR="00EA0EB7">
              <w:rPr>
                <w:rFonts w:ascii="Segoe UI" w:hAnsi="Segoe UI" w:eastAsia="Quattrocento Sans" w:cs="Segoe UI"/>
              </w:rPr>
              <w:t>20</w:t>
            </w:r>
            <w:r w:rsidR="007F2D82">
              <w:rPr>
                <w:rFonts w:ascii="Segoe UI" w:hAnsi="Segoe UI" w:eastAsia="Quattrocento Sans" w:cs="Segoe UI"/>
              </w:rPr>
              <w:t>08-2022</w:t>
            </w:r>
            <w:r w:rsidRPr="00CD53A4">
              <w:rPr>
                <w:rFonts w:ascii="Segoe UI" w:hAnsi="Segoe UI" w:eastAsia="Quattrocento Sans" w:cs="Segoe UI"/>
              </w:rPr>
              <w:t xml:space="preserve">] </w:t>
            </w:r>
          </w:p>
          <w:p w:rsidRPr="00FC2824" w:rsidR="001B012C" w:rsidP="00CD53A4" w:rsidRDefault="00CD53A4" w14:paraId="504BC77F" w14:textId="61D839BF">
            <w:pPr>
              <w:rPr>
                <w:rFonts w:ascii="Segoe UI" w:hAnsi="Segoe UI" w:eastAsia="Quattrocento Sans" w:cs="Segoe UI"/>
              </w:rPr>
            </w:pPr>
            <w:r w:rsidRPr="00CD53A4">
              <w:rPr>
                <w:rFonts w:ascii="Segoe UI" w:hAnsi="Segoe UI" w:eastAsia="Quattrocento Sans" w:cs="Segoe UI"/>
              </w:rPr>
              <w:t xml:space="preserve">Existen </w:t>
            </w:r>
            <w:r w:rsidR="00EA0EB7">
              <w:rPr>
                <w:rFonts w:ascii="Segoe UI" w:hAnsi="Segoe UI" w:eastAsia="Quattrocento Sans" w:cs="Segoe UI"/>
              </w:rPr>
              <w:t>15</w:t>
            </w:r>
            <w:r w:rsidRPr="00CD53A4">
              <w:rPr>
                <w:rFonts w:ascii="Segoe UI" w:hAnsi="Segoe UI" w:eastAsia="Quattrocento Sans" w:cs="Segoe UI"/>
              </w:rPr>
              <w:t xml:space="preserve"> valores únicos.  </w:t>
            </w:r>
          </w:p>
        </w:tc>
      </w:tr>
      <w:tr w:rsidRPr="00FC2824" w:rsidR="001B012C" w:rsidTr="06E8CBC3" w14:paraId="7EA8E946"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292F7221" w14:textId="6B421F5D">
            <w:pPr>
              <w:ind w:left="2"/>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7D0665" w14:paraId="1C3A2BA4" w14:textId="632851CA">
            <w:pPr>
              <w:rPr>
                <w:rFonts w:ascii="Segoe UI" w:hAnsi="Segoe UI" w:eastAsia="Quattrocento Sans" w:cs="Segoe UI"/>
              </w:rPr>
            </w:pPr>
            <w:r>
              <w:rPr>
                <w:noProof/>
              </w:rPr>
              <w:drawing>
                <wp:inline distT="0" distB="0" distL="0" distR="0" wp14:anchorId="1CD68FAC" wp14:editId="6E52726D">
                  <wp:extent cx="2276475" cy="3228975"/>
                  <wp:effectExtent l="0" t="0" r="9525" b="9525"/>
                  <wp:docPr id="1372252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52676" name=""/>
                          <pic:cNvPicPr/>
                        </pic:nvPicPr>
                        <pic:blipFill>
                          <a:blip r:embed="rId22"/>
                          <a:stretch>
                            <a:fillRect/>
                          </a:stretch>
                        </pic:blipFill>
                        <pic:spPr>
                          <a:xfrm>
                            <a:off x="0" y="0"/>
                            <a:ext cx="2276475" cy="3228975"/>
                          </a:xfrm>
                          <a:prstGeom prst="rect">
                            <a:avLst/>
                          </a:prstGeom>
                        </pic:spPr>
                      </pic:pic>
                    </a:graphicData>
                  </a:graphic>
                </wp:inline>
              </w:drawing>
            </w:r>
          </w:p>
        </w:tc>
      </w:tr>
      <w:tr w:rsidRPr="00FC2824" w:rsidR="001B012C" w:rsidTr="06E8CBC3" w14:paraId="6114C62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29D6092B" w14:textId="15065FBA">
            <w:pPr>
              <w:ind w:left="2"/>
              <w:rPr>
                <w:rFonts w:ascii="Segoe UI" w:hAnsi="Segoe UI" w:eastAsia="Quattrocento Sans" w:cs="Segoe UI"/>
              </w:rPr>
            </w:pPr>
            <w:r>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B48E1" w:rsidR="001B012C" w:rsidP="00832C36" w:rsidRDefault="5CFA6988" w14:paraId="132A83F3" w14:textId="260A4AD2">
            <w:pPr>
              <w:numPr>
                <w:ilvl w:val="0"/>
                <w:numId w:val="45"/>
              </w:numPr>
              <w:shd w:val="clear" w:color="auto" w:fill="FFFFFF" w:themeFill="background1"/>
              <w:spacing w:before="100" w:beforeAutospacing="1" w:after="100" w:afterAutospacing="1" w:line="240" w:lineRule="auto"/>
              <w:rPr>
                <w:rFonts w:ascii="Segoe UI" w:hAnsi="Segoe UI" w:cs="Segoe UI"/>
                <w:noProof/>
              </w:rPr>
            </w:pPr>
            <w:r w:rsidRPr="06DE6097">
              <w:rPr>
                <w:rFonts w:ascii="Segoe UI" w:hAnsi="Segoe UI" w:cs="Segoe UI"/>
                <w:noProof/>
              </w:rPr>
              <w:t>Las fechas corresponden a el rango de fecha proporcionado.</w:t>
            </w:r>
          </w:p>
        </w:tc>
      </w:tr>
      <w:tr w:rsidRPr="00FC2824" w:rsidR="001B012C" w:rsidTr="06E8CBC3" w14:paraId="1693027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1B012C" w14:paraId="310A1333" w14:textId="77777777">
            <w:pPr>
              <w:ind w:left="2"/>
              <w:rPr>
                <w:rFonts w:ascii="Segoe UI" w:hAnsi="Segoe UI" w:eastAsia="Quattrocento Sans" w:cs="Segoe UI"/>
              </w:rPr>
            </w:pPr>
            <w:r w:rsidRPr="00FC2824">
              <w:rPr>
                <w:rFonts w:ascii="Segoe UI" w:hAnsi="Segoe UI" w:eastAsia="Quattrocento Sans" w:cs="Segoe UI"/>
                <w:b/>
              </w:rPr>
              <w:t xml:space="preserve">Campo 4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A15C0E" w14:paraId="6A8F4D3D" w14:textId="230D28B7">
            <w:pPr>
              <w:rPr>
                <w:rFonts w:ascii="Segoe UI" w:hAnsi="Segoe UI" w:eastAsia="Quattrocento Sans" w:cs="Segoe UI"/>
              </w:rPr>
            </w:pPr>
            <w:commentRangeStart w:id="34"/>
            <w:commentRangeStart w:id="35"/>
            <w:proofErr w:type="spellStart"/>
            <w:r w:rsidRPr="6E5F4326" w:rsidR="00A15C0E">
              <w:rPr>
                <w:rFonts w:ascii="Segoe UI" w:hAnsi="Segoe UI" w:eastAsia="Quattrocento Sans" w:cs="Segoe UI"/>
              </w:rPr>
              <w:t>SemanaEpidemilogica</w:t>
            </w:r>
            <w:proofErr w:type="spellEnd"/>
            <w:commentRangeEnd w:id="34"/>
            <w:r>
              <w:rPr>
                <w:rStyle w:val="CommentReference"/>
              </w:rPr>
              <w:commentReference w:id="34"/>
            </w:r>
            <w:commentRangeEnd w:id="35"/>
            <w:r>
              <w:rPr>
                <w:rStyle w:val="CommentReference"/>
              </w:rPr>
              <w:commentReference w:id="35"/>
            </w:r>
          </w:p>
        </w:tc>
      </w:tr>
      <w:tr w:rsidRPr="00FC2824" w:rsidR="001B012C" w:rsidTr="06E8CBC3" w14:paraId="259FFDA0"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20D258E3"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0222FD" w14:paraId="40A8C525" w14:textId="4E0BDAA5">
            <w:pPr>
              <w:rPr>
                <w:rFonts w:ascii="Segoe UI" w:hAnsi="Segoe UI" w:eastAsia="Quattrocento Sans" w:cs="Segoe UI"/>
              </w:rPr>
            </w:pPr>
            <w:r>
              <w:rPr>
                <w:rFonts w:ascii="Segoe UI" w:hAnsi="Segoe UI" w:eastAsia="Quattrocento Sans" w:cs="Segoe UI"/>
              </w:rPr>
              <w:t xml:space="preserve">Semana epidemiológica </w:t>
            </w:r>
          </w:p>
        </w:tc>
      </w:tr>
      <w:tr w:rsidRPr="00FC2824" w:rsidR="001B012C" w:rsidTr="06E8CBC3" w14:paraId="2B43FEE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05D1AD28"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1D1A6E9A" w14:paraId="57EC9CB0" w14:textId="31487177">
            <w:pPr>
              <w:rPr>
                <w:rFonts w:ascii="Segoe UI" w:hAnsi="Segoe UI" w:eastAsia="Quattrocento Sans" w:cs="Segoe UI"/>
              </w:rPr>
            </w:pPr>
            <w:r w:rsidRPr="06DE6097">
              <w:rPr>
                <w:rFonts w:ascii="Segoe UI" w:hAnsi="Segoe UI" w:eastAsia="Quattrocento Sans" w:cs="Segoe UI"/>
              </w:rPr>
              <w:t xml:space="preserve">Define la semana epidemiológica. </w:t>
            </w:r>
          </w:p>
        </w:tc>
      </w:tr>
      <w:tr w:rsidRPr="00FC2824" w:rsidR="001B012C" w:rsidTr="06E8CBC3" w14:paraId="41E6246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6A95C9A3"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3D3C68" w14:paraId="0F65727F" w14:textId="265FE9CA">
            <w:pPr>
              <w:rPr>
                <w:rFonts w:ascii="Segoe UI" w:hAnsi="Segoe UI" w:eastAsia="Quattrocento Sans" w:cs="Segoe UI"/>
              </w:rPr>
            </w:pPr>
            <w:r>
              <w:rPr>
                <w:rFonts w:ascii="Segoe UI" w:hAnsi="Segoe UI" w:eastAsia="Quattrocento Sans" w:cs="Segoe UI"/>
              </w:rPr>
              <w:t xml:space="preserve">Numérico </w:t>
            </w:r>
          </w:p>
        </w:tc>
      </w:tr>
      <w:tr w:rsidRPr="00FC2824" w:rsidR="001B012C" w:rsidTr="06E8CBC3" w14:paraId="14B09C6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350FCBC7"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3D3C68" w:rsidRDefault="00CD53A4" w14:paraId="3A095FE5" w14:textId="6B9CD191">
            <w:pPr>
              <w:spacing w:line="240" w:lineRule="auto"/>
              <w:rPr>
                <w:rFonts w:ascii="Segoe UI" w:hAnsi="Segoe UI" w:eastAsia="Quattrocento Sans" w:cs="Segoe UI"/>
              </w:rPr>
            </w:pPr>
            <w:r w:rsidRPr="00CD53A4">
              <w:rPr>
                <w:rFonts w:ascii="Segoe UI" w:hAnsi="Segoe UI" w:eastAsia="Quattrocento Sans" w:cs="Segoe UI"/>
              </w:rPr>
              <w:t>[</w:t>
            </w:r>
            <w:r w:rsidR="003D3C68">
              <w:rPr>
                <w:rFonts w:ascii="Segoe UI" w:hAnsi="Segoe UI" w:eastAsia="Quattrocento Sans" w:cs="Segoe UI"/>
              </w:rPr>
              <w:t xml:space="preserve">01 a </w:t>
            </w:r>
            <w:r w:rsidR="00386115">
              <w:rPr>
                <w:rFonts w:ascii="Segoe UI" w:hAnsi="Segoe UI" w:eastAsia="Quattrocento Sans" w:cs="Segoe UI"/>
              </w:rPr>
              <w:t>53]</w:t>
            </w:r>
          </w:p>
        </w:tc>
      </w:tr>
      <w:tr w:rsidRPr="00FC2824" w:rsidR="001B012C" w:rsidTr="06E8CBC3" w14:paraId="0F21421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566DB8F8" w14:textId="04873E4C">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3D3C68" w14:paraId="4A5DE4D9" w14:textId="0884B65C">
            <w:pPr>
              <w:rPr>
                <w:rFonts w:ascii="Segoe UI" w:hAnsi="Segoe UI" w:eastAsia="Quattrocento Sans" w:cs="Segoe UI"/>
              </w:rPr>
            </w:pPr>
            <w:r>
              <w:rPr>
                <w:noProof/>
              </w:rPr>
              <mc:AlternateContent>
                <mc:Choice Requires="wpg">
                  <w:drawing>
                    <wp:anchor distT="0" distB="0" distL="114300" distR="114300" simplePos="0" relativeHeight="251658241" behindDoc="0" locked="0" layoutInCell="1" allowOverlap="1" wp14:anchorId="574D6AD1" wp14:editId="49186755">
                      <wp:simplePos x="0" y="0"/>
                      <wp:positionH relativeFrom="column">
                        <wp:posOffset>-3427</wp:posOffset>
                      </wp:positionH>
                      <wp:positionV relativeFrom="paragraph">
                        <wp:posOffset>2792</wp:posOffset>
                      </wp:positionV>
                      <wp:extent cx="2293644" cy="1819275"/>
                      <wp:effectExtent l="0" t="0" r="0" b="9525"/>
                      <wp:wrapSquare wrapText="bothSides"/>
                      <wp:docPr id="736410091" name="Grupo 2"/>
                      <wp:cNvGraphicFramePr/>
                      <a:graphic xmlns:a="http://schemas.openxmlformats.org/drawingml/2006/main">
                        <a:graphicData uri="http://schemas.microsoft.com/office/word/2010/wordprocessingGroup">
                          <wpg:wgp>
                            <wpg:cNvGrpSpPr/>
                            <wpg:grpSpPr>
                              <a:xfrm>
                                <a:off x="0" y="0"/>
                                <a:ext cx="2293644" cy="1819275"/>
                                <a:chOff x="0" y="0"/>
                                <a:chExt cx="2293644" cy="1819275"/>
                              </a:xfrm>
                            </wpg:grpSpPr>
                            <pic:pic xmlns:pic="http://schemas.openxmlformats.org/drawingml/2006/picture">
                              <pic:nvPicPr>
                                <pic:cNvPr id="1588545243" name="Imagen 1"/>
                                <pic:cNvPicPr>
                                  <a:picLocks noChangeAspect="1"/>
                                </pic:cNvPicPr>
                              </pic:nvPicPr>
                              <pic:blipFill rotWithShape="1">
                                <a:blip r:embed="rId23">
                                  <a:extLst>
                                    <a:ext uri="{28A0092B-C50C-407E-A947-70E740481C1C}">
                                      <a14:useLocalDpi xmlns:a14="http://schemas.microsoft.com/office/drawing/2010/main" val="0"/>
                                    </a:ext>
                                  </a:extLst>
                                </a:blip>
                                <a:srcRect r="81334"/>
                                <a:stretch/>
                              </pic:blipFill>
                              <pic:spPr bwMode="auto">
                                <a:xfrm>
                                  <a:off x="0" y="0"/>
                                  <a:ext cx="698500" cy="1819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754321" name="Imagen 1"/>
                                <pic:cNvPicPr>
                                  <a:picLocks noChangeAspect="1"/>
                                </pic:cNvPicPr>
                              </pic:nvPicPr>
                              <pic:blipFill rotWithShape="1">
                                <a:blip r:embed="rId23">
                                  <a:extLst>
                                    <a:ext uri="{28A0092B-C50C-407E-A947-70E740481C1C}">
                                      <a14:useLocalDpi xmlns:a14="http://schemas.microsoft.com/office/drawing/2010/main" val="0"/>
                                    </a:ext>
                                  </a:extLst>
                                </a:blip>
                                <a:srcRect l="56460"/>
                                <a:stretch/>
                              </pic:blipFill>
                              <pic:spPr bwMode="auto">
                                <a:xfrm>
                                  <a:off x="664234" y="0"/>
                                  <a:ext cx="1629410" cy="18192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o 2" style="position:absolute;margin-left:-.25pt;margin-top:.2pt;width:180.6pt;height:143.25pt;z-index:251656193" coordsize="22936,18192" o:spid="_x0000_s1026" w14:anchorId="003C8BB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width:6985;height:1819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">
                        <v:imagedata cropright="53303f" o:title="" r:id="rId24"/>
                      </v:shape>
                      <v:shape id="Imagen 1" style="position:absolute;left:6642;width:16294;height:1819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">
                        <v:imagedata cropleft="37002f" o:title="" r:id="rId24"/>
                      </v:shape>
                      <w10:wrap type="square"/>
                    </v:group>
                  </w:pict>
                </mc:Fallback>
              </mc:AlternateContent>
            </w:r>
            <w:r>
              <w:rPr>
                <w:noProof/>
              </w:rPr>
              <w:t xml:space="preserve"> </w:t>
            </w:r>
          </w:p>
        </w:tc>
      </w:tr>
      <w:tr w:rsidRPr="00FC2824" w:rsidR="001B012C" w:rsidTr="06E8CBC3" w14:paraId="4618CAD9"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044956EB" w14:textId="4BAB387F">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B48E1" w:rsidR="001B012C" w:rsidP="00832C36" w:rsidRDefault="5E4ED644" w14:paraId="0C98343D" w14:textId="4197D72A">
            <w:pPr>
              <w:numPr>
                <w:ilvl w:val="0"/>
                <w:numId w:val="44"/>
              </w:numPr>
              <w:shd w:val="clear" w:color="auto" w:fill="FFFFFF" w:themeFill="background1"/>
              <w:spacing w:before="100" w:beforeAutospacing="1" w:after="100" w:afterAutospacing="1" w:line="240" w:lineRule="auto"/>
              <w:rPr>
                <w:rFonts w:ascii="Segoe UI" w:hAnsi="Segoe UI" w:cs="Segoe UI"/>
                <w:noProof/>
              </w:rPr>
            </w:pPr>
            <w:r w:rsidRPr="06DE6097">
              <w:rPr>
                <w:rFonts w:ascii="Segoe UI" w:hAnsi="Segoe UI" w:cs="Segoe UI"/>
                <w:noProof/>
              </w:rPr>
              <w:t>La media correspondiente a semanas epidmiologicas c</w:t>
            </w:r>
            <w:r w:rsidRPr="06DE6097" w:rsidR="763DE2BB">
              <w:rPr>
                <w:rFonts w:ascii="Segoe UI" w:hAnsi="Segoe UI" w:cs="Segoe UI"/>
                <w:noProof/>
              </w:rPr>
              <w:t>o</w:t>
            </w:r>
            <w:r w:rsidRPr="06DE6097">
              <w:rPr>
                <w:rFonts w:ascii="Segoe UI" w:hAnsi="Segoe UI" w:cs="Segoe UI"/>
                <w:noProof/>
              </w:rPr>
              <w:t xml:space="preserve">rresponde a 26.4 </w:t>
            </w:r>
          </w:p>
        </w:tc>
      </w:tr>
      <w:tr w:rsidRPr="00FC2824" w:rsidR="001B012C" w:rsidTr="06E8CBC3" w14:paraId="0C9622B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1B012C" w14:paraId="09F1E785" w14:textId="77777777">
            <w:pPr>
              <w:ind w:left="2"/>
              <w:rPr>
                <w:rFonts w:ascii="Segoe UI" w:hAnsi="Segoe UI" w:eastAsia="Quattrocento Sans" w:cs="Segoe UI"/>
              </w:rPr>
            </w:pPr>
            <w:r w:rsidRPr="00FC2824">
              <w:rPr>
                <w:rFonts w:ascii="Segoe UI" w:hAnsi="Segoe UI" w:eastAsia="Quattrocento Sans" w:cs="Segoe UI"/>
                <w:b/>
              </w:rPr>
              <w:lastRenderedPageBreak/>
              <w:t xml:space="preserve">Campo 5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A15C0E" w14:paraId="204B8766" w14:textId="046E27FE">
            <w:pPr>
              <w:rPr>
                <w:rFonts w:ascii="Segoe UI" w:hAnsi="Segoe UI" w:eastAsia="Quattrocento Sans" w:cs="Segoe UI"/>
              </w:rPr>
            </w:pPr>
            <w:r w:rsidRPr="00A15C0E">
              <w:rPr>
                <w:rFonts w:ascii="Segoe UI" w:hAnsi="Segoe UI" w:eastAsia="Quattrocento Sans" w:cs="Segoe UI"/>
              </w:rPr>
              <w:t>Prestador</w:t>
            </w:r>
          </w:p>
        </w:tc>
      </w:tr>
      <w:tr w:rsidRPr="00FC2824" w:rsidR="001B012C" w:rsidTr="06E8CBC3" w14:paraId="0D4B5ADD"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76BF2F21"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33382A83" w14:paraId="1F8004F8" w14:textId="1B5A5539">
            <w:pPr>
              <w:rPr>
                <w:rFonts w:ascii="Segoe UI" w:hAnsi="Segoe UI" w:eastAsia="Quattrocento Sans" w:cs="Segoe UI"/>
              </w:rPr>
            </w:pPr>
            <w:r w:rsidRPr="06DE6097">
              <w:rPr>
                <w:rFonts w:ascii="Segoe UI" w:hAnsi="Segoe UI" w:eastAsia="Quattrocento Sans" w:cs="Segoe UI"/>
              </w:rPr>
              <w:t>Prestador</w:t>
            </w:r>
          </w:p>
        </w:tc>
      </w:tr>
      <w:tr w:rsidRPr="00FC2824" w:rsidR="001B012C" w:rsidTr="06E8CBC3" w14:paraId="1CACBC9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1EE98FAD"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35942818" w14:paraId="0139ACF4" w14:textId="6406B625">
            <w:pPr>
              <w:rPr>
                <w:rFonts w:ascii="Segoe UI" w:hAnsi="Segoe UI" w:eastAsia="Quattrocento Sans" w:cs="Segoe UI"/>
              </w:rPr>
            </w:pPr>
            <w:r w:rsidRPr="06DE6097">
              <w:rPr>
                <w:rFonts w:ascii="Segoe UI" w:hAnsi="Segoe UI" w:eastAsia="Quattrocento Sans" w:cs="Segoe UI"/>
              </w:rPr>
              <w:t xml:space="preserve">Nombre de los prestadores de servicios. </w:t>
            </w:r>
          </w:p>
        </w:tc>
      </w:tr>
      <w:tr w:rsidRPr="00FC2824" w:rsidR="001B012C" w:rsidTr="06E8CBC3" w14:paraId="0314EEC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29CBF6A7"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FBF5EF0" w14:paraId="10C22512" w14:textId="3F45411F">
            <w:pPr>
              <w:rPr>
                <w:rFonts w:ascii="Segoe UI" w:hAnsi="Segoe UI" w:eastAsia="Quattrocento Sans" w:cs="Segoe UI"/>
              </w:rPr>
            </w:pPr>
            <w:r w:rsidRPr="06DE6097">
              <w:rPr>
                <w:rFonts w:ascii="Segoe UI" w:hAnsi="Segoe UI" w:eastAsia="Quattrocento Sans" w:cs="Segoe UI"/>
              </w:rPr>
              <w:t xml:space="preserve">Categórico Nominal. </w:t>
            </w:r>
          </w:p>
        </w:tc>
      </w:tr>
      <w:tr w:rsidRPr="00FC2824" w:rsidR="001B012C" w:rsidTr="06E8CBC3" w14:paraId="6D021E0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551A2D10"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AC43BE" w:rsidP="00AC43BE" w:rsidRDefault="00AC43BE" w14:paraId="2648200C" w14:textId="6AD42862">
            <w:pPr>
              <w:spacing w:line="240" w:lineRule="auto"/>
              <w:rPr>
                <w:rFonts w:ascii="Segoe UI" w:hAnsi="Segoe UI" w:eastAsia="Quattrocento Sans" w:cs="Segoe UI"/>
              </w:rPr>
            </w:pPr>
            <w:r w:rsidRPr="00CD53A4">
              <w:rPr>
                <w:rFonts w:ascii="Segoe UI" w:hAnsi="Segoe UI" w:eastAsia="Quattrocento Sans" w:cs="Segoe UI"/>
              </w:rPr>
              <w:t>[</w:t>
            </w:r>
            <w:r>
              <w:rPr>
                <w:rFonts w:ascii="Segoe UI" w:hAnsi="Segoe UI" w:eastAsia="Quattrocento Sans" w:cs="Segoe UI"/>
              </w:rPr>
              <w:t>Código - Nombre del prestador</w:t>
            </w:r>
            <w:r w:rsidRPr="00CD53A4">
              <w:rPr>
                <w:rFonts w:ascii="Segoe UI" w:hAnsi="Segoe UI" w:eastAsia="Quattrocento Sans" w:cs="Segoe UI"/>
              </w:rPr>
              <w:t xml:space="preserve">] </w:t>
            </w:r>
          </w:p>
          <w:p w:rsidRPr="00FC2824" w:rsidR="001B012C" w:rsidP="00CD53A4" w:rsidRDefault="00CD53A4" w14:paraId="683FA74D" w14:textId="681E1C01">
            <w:pPr>
              <w:rPr>
                <w:rFonts w:ascii="Segoe UI" w:hAnsi="Segoe UI" w:eastAsia="Quattrocento Sans" w:cs="Segoe UI"/>
              </w:rPr>
            </w:pPr>
            <w:r w:rsidRPr="00CD53A4">
              <w:rPr>
                <w:rFonts w:ascii="Segoe UI" w:hAnsi="Segoe UI" w:eastAsia="Quattrocento Sans" w:cs="Segoe UI"/>
              </w:rPr>
              <w:t xml:space="preserve">Existen </w:t>
            </w:r>
            <w:r w:rsidR="00A33AD5">
              <w:rPr>
                <w:rFonts w:ascii="Segoe UI" w:hAnsi="Segoe UI" w:eastAsia="Quattrocento Sans" w:cs="Segoe UI"/>
              </w:rPr>
              <w:t>11</w:t>
            </w:r>
            <w:r w:rsidR="00AC43BE">
              <w:rPr>
                <w:rFonts w:ascii="Segoe UI" w:hAnsi="Segoe UI" w:eastAsia="Quattrocento Sans" w:cs="Segoe UI"/>
              </w:rPr>
              <w:t>.488</w:t>
            </w:r>
            <w:r w:rsidRPr="00CD53A4">
              <w:rPr>
                <w:rFonts w:ascii="Segoe UI" w:hAnsi="Segoe UI" w:eastAsia="Quattrocento Sans" w:cs="Segoe UI"/>
              </w:rPr>
              <w:t xml:space="preserve"> valores únicos.  </w:t>
            </w:r>
          </w:p>
        </w:tc>
      </w:tr>
      <w:tr w:rsidRPr="00FC2824" w:rsidR="001B012C" w:rsidTr="06E8CBC3" w14:paraId="25C07EB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054698FC" w14:textId="319F169C">
            <w:pPr>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A33AD5" w14:paraId="0067B612" w14:textId="209039A5">
            <w:pPr>
              <w:rPr>
                <w:rFonts w:ascii="Segoe UI" w:hAnsi="Segoe UI" w:eastAsia="Quattrocento Sans" w:cs="Segoe UI"/>
              </w:rPr>
            </w:pPr>
            <w:r>
              <w:rPr>
                <w:noProof/>
              </w:rPr>
              <w:drawing>
                <wp:inline distT="0" distB="0" distL="0" distR="0" wp14:anchorId="580021D1" wp14:editId="0C316C21">
                  <wp:extent cx="2243470" cy="3801911"/>
                  <wp:effectExtent l="0" t="0" r="4445" b="8255"/>
                  <wp:docPr id="804731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31071" name=""/>
                          <pic:cNvPicPr/>
                        </pic:nvPicPr>
                        <pic:blipFill>
                          <a:blip r:embed="rId25"/>
                          <a:stretch>
                            <a:fillRect/>
                          </a:stretch>
                        </pic:blipFill>
                        <pic:spPr>
                          <a:xfrm>
                            <a:off x="0" y="0"/>
                            <a:ext cx="2245019" cy="3804536"/>
                          </a:xfrm>
                          <a:prstGeom prst="rect">
                            <a:avLst/>
                          </a:prstGeom>
                        </pic:spPr>
                      </pic:pic>
                    </a:graphicData>
                  </a:graphic>
                </wp:inline>
              </w:drawing>
            </w:r>
          </w:p>
        </w:tc>
      </w:tr>
      <w:tr w:rsidRPr="00FC2824" w:rsidR="001B012C" w:rsidTr="06E8CBC3" w14:paraId="5707390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13068EBF" w14:textId="2B548891">
            <w:pPr>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832C36" w:rsidRDefault="00115C43" w14:paraId="7D9EFAC4" w14:textId="6DFC6A02">
            <w:pPr>
              <w:numPr>
                <w:ilvl w:val="0"/>
                <w:numId w:val="43"/>
              </w:numPr>
              <w:shd w:val="clear" w:color="auto" w:fill="FFFFFF"/>
              <w:spacing w:before="100" w:beforeAutospacing="1" w:after="100" w:afterAutospacing="1" w:line="240" w:lineRule="auto"/>
              <w:rPr>
                <w:rFonts w:ascii="Segoe UI" w:hAnsi="Segoe UI" w:cs="Segoe UI"/>
                <w:noProof/>
              </w:rPr>
            </w:pPr>
            <w:r w:rsidRPr="00115C43">
              <w:rPr>
                <w:rFonts w:ascii="Segoe UI" w:hAnsi="Segoe UI" w:cs="Segoe UI"/>
                <w:noProof/>
              </w:rPr>
              <w:t>El prestador más común es "0 - NO DEFINIDO"</w:t>
            </w:r>
            <w:r w:rsidR="00C075A6">
              <w:rPr>
                <w:rFonts w:ascii="Segoe UI" w:hAnsi="Segoe UI" w:cs="Segoe UI"/>
                <w:noProof/>
              </w:rPr>
              <w:t>, o</w:t>
            </w:r>
            <w:r w:rsidRPr="00C075A6" w:rsidR="00C075A6">
              <w:rPr>
                <w:rFonts w:ascii="Segoe UI" w:hAnsi="Segoe UI" w:cs="Segoe UI"/>
                <w:noProof/>
              </w:rPr>
              <w:t>tros prestadores tienen cuentas significativamente menores,</w:t>
            </w:r>
          </w:p>
        </w:tc>
      </w:tr>
      <w:tr w:rsidRPr="00FC2824" w:rsidR="001B012C" w:rsidTr="06E8CBC3" w14:paraId="115C987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1B012C" w14:paraId="64C9484F" w14:textId="77777777">
            <w:pPr>
              <w:ind w:left="2"/>
              <w:rPr>
                <w:rFonts w:ascii="Segoe UI" w:hAnsi="Segoe UI" w:eastAsia="Quattrocento Sans" w:cs="Segoe UI"/>
              </w:rPr>
            </w:pPr>
            <w:r w:rsidRPr="00FC2824">
              <w:rPr>
                <w:rFonts w:ascii="Segoe UI" w:hAnsi="Segoe UI" w:eastAsia="Quattrocento Sans" w:cs="Segoe UI"/>
                <w:b/>
              </w:rPr>
              <w:t xml:space="preserve">Campo 6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A15C0E" w14:paraId="18E7D82B" w14:textId="61E706A7">
            <w:pPr>
              <w:rPr>
                <w:rFonts w:ascii="Segoe UI" w:hAnsi="Segoe UI" w:eastAsia="Quattrocento Sans" w:cs="Segoe UI"/>
              </w:rPr>
            </w:pPr>
            <w:proofErr w:type="spellStart"/>
            <w:r w:rsidRPr="00A15C0E">
              <w:rPr>
                <w:rFonts w:ascii="Segoe UI" w:hAnsi="Segoe UI" w:eastAsia="Quattrocento Sans" w:cs="Segoe UI"/>
              </w:rPr>
              <w:t>CodigoAdministradora</w:t>
            </w:r>
            <w:proofErr w:type="spellEnd"/>
          </w:p>
        </w:tc>
      </w:tr>
      <w:tr w:rsidRPr="00FC2824" w:rsidR="001B012C" w:rsidTr="06E8CBC3" w14:paraId="62D76884"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285161C6"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119309F4" w14:paraId="5520B548" w14:textId="00531815">
            <w:pPr>
              <w:rPr>
                <w:rFonts w:ascii="Segoe UI" w:hAnsi="Segoe UI" w:eastAsia="Quattrocento Sans" w:cs="Segoe UI"/>
              </w:rPr>
            </w:pPr>
            <w:r w:rsidRPr="06DE6097">
              <w:rPr>
                <w:rFonts w:ascii="Segoe UI" w:hAnsi="Segoe UI" w:eastAsia="Quattrocento Sans" w:cs="Segoe UI"/>
              </w:rPr>
              <w:t xml:space="preserve">Código de la administradora. </w:t>
            </w:r>
          </w:p>
        </w:tc>
      </w:tr>
      <w:tr w:rsidRPr="00FC2824" w:rsidR="001B012C" w:rsidTr="06E8CBC3" w14:paraId="5879261C" w14:textId="77777777">
        <w:trPr>
          <w:trHeight w:val="538"/>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1B012C" w:rsidP="001B012C" w:rsidRDefault="001B012C" w14:paraId="7CD1763A"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6BC1BE7B" w14:paraId="0AB18CF4" w14:textId="3E113598">
            <w:pPr>
              <w:jc w:val="both"/>
              <w:rPr>
                <w:rFonts w:ascii="Segoe UI" w:hAnsi="Segoe UI" w:eastAsia="Quattrocento Sans" w:cs="Segoe UI"/>
              </w:rPr>
            </w:pPr>
            <w:r w:rsidRPr="06DE6097">
              <w:rPr>
                <w:rFonts w:ascii="Segoe UI" w:hAnsi="Segoe UI" w:eastAsia="Quattrocento Sans" w:cs="Segoe UI"/>
              </w:rPr>
              <w:t xml:space="preserve">Proporciona el código asociado a la administradora. </w:t>
            </w:r>
          </w:p>
        </w:tc>
      </w:tr>
      <w:tr w:rsidRPr="00FC2824" w:rsidR="001B012C" w:rsidTr="06E8CBC3" w14:paraId="1A355C6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3AB7E63A"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6DE6097" w:rsidRDefault="656A2971" w14:paraId="3C0801AF" w14:textId="76FAA60C">
            <w:pPr>
              <w:spacing w:line="240" w:lineRule="auto"/>
              <w:rPr>
                <w:rFonts w:ascii="Segoe UI" w:hAnsi="Segoe UI" w:eastAsia="Quattrocento Sans" w:cs="Segoe UI"/>
              </w:rPr>
            </w:pPr>
            <w:r w:rsidRPr="06DE6097">
              <w:rPr>
                <w:rFonts w:ascii="Segoe UI" w:hAnsi="Segoe UI" w:eastAsia="Quattrocento Sans" w:cs="Segoe UI"/>
              </w:rPr>
              <w:t>Categórico Nominal.</w:t>
            </w:r>
          </w:p>
        </w:tc>
      </w:tr>
      <w:tr w:rsidRPr="00FC2824" w:rsidR="001B012C" w:rsidTr="06E8CBC3" w14:paraId="47D1978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0C26E6B7" w14:textId="77777777">
            <w:pPr>
              <w:ind w:left="2"/>
              <w:rPr>
                <w:rFonts w:ascii="Segoe UI" w:hAnsi="Segoe UI" w:eastAsia="Quattrocento Sans" w:cs="Segoe UI"/>
              </w:rPr>
            </w:pPr>
            <w:r w:rsidRPr="00FC2824">
              <w:rPr>
                <w:rFonts w:ascii="Segoe UI" w:hAnsi="Segoe UI" w:eastAsia="Quattrocento Sans" w:cs="Segoe UI"/>
              </w:rPr>
              <w:lastRenderedPageBreak/>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D53A4" w:rsidP="00CD53A4" w:rsidRDefault="00CD53A4" w14:paraId="320FAEF3" w14:textId="54EFD06C">
            <w:pPr>
              <w:spacing w:line="240" w:lineRule="auto"/>
              <w:rPr>
                <w:rFonts w:ascii="Segoe UI" w:hAnsi="Segoe UI" w:eastAsia="Quattrocento Sans" w:cs="Segoe UI"/>
              </w:rPr>
            </w:pPr>
            <w:r w:rsidRPr="00CD53A4">
              <w:rPr>
                <w:rFonts w:ascii="Segoe UI" w:hAnsi="Segoe UI" w:eastAsia="Quattrocento Sans" w:cs="Segoe UI"/>
              </w:rPr>
              <w:t>[</w:t>
            </w:r>
            <w:r w:rsidR="005605CD">
              <w:rPr>
                <w:rFonts w:ascii="Segoe UI" w:hAnsi="Segoe UI" w:eastAsia="Quattrocento Sans" w:cs="Segoe UI"/>
              </w:rPr>
              <w:t>Código alfanumérico</w:t>
            </w:r>
            <w:r w:rsidRPr="00CD53A4">
              <w:rPr>
                <w:rFonts w:ascii="Segoe UI" w:hAnsi="Segoe UI" w:eastAsia="Quattrocento Sans" w:cs="Segoe UI"/>
              </w:rPr>
              <w:t xml:space="preserve">] </w:t>
            </w:r>
            <w:r w:rsidR="005605CD">
              <w:rPr>
                <w:rFonts w:ascii="Segoe UI" w:hAnsi="Segoe UI" w:eastAsia="Quattrocento Sans" w:cs="Segoe UI"/>
              </w:rPr>
              <w:t xml:space="preserve"> </w:t>
            </w:r>
          </w:p>
          <w:p w:rsidRPr="00FC2824" w:rsidR="001B012C" w:rsidP="00CD53A4" w:rsidRDefault="00CD53A4" w14:paraId="4B6DA14B" w14:textId="756B3FA9">
            <w:pPr>
              <w:rPr>
                <w:rFonts w:ascii="Segoe UI" w:hAnsi="Segoe UI" w:eastAsia="Quattrocento Sans" w:cs="Segoe UI"/>
              </w:rPr>
            </w:pPr>
            <w:r w:rsidRPr="00CD53A4">
              <w:rPr>
                <w:rFonts w:ascii="Segoe UI" w:hAnsi="Segoe UI" w:eastAsia="Quattrocento Sans" w:cs="Segoe UI"/>
              </w:rPr>
              <w:t xml:space="preserve">Existen </w:t>
            </w:r>
            <w:r w:rsidR="0047462B">
              <w:rPr>
                <w:rFonts w:ascii="Segoe UI" w:hAnsi="Segoe UI" w:eastAsia="Quattrocento Sans" w:cs="Segoe UI"/>
              </w:rPr>
              <w:t>419</w:t>
            </w:r>
            <w:r w:rsidRPr="00CD53A4">
              <w:rPr>
                <w:rFonts w:ascii="Segoe UI" w:hAnsi="Segoe UI" w:eastAsia="Quattrocento Sans" w:cs="Segoe UI"/>
              </w:rPr>
              <w:t xml:space="preserve"> valores únicos.  </w:t>
            </w:r>
          </w:p>
        </w:tc>
      </w:tr>
      <w:tr w:rsidRPr="00FC2824" w:rsidR="001B012C" w:rsidTr="06E8CBC3" w14:paraId="26CEB95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4EAF1BB7" w14:textId="32B747AA">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5605CD" w14:paraId="2EC7171F" w14:textId="6FA30F50">
            <w:pPr>
              <w:rPr>
                <w:rFonts w:ascii="Segoe UI" w:hAnsi="Segoe UI" w:eastAsia="Quattrocento Sans" w:cs="Segoe UI"/>
              </w:rPr>
            </w:pPr>
            <w:r>
              <w:rPr>
                <w:noProof/>
              </w:rPr>
              <w:drawing>
                <wp:inline distT="0" distB="0" distL="0" distR="0" wp14:anchorId="5D8F7150" wp14:editId="62FAF0A3">
                  <wp:extent cx="2647950" cy="4191000"/>
                  <wp:effectExtent l="0" t="0" r="0" b="0"/>
                  <wp:docPr id="1332393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93561" name=""/>
                          <pic:cNvPicPr/>
                        </pic:nvPicPr>
                        <pic:blipFill>
                          <a:blip r:embed="rId26"/>
                          <a:stretch>
                            <a:fillRect/>
                          </a:stretch>
                        </pic:blipFill>
                        <pic:spPr>
                          <a:xfrm>
                            <a:off x="0" y="0"/>
                            <a:ext cx="2647950" cy="4191000"/>
                          </a:xfrm>
                          <a:prstGeom prst="rect">
                            <a:avLst/>
                          </a:prstGeom>
                        </pic:spPr>
                      </pic:pic>
                    </a:graphicData>
                  </a:graphic>
                </wp:inline>
              </w:drawing>
            </w:r>
          </w:p>
        </w:tc>
      </w:tr>
      <w:tr w:rsidRPr="00FC2824" w:rsidR="001B012C" w:rsidTr="06E8CBC3" w14:paraId="2F58686E"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5B095DCB" w14:textId="3D223F7B">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322268" w:rsidR="001B012C" w:rsidP="00832C36" w:rsidRDefault="00AE69E3" w14:paraId="11601D80" w14:textId="0C14F2B7">
            <w:pPr>
              <w:numPr>
                <w:ilvl w:val="0"/>
                <w:numId w:val="42"/>
              </w:numPr>
              <w:shd w:val="clear" w:color="auto" w:fill="FFFFFF"/>
              <w:spacing w:before="100" w:beforeAutospacing="1" w:after="100" w:afterAutospacing="1" w:line="240" w:lineRule="auto"/>
              <w:rPr>
                <w:rFonts w:ascii="Segoe UI" w:hAnsi="Segoe UI" w:cs="Segoe UI"/>
                <w:noProof/>
              </w:rPr>
            </w:pPr>
            <w:r w:rsidRPr="00AE69E3">
              <w:rPr>
                <w:rFonts w:ascii="Segoe UI" w:hAnsi="Segoe UI" w:cs="Segoe UI"/>
                <w:noProof/>
              </w:rPr>
              <w:t>La mayoría de los casos están relacionados con "NO DEFINIDO" o con códigos específicos como EPS002, EPS037, EPS01</w:t>
            </w:r>
            <w:r>
              <w:rPr>
                <w:rFonts w:ascii="Segoe UI" w:hAnsi="Segoe UI" w:cs="Segoe UI"/>
                <w:noProof/>
              </w:rPr>
              <w:t xml:space="preserve"> en mayor proporción. </w:t>
            </w:r>
          </w:p>
        </w:tc>
      </w:tr>
      <w:tr w:rsidRPr="00FC2824" w:rsidR="001B012C" w:rsidTr="06E8CBC3" w14:paraId="0CC4E58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1B012C" w14:paraId="63A9C1A1" w14:textId="77777777">
            <w:pPr>
              <w:ind w:left="2"/>
              <w:rPr>
                <w:rFonts w:ascii="Segoe UI" w:hAnsi="Segoe UI" w:eastAsia="Quattrocento Sans" w:cs="Segoe UI"/>
              </w:rPr>
            </w:pPr>
            <w:r w:rsidRPr="00FC2824">
              <w:rPr>
                <w:rFonts w:ascii="Segoe UI" w:hAnsi="Segoe UI" w:eastAsia="Quattrocento Sans" w:cs="Segoe UI"/>
                <w:b/>
              </w:rPr>
              <w:t xml:space="preserve">Campo 7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A15C0E" w14:paraId="02763B12" w14:textId="749D1E48">
            <w:pPr>
              <w:rPr>
                <w:rFonts w:ascii="Segoe UI" w:hAnsi="Segoe UI" w:eastAsia="Quattrocento Sans" w:cs="Segoe UI"/>
              </w:rPr>
            </w:pPr>
            <w:r w:rsidRPr="00A15C0E">
              <w:rPr>
                <w:rFonts w:ascii="Segoe UI" w:hAnsi="Segoe UI" w:eastAsia="Quattrocento Sans" w:cs="Segoe UI"/>
              </w:rPr>
              <w:t>Administradora</w:t>
            </w:r>
          </w:p>
        </w:tc>
      </w:tr>
      <w:tr w:rsidRPr="00FC2824" w:rsidR="001B012C" w:rsidTr="06E8CBC3" w14:paraId="77C38DB8"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78A52FAC"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534F438E" w14:paraId="7422D7F3" w14:textId="71103BA1">
            <w:pPr>
              <w:rPr>
                <w:rFonts w:ascii="Segoe UI" w:hAnsi="Segoe UI" w:eastAsia="Quattrocento Sans" w:cs="Segoe UI"/>
              </w:rPr>
            </w:pPr>
            <w:r w:rsidRPr="06DE6097">
              <w:rPr>
                <w:rFonts w:ascii="Segoe UI" w:hAnsi="Segoe UI" w:eastAsia="Quattrocento Sans" w:cs="Segoe UI"/>
              </w:rPr>
              <w:t>Administradora</w:t>
            </w:r>
          </w:p>
        </w:tc>
      </w:tr>
      <w:tr w:rsidRPr="00FC2824" w:rsidR="001B012C" w:rsidTr="06E8CBC3" w14:paraId="0EBBAF12"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1B012C" w:rsidP="001B012C" w:rsidRDefault="001B012C" w14:paraId="2420C335"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3DD4D96B" w14:paraId="17ED895F" w14:textId="6B1BBF2D">
            <w:pPr>
              <w:rPr>
                <w:rFonts w:ascii="Segoe UI" w:hAnsi="Segoe UI" w:eastAsia="Quattrocento Sans" w:cs="Segoe UI"/>
              </w:rPr>
            </w:pPr>
            <w:r w:rsidRPr="06DE6097">
              <w:rPr>
                <w:rFonts w:ascii="Segoe UI" w:hAnsi="Segoe UI" w:eastAsia="Quattrocento Sans" w:cs="Segoe UI"/>
              </w:rPr>
              <w:t xml:space="preserve">Define el nombre de la administradora </w:t>
            </w:r>
          </w:p>
        </w:tc>
      </w:tr>
      <w:tr w:rsidRPr="00FC2824" w:rsidR="001B012C" w:rsidTr="06E8CBC3" w14:paraId="4937AC8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513809CC"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3712E4C5" w14:paraId="6DDCC327" w14:textId="64FDF95E">
            <w:pPr>
              <w:rPr>
                <w:rFonts w:ascii="Segoe UI" w:hAnsi="Segoe UI" w:eastAsia="Quattrocento Sans" w:cs="Segoe UI"/>
              </w:rPr>
            </w:pPr>
            <w:r w:rsidRPr="06DE6097">
              <w:rPr>
                <w:rFonts w:ascii="Segoe UI" w:hAnsi="Segoe UI" w:eastAsia="Quattrocento Sans" w:cs="Segoe UI"/>
              </w:rPr>
              <w:t xml:space="preserve">Categórico Nominal </w:t>
            </w:r>
          </w:p>
        </w:tc>
      </w:tr>
      <w:tr w:rsidRPr="00FC2824" w:rsidR="001B012C" w:rsidTr="06E8CBC3" w14:paraId="358562A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77E2662B"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D53A4" w:rsidP="00CD53A4" w:rsidRDefault="00CD53A4" w14:paraId="1FE5A197" w14:textId="17E859C0">
            <w:pPr>
              <w:spacing w:line="240" w:lineRule="auto"/>
              <w:rPr>
                <w:rFonts w:ascii="Segoe UI" w:hAnsi="Segoe UI" w:eastAsia="Quattrocento Sans" w:cs="Segoe UI"/>
              </w:rPr>
            </w:pPr>
            <w:r w:rsidRPr="00CD53A4">
              <w:rPr>
                <w:rFonts w:ascii="Segoe UI" w:hAnsi="Segoe UI" w:eastAsia="Quattrocento Sans" w:cs="Segoe UI"/>
              </w:rPr>
              <w:t>[</w:t>
            </w:r>
            <w:r w:rsidRPr="00361DAE" w:rsidR="00361DAE">
              <w:rPr>
                <w:rFonts w:ascii="Segoe UI" w:hAnsi="Segoe UI" w:eastAsia="Quattrocento Sans" w:cs="Segoe UI"/>
              </w:rPr>
              <w:t>SALUD</w:t>
            </w:r>
            <w:r w:rsidRPr="00CD53A4">
              <w:rPr>
                <w:rFonts w:ascii="Segoe UI" w:hAnsi="Segoe UI" w:eastAsia="Quattrocento Sans" w:cs="Segoe UI"/>
              </w:rPr>
              <w:t xml:space="preserve">, </w:t>
            </w:r>
            <w:r w:rsidRPr="00361DAE" w:rsidR="00361DAE">
              <w:rPr>
                <w:rFonts w:ascii="Segoe UI" w:hAnsi="Segoe UI" w:eastAsia="Quattrocento Sans" w:cs="Segoe UI"/>
              </w:rPr>
              <w:t>NO DEFINIDO</w:t>
            </w:r>
            <w:r w:rsidR="00361DAE">
              <w:rPr>
                <w:rFonts w:ascii="Segoe UI" w:hAnsi="Segoe UI" w:eastAsia="Quattrocento Sans" w:cs="Segoe UI"/>
              </w:rPr>
              <w:t>,</w:t>
            </w:r>
            <w:r w:rsidR="00361DAE">
              <w:t xml:space="preserve"> </w:t>
            </w:r>
            <w:r w:rsidRPr="00361DAE" w:rsidR="00361DAE">
              <w:rPr>
                <w:rFonts w:ascii="Segoe UI" w:hAnsi="Segoe UI" w:eastAsia="Quattrocento Sans" w:cs="Segoe UI"/>
              </w:rPr>
              <w:t>ASEGURADORAS</w:t>
            </w:r>
            <w:r w:rsidR="00361DAE">
              <w:rPr>
                <w:rFonts w:ascii="Segoe UI" w:hAnsi="Segoe UI" w:eastAsia="Quattrocento Sans" w:cs="Segoe UI"/>
              </w:rPr>
              <w:t>,</w:t>
            </w:r>
            <w:r w:rsidR="006E16E5">
              <w:t xml:space="preserve"> </w:t>
            </w:r>
            <w:r w:rsidRPr="006E16E5" w:rsidR="006E16E5">
              <w:rPr>
                <w:rFonts w:ascii="Segoe UI" w:hAnsi="Segoe UI" w:eastAsia="Quattrocento Sans" w:cs="Segoe UI"/>
              </w:rPr>
              <w:t>GUAVIARE</w:t>
            </w:r>
            <w:r w:rsidRPr="00CD53A4">
              <w:rPr>
                <w:rFonts w:ascii="Segoe UI" w:hAnsi="Segoe UI" w:eastAsia="Quattrocento Sans" w:cs="Segoe UI"/>
              </w:rPr>
              <w:t xml:space="preserve">] </w:t>
            </w:r>
          </w:p>
          <w:p w:rsidRPr="00FC2824" w:rsidR="001B012C" w:rsidP="00CD53A4" w:rsidRDefault="00CD53A4" w14:paraId="4376897D" w14:textId="58B677DD">
            <w:pPr>
              <w:rPr>
                <w:rFonts w:ascii="Segoe UI" w:hAnsi="Segoe UI" w:eastAsia="Quattrocento Sans" w:cs="Segoe UI"/>
              </w:rPr>
            </w:pPr>
            <w:r w:rsidRPr="00CD53A4">
              <w:rPr>
                <w:rFonts w:ascii="Segoe UI" w:hAnsi="Segoe UI" w:eastAsia="Quattrocento Sans" w:cs="Segoe UI"/>
              </w:rPr>
              <w:t xml:space="preserve">Existen </w:t>
            </w:r>
            <w:r w:rsidR="006E16E5">
              <w:rPr>
                <w:rFonts w:ascii="Segoe UI" w:hAnsi="Segoe UI" w:eastAsia="Quattrocento Sans" w:cs="Segoe UI"/>
              </w:rPr>
              <w:t>4</w:t>
            </w:r>
            <w:r w:rsidRPr="00CD53A4">
              <w:rPr>
                <w:rFonts w:ascii="Segoe UI" w:hAnsi="Segoe UI" w:eastAsia="Quattrocento Sans" w:cs="Segoe UI"/>
              </w:rPr>
              <w:t xml:space="preserve"> valores únicos.  </w:t>
            </w:r>
          </w:p>
        </w:tc>
      </w:tr>
      <w:tr w:rsidRPr="00FC2824" w:rsidR="001B012C" w:rsidTr="06E8CBC3" w14:paraId="646D158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59260C70" w14:textId="2A52198B">
            <w:pPr>
              <w:ind w:left="2"/>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DF61B4" w14:paraId="23B7FCE1" w14:textId="0B7EE7D1">
            <w:pPr>
              <w:rPr>
                <w:rFonts w:ascii="Segoe UI" w:hAnsi="Segoe UI" w:eastAsia="Quattrocento Sans" w:cs="Segoe UI"/>
              </w:rPr>
            </w:pPr>
            <w:r>
              <w:rPr>
                <w:noProof/>
              </w:rPr>
              <w:drawing>
                <wp:inline distT="0" distB="0" distL="0" distR="0" wp14:anchorId="1E8FF1AD" wp14:editId="6B5A7161">
                  <wp:extent cx="2020186" cy="1303938"/>
                  <wp:effectExtent l="0" t="0" r="0" b="0"/>
                  <wp:docPr id="632021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21749" name=""/>
                          <pic:cNvPicPr/>
                        </pic:nvPicPr>
                        <pic:blipFill>
                          <a:blip r:embed="rId27"/>
                          <a:stretch>
                            <a:fillRect/>
                          </a:stretch>
                        </pic:blipFill>
                        <pic:spPr>
                          <a:xfrm>
                            <a:off x="0" y="0"/>
                            <a:ext cx="2021063" cy="1304504"/>
                          </a:xfrm>
                          <a:prstGeom prst="rect">
                            <a:avLst/>
                          </a:prstGeom>
                        </pic:spPr>
                      </pic:pic>
                    </a:graphicData>
                  </a:graphic>
                </wp:inline>
              </w:drawing>
            </w:r>
          </w:p>
        </w:tc>
      </w:tr>
      <w:tr w:rsidRPr="00FC2824" w:rsidR="001B012C" w:rsidTr="06E8CBC3" w14:paraId="3A08704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6DA8E390" w14:textId="0E243185">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51FED" w:rsidR="00951FED" w:rsidP="00832C36" w:rsidRDefault="00951FED" w14:paraId="18C4D754" w14:textId="10A8774B">
            <w:pPr>
              <w:numPr>
                <w:ilvl w:val="0"/>
                <w:numId w:val="41"/>
              </w:numPr>
              <w:shd w:val="clear" w:color="auto" w:fill="FFFFFF"/>
              <w:spacing w:before="100" w:beforeAutospacing="1" w:after="100" w:afterAutospacing="1" w:line="240" w:lineRule="auto"/>
              <w:rPr>
                <w:rFonts w:ascii="Segoe UI" w:hAnsi="Segoe UI" w:eastAsia="Times New Roman" w:cs="Segoe UI"/>
                <w:color w:val="auto"/>
                <w:sz w:val="24"/>
                <w:szCs w:val="24"/>
              </w:rPr>
            </w:pPr>
            <w:r>
              <w:rPr>
                <w:rFonts w:ascii="Segoe UI" w:hAnsi="Segoe UI" w:eastAsia="Times New Roman" w:cs="Segoe UI"/>
                <w:color w:val="auto"/>
                <w:sz w:val="24"/>
                <w:szCs w:val="24"/>
              </w:rPr>
              <w:t>L</w:t>
            </w:r>
            <w:r w:rsidRPr="00951FED">
              <w:rPr>
                <w:rFonts w:ascii="Segoe UI" w:hAnsi="Segoe UI" w:eastAsia="Times New Roman" w:cs="Segoe UI"/>
                <w:color w:val="auto"/>
                <w:sz w:val="24"/>
                <w:szCs w:val="24"/>
              </w:rPr>
              <w:t>a mayoría de los casos (6,613,148) están relacionados con "SALUD".</w:t>
            </w:r>
          </w:p>
          <w:p w:rsidRPr="00575217" w:rsidR="001B012C" w:rsidP="00832C36" w:rsidRDefault="00951FED" w14:paraId="032EEB60" w14:textId="52858390">
            <w:pPr>
              <w:numPr>
                <w:ilvl w:val="0"/>
                <w:numId w:val="41"/>
              </w:numPr>
              <w:shd w:val="clear" w:color="auto" w:fill="FFFFFF"/>
              <w:spacing w:before="100" w:beforeAutospacing="1" w:after="100" w:afterAutospacing="1" w:line="240" w:lineRule="auto"/>
              <w:rPr>
                <w:rFonts w:ascii="Segoe UI" w:hAnsi="Segoe UI" w:eastAsia="Times New Roman" w:cs="Segoe UI"/>
                <w:color w:val="auto"/>
                <w:sz w:val="24"/>
                <w:szCs w:val="24"/>
              </w:rPr>
            </w:pPr>
            <w:r w:rsidRPr="00951FED">
              <w:rPr>
                <w:rFonts w:ascii="Segoe UI" w:hAnsi="Segoe UI" w:eastAsia="Times New Roman" w:cs="Segoe UI"/>
                <w:color w:val="auto"/>
                <w:sz w:val="24"/>
                <w:szCs w:val="24"/>
              </w:rPr>
              <w:t>Las demás categorías (NO DEFINIDO, ASEGURADORAS, GUAVIARE) tienen un número considerablemente menor de casos.</w:t>
            </w:r>
          </w:p>
        </w:tc>
      </w:tr>
      <w:tr w:rsidRPr="00FC2824" w:rsidR="001B012C" w:rsidTr="06E8CBC3" w14:paraId="7B80E9C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1B012C" w14:paraId="47E0F646" w14:textId="77777777">
            <w:pPr>
              <w:ind w:left="2"/>
              <w:rPr>
                <w:rFonts w:ascii="Segoe UI" w:hAnsi="Segoe UI" w:eastAsia="Quattrocento Sans" w:cs="Segoe UI"/>
              </w:rPr>
            </w:pPr>
            <w:r w:rsidRPr="00FC2824">
              <w:rPr>
                <w:rFonts w:ascii="Segoe UI" w:hAnsi="Segoe UI" w:eastAsia="Quattrocento Sans" w:cs="Segoe UI"/>
                <w:b/>
              </w:rPr>
              <w:t xml:space="preserve">Campo 8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A15C0E" w14:paraId="1C54C7C7" w14:textId="338D4568">
            <w:pPr>
              <w:rPr>
                <w:rFonts w:ascii="Segoe UI" w:hAnsi="Segoe UI" w:eastAsia="Quattrocento Sans" w:cs="Segoe UI"/>
              </w:rPr>
            </w:pPr>
            <w:r w:rsidRPr="00A15C0E">
              <w:rPr>
                <w:rFonts w:ascii="Segoe UI" w:hAnsi="Segoe UI" w:eastAsia="Quattrocento Sans" w:cs="Segoe UI"/>
              </w:rPr>
              <w:t>Edad</w:t>
            </w:r>
          </w:p>
        </w:tc>
      </w:tr>
      <w:tr w:rsidRPr="00FC2824" w:rsidR="001B012C" w:rsidTr="06E8CBC3" w14:paraId="7EBADB2B"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1B95FC0C"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C961E8E" w14:paraId="63F31007" w14:textId="6F0487D7">
            <w:pPr>
              <w:rPr>
                <w:rFonts w:ascii="Segoe UI" w:hAnsi="Segoe UI" w:eastAsia="Quattrocento Sans" w:cs="Segoe UI"/>
              </w:rPr>
            </w:pPr>
            <w:r w:rsidRPr="06DE6097">
              <w:rPr>
                <w:rFonts w:ascii="Segoe UI" w:hAnsi="Segoe UI" w:eastAsia="Quattrocento Sans" w:cs="Segoe UI"/>
              </w:rPr>
              <w:t>Edad</w:t>
            </w:r>
          </w:p>
        </w:tc>
      </w:tr>
      <w:tr w:rsidRPr="00FC2824" w:rsidR="001B012C" w:rsidTr="06E8CBC3" w14:paraId="6C760EF1"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1B012C" w:rsidP="001B012C" w:rsidRDefault="001B012C" w14:paraId="6176FFC6"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E37CA5E" w14:paraId="2D3F3236" w14:textId="28970775">
            <w:pPr>
              <w:rPr>
                <w:rFonts w:ascii="Segoe UI" w:hAnsi="Segoe UI" w:eastAsia="Quattrocento Sans" w:cs="Segoe UI"/>
              </w:rPr>
            </w:pPr>
            <w:r w:rsidRPr="06DE6097">
              <w:rPr>
                <w:rFonts w:ascii="Segoe UI" w:hAnsi="Segoe UI" w:eastAsia="Quattrocento Sans" w:cs="Segoe UI"/>
              </w:rPr>
              <w:t>Define la edad del usuario o paciente.</w:t>
            </w:r>
          </w:p>
        </w:tc>
      </w:tr>
      <w:tr w:rsidRPr="00FC2824" w:rsidR="001B012C" w:rsidTr="06E8CBC3" w14:paraId="3098BAE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08281EC7"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AE00A4" w14:paraId="06316913" w14:textId="260994E6">
            <w:pPr>
              <w:rPr>
                <w:rFonts w:ascii="Segoe UI" w:hAnsi="Segoe UI" w:eastAsia="Quattrocento Sans" w:cs="Segoe UI"/>
              </w:rPr>
            </w:pPr>
            <w:r>
              <w:rPr>
                <w:rFonts w:ascii="Segoe UI" w:hAnsi="Segoe UI" w:eastAsia="Quattrocento Sans" w:cs="Segoe UI"/>
              </w:rPr>
              <w:t xml:space="preserve">Numérico </w:t>
            </w:r>
          </w:p>
        </w:tc>
      </w:tr>
      <w:tr w:rsidRPr="00FC2824" w:rsidR="001B012C" w:rsidTr="06E8CBC3" w14:paraId="4AAE775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6E46B77C"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545D4D" w:rsidRDefault="00CD53A4" w14:paraId="2D87B81A" w14:textId="41C169CB">
            <w:pPr>
              <w:spacing w:line="240" w:lineRule="auto"/>
              <w:rPr>
                <w:rFonts w:ascii="Segoe UI" w:hAnsi="Segoe UI" w:eastAsia="Quattrocento Sans" w:cs="Segoe UI"/>
              </w:rPr>
            </w:pPr>
            <w:r w:rsidRPr="00CD53A4">
              <w:rPr>
                <w:rFonts w:ascii="Segoe UI" w:hAnsi="Segoe UI" w:eastAsia="Quattrocento Sans" w:cs="Segoe UI"/>
              </w:rPr>
              <w:t>[</w:t>
            </w:r>
            <w:r w:rsidR="00567A9C">
              <w:rPr>
                <w:rFonts w:ascii="Segoe UI" w:hAnsi="Segoe UI" w:eastAsia="Quattrocento Sans" w:cs="Segoe UI"/>
              </w:rPr>
              <w:t xml:space="preserve"> </w:t>
            </w:r>
            <w:r w:rsidR="00AE00A4">
              <w:rPr>
                <w:rFonts w:ascii="Segoe UI" w:hAnsi="Segoe UI" w:eastAsia="Quattrocento Sans" w:cs="Segoe UI"/>
              </w:rPr>
              <w:t xml:space="preserve">1 a </w:t>
            </w:r>
            <w:r w:rsidR="00545D4D">
              <w:rPr>
                <w:rFonts w:ascii="Segoe UI" w:hAnsi="Segoe UI" w:eastAsia="Quattrocento Sans" w:cs="Segoe UI"/>
              </w:rPr>
              <w:t>95000</w:t>
            </w:r>
            <w:r w:rsidRPr="00CD53A4">
              <w:rPr>
                <w:rFonts w:ascii="Segoe UI" w:hAnsi="Segoe UI" w:eastAsia="Quattrocento Sans" w:cs="Segoe UI"/>
              </w:rPr>
              <w:t>]</w:t>
            </w:r>
          </w:p>
        </w:tc>
      </w:tr>
      <w:tr w:rsidRPr="00FC2824" w:rsidR="001B012C" w:rsidTr="06E8CBC3" w14:paraId="51F4C1A6"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22261449" w14:textId="0AA0AFC0">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AE00A4" w14:paraId="29E504C5" w14:textId="17ADE334">
            <w:pPr>
              <w:rPr>
                <w:rFonts w:ascii="Segoe UI" w:hAnsi="Segoe UI" w:eastAsia="Quattrocento Sans" w:cs="Segoe UI"/>
              </w:rPr>
            </w:pPr>
            <w:r>
              <w:rPr>
                <w:noProof/>
              </w:rPr>
              <w:drawing>
                <wp:inline distT="0" distB="0" distL="0" distR="0" wp14:anchorId="04F1F811" wp14:editId="51C6642A">
                  <wp:extent cx="2181225" cy="1828800"/>
                  <wp:effectExtent l="0" t="0" r="9525" b="0"/>
                  <wp:docPr id="1637557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57798" name=""/>
                          <pic:cNvPicPr/>
                        </pic:nvPicPr>
                        <pic:blipFill>
                          <a:blip r:embed="rId28"/>
                          <a:stretch>
                            <a:fillRect/>
                          </a:stretch>
                        </pic:blipFill>
                        <pic:spPr>
                          <a:xfrm>
                            <a:off x="0" y="0"/>
                            <a:ext cx="2181225" cy="1828800"/>
                          </a:xfrm>
                          <a:prstGeom prst="rect">
                            <a:avLst/>
                          </a:prstGeom>
                        </pic:spPr>
                      </pic:pic>
                    </a:graphicData>
                  </a:graphic>
                </wp:inline>
              </w:drawing>
            </w:r>
          </w:p>
        </w:tc>
      </w:tr>
      <w:tr w:rsidRPr="00FC2824" w:rsidR="001B012C" w:rsidTr="06E8CBC3" w14:paraId="0F25C4C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76103DF5" w14:textId="1BBB288F">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832C36" w:rsidRDefault="044B6142" w14:paraId="6825D9EA" w14:textId="69B0368D">
            <w:pPr>
              <w:numPr>
                <w:ilvl w:val="0"/>
                <w:numId w:val="40"/>
              </w:numPr>
              <w:shd w:val="clear" w:color="auto" w:fill="FFFFFF" w:themeFill="background1"/>
              <w:spacing w:before="100" w:beforeAutospacing="1" w:after="100" w:afterAutospacing="1" w:line="240" w:lineRule="auto"/>
              <w:rPr>
                <w:rFonts w:ascii="Segoe UI" w:hAnsi="Segoe UI" w:cs="Segoe UI"/>
                <w:noProof/>
              </w:rPr>
            </w:pPr>
            <w:r w:rsidRPr="6E5F4326" w:rsidR="044B6142">
              <w:rPr>
                <w:rFonts w:ascii="Segoe UI" w:hAnsi="Segoe UI" w:cs="Segoe UI"/>
                <w:noProof/>
              </w:rPr>
              <w:t xml:space="preserve">La media correspondiente a </w:t>
            </w:r>
            <w:r w:rsidRPr="6E5F4326" w:rsidR="4FA926E0">
              <w:rPr>
                <w:rFonts w:ascii="Segoe UI" w:hAnsi="Segoe UI" w:cs="Segoe UI"/>
                <w:noProof/>
              </w:rPr>
              <w:t>la edad con un valor de</w:t>
            </w:r>
            <w:r w:rsidRPr="6E5F4326" w:rsidR="044B6142">
              <w:rPr>
                <w:rFonts w:ascii="Segoe UI" w:hAnsi="Segoe UI" w:cs="Segoe UI"/>
                <w:noProof/>
              </w:rPr>
              <w:t xml:space="preserve"> 2</w:t>
            </w:r>
            <w:r w:rsidRPr="6E5F4326" w:rsidR="45A3FE63">
              <w:rPr>
                <w:rFonts w:ascii="Segoe UI" w:hAnsi="Segoe UI" w:cs="Segoe UI"/>
                <w:noProof/>
              </w:rPr>
              <w:t xml:space="preserve">4.5, que puede indicar </w:t>
            </w:r>
            <w:commentRangeStart w:id="36"/>
            <w:commentRangeStart w:id="37"/>
            <w:r w:rsidRPr="6E5F4326" w:rsidR="45A3FE63">
              <w:rPr>
                <w:rFonts w:ascii="Segoe UI" w:hAnsi="Segoe UI" w:cs="Segoe UI"/>
                <w:noProof/>
              </w:rPr>
              <w:t xml:space="preserve">una mayor nivel de ateción a jovenes. </w:t>
            </w:r>
            <w:commentRangeEnd w:id="36"/>
            <w:r>
              <w:rPr>
                <w:rStyle w:val="CommentReference"/>
              </w:rPr>
              <w:commentReference w:id="36"/>
            </w:r>
            <w:commentRangeEnd w:id="37"/>
            <w:r>
              <w:rPr>
                <w:rStyle w:val="CommentReference"/>
              </w:rPr>
              <w:commentReference w:id="37"/>
            </w:r>
          </w:p>
        </w:tc>
      </w:tr>
      <w:tr w:rsidRPr="00FC2824" w:rsidR="001B012C" w:rsidTr="06E8CBC3" w14:paraId="46305C9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1B012C" w14:paraId="35B5CD1B" w14:textId="77777777">
            <w:pPr>
              <w:ind w:left="2"/>
              <w:rPr>
                <w:rFonts w:ascii="Segoe UI" w:hAnsi="Segoe UI" w:eastAsia="Quattrocento Sans" w:cs="Segoe UI"/>
              </w:rPr>
            </w:pPr>
            <w:r w:rsidRPr="00FC2824">
              <w:rPr>
                <w:rFonts w:ascii="Segoe UI" w:hAnsi="Segoe UI" w:eastAsia="Quattrocento Sans" w:cs="Segoe UI"/>
                <w:b/>
              </w:rPr>
              <w:t xml:space="preserve">Campo 9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A15C0E" w14:paraId="1A8A4972" w14:textId="7202ADDE">
            <w:pPr>
              <w:rPr>
                <w:rFonts w:ascii="Segoe UI" w:hAnsi="Segoe UI" w:eastAsia="Quattrocento Sans" w:cs="Segoe UI"/>
              </w:rPr>
            </w:pPr>
            <w:proofErr w:type="spellStart"/>
            <w:r w:rsidRPr="00A15C0E">
              <w:rPr>
                <w:rFonts w:ascii="Segoe UI" w:hAnsi="Segoe UI" w:eastAsia="Quattrocento Sans" w:cs="Segoe UI"/>
              </w:rPr>
              <w:t>UnidadMedidaEdad</w:t>
            </w:r>
            <w:proofErr w:type="spellEnd"/>
          </w:p>
        </w:tc>
      </w:tr>
      <w:tr w:rsidRPr="00FC2824" w:rsidR="001B012C" w:rsidTr="06E8CBC3" w14:paraId="5B5248CB"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485C5C27"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24D3BC83" w14:paraId="1A481B76" w14:textId="440C0BA2">
            <w:pPr>
              <w:rPr>
                <w:rFonts w:ascii="Segoe UI" w:hAnsi="Segoe UI" w:eastAsia="Quattrocento Sans" w:cs="Segoe UI"/>
              </w:rPr>
            </w:pPr>
            <w:r w:rsidRPr="06DE6097">
              <w:rPr>
                <w:rFonts w:ascii="Segoe UI" w:hAnsi="Segoe UI" w:eastAsia="Quattrocento Sans" w:cs="Segoe UI"/>
              </w:rPr>
              <w:t>Unidad Medida Edad</w:t>
            </w:r>
          </w:p>
        </w:tc>
      </w:tr>
      <w:tr w:rsidRPr="00FC2824" w:rsidR="001B012C" w:rsidTr="06E8CBC3" w14:paraId="292B01F0"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1B012C" w:rsidP="001B012C" w:rsidRDefault="001B012C" w14:paraId="7EBF8628"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68E48109" w14:paraId="148ABAC0" w14:textId="25B96ABC">
            <w:pPr>
              <w:rPr>
                <w:rFonts w:ascii="Segoe UI" w:hAnsi="Segoe UI" w:eastAsia="Quattrocento Sans" w:cs="Segoe UI"/>
              </w:rPr>
            </w:pPr>
            <w:r w:rsidRPr="06DE6097">
              <w:rPr>
                <w:rFonts w:ascii="Segoe UI" w:hAnsi="Segoe UI" w:eastAsia="Quattrocento Sans" w:cs="Segoe UI"/>
              </w:rPr>
              <w:t>Describe la unidad de medida para la edad</w:t>
            </w:r>
          </w:p>
        </w:tc>
      </w:tr>
      <w:tr w:rsidRPr="00FC2824" w:rsidR="001B012C" w:rsidTr="06E8CBC3" w14:paraId="24A0EAA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71F611C7" w14:textId="77777777">
            <w:pPr>
              <w:ind w:left="2"/>
              <w:rPr>
                <w:rFonts w:ascii="Segoe UI" w:hAnsi="Segoe UI" w:eastAsia="Quattrocento Sans" w:cs="Segoe UI"/>
              </w:rPr>
            </w:pPr>
            <w:r w:rsidRPr="00FC2824">
              <w:rPr>
                <w:rFonts w:ascii="Segoe UI" w:hAnsi="Segoe UI" w:eastAsia="Quattrocento Sans" w:cs="Segoe UI"/>
              </w:rPr>
              <w:lastRenderedPageBreak/>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69D34EC0" w14:paraId="0814E4F9" w14:textId="09FE1493">
            <w:pPr>
              <w:rPr>
                <w:rFonts w:ascii="Segoe UI" w:hAnsi="Segoe UI" w:eastAsia="Quattrocento Sans" w:cs="Segoe UI"/>
              </w:rPr>
            </w:pPr>
            <w:r w:rsidRPr="06DE6097">
              <w:rPr>
                <w:rFonts w:ascii="Segoe UI" w:hAnsi="Segoe UI" w:eastAsia="Quattrocento Sans" w:cs="Segoe UI"/>
              </w:rPr>
              <w:t xml:space="preserve">Categórico Nominal. </w:t>
            </w:r>
          </w:p>
        </w:tc>
      </w:tr>
      <w:tr w:rsidRPr="00FC2824" w:rsidR="001B012C" w:rsidTr="06E8CBC3" w14:paraId="1C877DF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4C575D2A"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D53A4" w:rsidP="00CD53A4" w:rsidRDefault="00CD53A4" w14:paraId="761BF5FE" w14:textId="504BDCE5">
            <w:pPr>
              <w:spacing w:line="240" w:lineRule="auto"/>
              <w:rPr>
                <w:rFonts w:ascii="Segoe UI" w:hAnsi="Segoe UI" w:eastAsia="Quattrocento Sans" w:cs="Segoe UI"/>
              </w:rPr>
            </w:pPr>
            <w:r w:rsidRPr="00CD53A4">
              <w:rPr>
                <w:rFonts w:ascii="Segoe UI" w:hAnsi="Segoe UI" w:eastAsia="Quattrocento Sans" w:cs="Segoe UI"/>
              </w:rPr>
              <w:t>[</w:t>
            </w:r>
            <w:r w:rsidRPr="005B12B6" w:rsidR="005B12B6">
              <w:rPr>
                <w:rFonts w:ascii="Segoe UI" w:hAnsi="Segoe UI" w:eastAsia="Quattrocento Sans" w:cs="Segoe UI"/>
              </w:rPr>
              <w:t>AÑOS</w:t>
            </w:r>
            <w:r w:rsidRPr="00CD53A4">
              <w:rPr>
                <w:rFonts w:ascii="Segoe UI" w:hAnsi="Segoe UI" w:eastAsia="Quattrocento Sans" w:cs="Segoe UI"/>
              </w:rPr>
              <w:t xml:space="preserve">, </w:t>
            </w:r>
            <w:r w:rsidRPr="005B12B6" w:rsidR="005B12B6">
              <w:rPr>
                <w:rFonts w:ascii="Segoe UI" w:hAnsi="Segoe UI" w:eastAsia="Quattrocento Sans" w:cs="Segoe UI"/>
              </w:rPr>
              <w:t>MESES</w:t>
            </w:r>
            <w:r w:rsidR="005B12B6">
              <w:rPr>
                <w:rFonts w:ascii="Segoe UI" w:hAnsi="Segoe UI" w:eastAsia="Quattrocento Sans" w:cs="Segoe UI"/>
              </w:rPr>
              <w:t>,</w:t>
            </w:r>
            <w:r w:rsidR="005B12B6">
              <w:t xml:space="preserve"> </w:t>
            </w:r>
            <w:r w:rsidRPr="005B12B6" w:rsidR="005B12B6">
              <w:rPr>
                <w:rFonts w:ascii="Segoe UI" w:hAnsi="Segoe UI" w:eastAsia="Quattrocento Sans" w:cs="Segoe UI"/>
              </w:rPr>
              <w:t>DÍAS</w:t>
            </w:r>
            <w:r w:rsidR="005B12B6">
              <w:rPr>
                <w:rFonts w:ascii="Segoe UI" w:hAnsi="Segoe UI" w:eastAsia="Quattrocento Sans" w:cs="Segoe UI"/>
              </w:rPr>
              <w:t>,</w:t>
            </w:r>
            <w:r w:rsidR="005B12B6">
              <w:t xml:space="preserve"> </w:t>
            </w:r>
            <w:r w:rsidRPr="005B12B6" w:rsidR="005B12B6">
              <w:rPr>
                <w:rFonts w:ascii="Segoe UI" w:hAnsi="Segoe UI" w:eastAsia="Quattrocento Sans" w:cs="Segoe UI"/>
              </w:rPr>
              <w:t>SALUD</w:t>
            </w:r>
            <w:r w:rsidR="005B12B6">
              <w:rPr>
                <w:rFonts w:ascii="Segoe UI" w:hAnsi="Segoe UI" w:eastAsia="Quattrocento Sans" w:cs="Segoe UI"/>
              </w:rPr>
              <w:t>,</w:t>
            </w:r>
            <w:r w:rsidR="005B12B6">
              <w:t xml:space="preserve"> </w:t>
            </w:r>
            <w:r w:rsidRPr="005B12B6" w:rsidR="005B12B6">
              <w:rPr>
                <w:rFonts w:ascii="Segoe UI" w:hAnsi="Segoe UI" w:eastAsia="Quattrocento Sans" w:cs="Segoe UI"/>
              </w:rPr>
              <w:t>HORAS</w:t>
            </w:r>
            <w:r w:rsidR="005B12B6">
              <w:rPr>
                <w:rFonts w:ascii="Segoe UI" w:hAnsi="Segoe UI" w:eastAsia="Quattrocento Sans" w:cs="Segoe UI"/>
              </w:rPr>
              <w:t>,</w:t>
            </w:r>
            <w:r w:rsidR="00346F3B">
              <w:t xml:space="preserve"> </w:t>
            </w:r>
            <w:r w:rsidRPr="00346F3B" w:rsidR="00346F3B">
              <w:rPr>
                <w:rFonts w:ascii="Segoe UI" w:hAnsi="Segoe UI" w:eastAsia="Quattrocento Sans" w:cs="Segoe UI"/>
              </w:rPr>
              <w:t>MINUTOS</w:t>
            </w:r>
            <w:r w:rsidRPr="00CD53A4">
              <w:rPr>
                <w:rFonts w:ascii="Segoe UI" w:hAnsi="Segoe UI" w:eastAsia="Quattrocento Sans" w:cs="Segoe UI"/>
              </w:rPr>
              <w:t xml:space="preserve">] </w:t>
            </w:r>
          </w:p>
          <w:p w:rsidRPr="00FC2824" w:rsidR="001B012C" w:rsidP="00CD53A4" w:rsidRDefault="00CD53A4" w14:paraId="4E9DF331" w14:textId="162F1A88">
            <w:pPr>
              <w:rPr>
                <w:rFonts w:ascii="Segoe UI" w:hAnsi="Segoe UI" w:eastAsia="Quattrocento Sans" w:cs="Segoe UI"/>
              </w:rPr>
            </w:pPr>
            <w:r w:rsidRPr="00CD53A4">
              <w:rPr>
                <w:rFonts w:ascii="Segoe UI" w:hAnsi="Segoe UI" w:eastAsia="Quattrocento Sans" w:cs="Segoe UI"/>
              </w:rPr>
              <w:t xml:space="preserve">Existen </w:t>
            </w:r>
            <w:r w:rsidR="004352AC">
              <w:rPr>
                <w:rFonts w:ascii="Segoe UI" w:hAnsi="Segoe UI" w:eastAsia="Quattrocento Sans" w:cs="Segoe UI"/>
              </w:rPr>
              <w:t>6</w:t>
            </w:r>
            <w:r w:rsidRPr="00CD53A4">
              <w:rPr>
                <w:rFonts w:ascii="Segoe UI" w:hAnsi="Segoe UI" w:eastAsia="Quattrocento Sans" w:cs="Segoe UI"/>
              </w:rPr>
              <w:t xml:space="preserve"> valores únicos.  </w:t>
            </w:r>
          </w:p>
        </w:tc>
      </w:tr>
      <w:tr w:rsidRPr="00FC2824" w:rsidR="001B012C" w:rsidTr="06E8CBC3" w14:paraId="4468F533"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14F81412" w14:textId="4D609CAB">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567A9C" w14:paraId="0C26B7E1" w14:textId="4DC9C08D">
            <w:pPr>
              <w:rPr>
                <w:rFonts w:ascii="Segoe UI" w:hAnsi="Segoe UI" w:eastAsia="Quattrocento Sans" w:cs="Segoe UI"/>
              </w:rPr>
            </w:pPr>
            <w:r>
              <w:rPr>
                <w:noProof/>
              </w:rPr>
              <w:drawing>
                <wp:inline distT="0" distB="0" distL="0" distR="0" wp14:anchorId="4FECC314" wp14:editId="4904B8A5">
                  <wp:extent cx="2238375" cy="1647825"/>
                  <wp:effectExtent l="0" t="0" r="9525" b="9525"/>
                  <wp:docPr id="1715762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62302" name=""/>
                          <pic:cNvPicPr/>
                        </pic:nvPicPr>
                        <pic:blipFill>
                          <a:blip r:embed="rId29"/>
                          <a:stretch>
                            <a:fillRect/>
                          </a:stretch>
                        </pic:blipFill>
                        <pic:spPr>
                          <a:xfrm>
                            <a:off x="0" y="0"/>
                            <a:ext cx="2238375" cy="1647825"/>
                          </a:xfrm>
                          <a:prstGeom prst="rect">
                            <a:avLst/>
                          </a:prstGeom>
                        </pic:spPr>
                      </pic:pic>
                    </a:graphicData>
                  </a:graphic>
                </wp:inline>
              </w:drawing>
            </w:r>
          </w:p>
        </w:tc>
      </w:tr>
      <w:tr w:rsidRPr="00FC2824" w:rsidR="001B012C" w:rsidTr="06E8CBC3" w14:paraId="6296CE53"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07530D7D" w14:textId="514B331F">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E1340F" w:rsidR="001B012C" w:rsidP="00832C36" w:rsidRDefault="00E902F3" w14:paraId="1839203F" w14:textId="71EBAA71">
            <w:pPr>
              <w:numPr>
                <w:ilvl w:val="0"/>
                <w:numId w:val="39"/>
              </w:numPr>
              <w:shd w:val="clear" w:color="auto" w:fill="FFFFFF"/>
              <w:spacing w:before="100" w:beforeAutospacing="1" w:after="100" w:afterAutospacing="1" w:line="240" w:lineRule="auto"/>
              <w:rPr>
                <w:rFonts w:ascii="Segoe UI" w:hAnsi="Segoe UI" w:eastAsia="Times New Roman" w:cs="Segoe UI"/>
                <w:color w:val="auto"/>
                <w:sz w:val="24"/>
                <w:szCs w:val="24"/>
              </w:rPr>
            </w:pPr>
            <w:commentRangeStart w:id="38"/>
            <w:commentRangeStart w:id="39"/>
            <w:r w:rsidRPr="6E5F4326" w:rsidR="00E902F3">
              <w:rPr>
                <w:rFonts w:ascii="Segoe UI" w:hAnsi="Segoe UI" w:eastAsia="Times New Roman" w:cs="Segoe UI"/>
                <w:color w:val="auto"/>
                <w:sz w:val="24"/>
                <w:szCs w:val="24"/>
              </w:rPr>
              <w:t>Los valores de "AÑOS" son los más frecuentes, representando la mayoría de los datos.</w:t>
            </w:r>
            <w:commentRangeEnd w:id="38"/>
            <w:r>
              <w:rPr>
                <w:rStyle w:val="CommentReference"/>
              </w:rPr>
              <w:commentReference w:id="38"/>
            </w:r>
            <w:commentRangeEnd w:id="39"/>
            <w:r>
              <w:rPr>
                <w:rStyle w:val="CommentReference"/>
              </w:rPr>
              <w:commentReference w:id="39"/>
            </w:r>
          </w:p>
        </w:tc>
      </w:tr>
      <w:tr w:rsidRPr="00FC2824" w:rsidR="001B012C" w:rsidTr="06E8CBC3" w14:paraId="07085B3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1B012C" w14:paraId="099383CA" w14:textId="77777777">
            <w:pPr>
              <w:ind w:left="2"/>
              <w:rPr>
                <w:rFonts w:ascii="Segoe UI" w:hAnsi="Segoe UI" w:eastAsia="Quattrocento Sans" w:cs="Segoe UI"/>
              </w:rPr>
            </w:pPr>
            <w:r w:rsidRPr="00FC2824">
              <w:rPr>
                <w:rFonts w:ascii="Segoe UI" w:hAnsi="Segoe UI" w:eastAsia="Quattrocento Sans" w:cs="Segoe UI"/>
                <w:b/>
              </w:rPr>
              <w:t xml:space="preserve">Campo 10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A15C0E" w14:paraId="7B33A330" w14:textId="0841E19C">
            <w:pPr>
              <w:rPr>
                <w:rFonts w:ascii="Segoe UI" w:hAnsi="Segoe UI" w:eastAsia="Quattrocento Sans" w:cs="Segoe UI"/>
              </w:rPr>
            </w:pPr>
            <w:r w:rsidRPr="00E902F3">
              <w:rPr>
                <w:rFonts w:ascii="Segoe UI" w:hAnsi="Segoe UI" w:eastAsia="Quattrocento Sans" w:cs="Segoe UI"/>
                <w:highlight w:val="yellow"/>
              </w:rPr>
              <w:t>Sexo</w:t>
            </w:r>
          </w:p>
        </w:tc>
      </w:tr>
      <w:tr w:rsidRPr="00FC2824" w:rsidR="001B012C" w:rsidTr="06E8CBC3" w14:paraId="2BE75282"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66A0A466"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522F8FCD" w14:paraId="3BCFBF36" w14:textId="62678F5C">
            <w:pPr>
              <w:rPr>
                <w:rFonts w:ascii="Segoe UI" w:hAnsi="Segoe UI" w:eastAsia="Quattrocento Sans" w:cs="Segoe UI"/>
              </w:rPr>
            </w:pPr>
            <w:r w:rsidRPr="06DE6097">
              <w:rPr>
                <w:rFonts w:ascii="Segoe UI" w:hAnsi="Segoe UI" w:eastAsia="Quattrocento Sans" w:cs="Segoe UI"/>
              </w:rPr>
              <w:t>Sexo</w:t>
            </w:r>
          </w:p>
        </w:tc>
      </w:tr>
      <w:tr w:rsidRPr="00FC2824" w:rsidR="001B012C" w:rsidTr="06E8CBC3" w14:paraId="2E5C249D"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1B012C" w:rsidP="001B012C" w:rsidRDefault="001B012C" w14:paraId="64552189"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776BB8CE" w14:paraId="30F47C95" w14:textId="30EDE9EB">
            <w:pPr>
              <w:rPr>
                <w:rFonts w:ascii="Segoe UI" w:hAnsi="Segoe UI" w:eastAsia="Quattrocento Sans" w:cs="Segoe UI"/>
              </w:rPr>
            </w:pPr>
            <w:r w:rsidRPr="06DE6097">
              <w:rPr>
                <w:rFonts w:ascii="Segoe UI" w:hAnsi="Segoe UI" w:eastAsia="Quattrocento Sans" w:cs="Segoe UI"/>
              </w:rPr>
              <w:t>Define el Sexo del usuario o paciente.</w:t>
            </w:r>
          </w:p>
        </w:tc>
      </w:tr>
      <w:tr w:rsidRPr="00FC2824" w:rsidR="001B012C" w:rsidTr="06E8CBC3" w14:paraId="06B6D3A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1FF575A0"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31EA6561" w14:paraId="26AE45C1" w14:textId="692CE614">
            <w:pPr>
              <w:rPr>
                <w:rFonts w:ascii="Segoe UI" w:hAnsi="Segoe UI" w:eastAsia="Quattrocento Sans" w:cs="Segoe UI"/>
              </w:rPr>
            </w:pPr>
            <w:r w:rsidRPr="06DE6097">
              <w:rPr>
                <w:rFonts w:ascii="Segoe UI" w:hAnsi="Segoe UI" w:eastAsia="Quattrocento Sans" w:cs="Segoe UI"/>
              </w:rPr>
              <w:t xml:space="preserve">Numérico. </w:t>
            </w:r>
          </w:p>
        </w:tc>
      </w:tr>
      <w:tr w:rsidRPr="00FC2824" w:rsidR="001B012C" w:rsidTr="06E8CBC3" w14:paraId="59AC457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2EE2A601"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D53A4" w:rsidP="00CD53A4" w:rsidRDefault="00CD53A4" w14:paraId="4D28EF1C" w14:textId="4BB31F75">
            <w:pPr>
              <w:spacing w:line="240" w:lineRule="auto"/>
              <w:rPr>
                <w:rFonts w:ascii="Segoe UI" w:hAnsi="Segoe UI" w:eastAsia="Quattrocento Sans" w:cs="Segoe UI"/>
              </w:rPr>
            </w:pPr>
            <w:r w:rsidRPr="00CD53A4">
              <w:rPr>
                <w:rFonts w:ascii="Segoe UI" w:hAnsi="Segoe UI" w:eastAsia="Quattrocento Sans" w:cs="Segoe UI"/>
              </w:rPr>
              <w:t>[</w:t>
            </w:r>
            <w:r w:rsidRPr="00555EF4" w:rsidR="00555EF4">
              <w:rPr>
                <w:rFonts w:ascii="Segoe UI" w:hAnsi="Segoe UI" w:eastAsia="Quattrocento Sans" w:cs="Segoe UI"/>
              </w:rPr>
              <w:t>FEMENINO</w:t>
            </w:r>
            <w:r w:rsidRPr="00CD53A4">
              <w:rPr>
                <w:rFonts w:ascii="Segoe UI" w:hAnsi="Segoe UI" w:eastAsia="Quattrocento Sans" w:cs="Segoe UI"/>
              </w:rPr>
              <w:t xml:space="preserve">, </w:t>
            </w:r>
            <w:r w:rsidRPr="00555EF4" w:rsidR="00555EF4">
              <w:rPr>
                <w:rFonts w:ascii="Segoe UI" w:hAnsi="Segoe UI" w:eastAsia="Quattrocento Sans" w:cs="Segoe UI"/>
              </w:rPr>
              <w:t>MASCULINO</w:t>
            </w:r>
            <w:r w:rsidR="00555EF4">
              <w:rPr>
                <w:rFonts w:ascii="Segoe UI" w:hAnsi="Segoe UI" w:eastAsia="Quattrocento Sans" w:cs="Segoe UI"/>
              </w:rPr>
              <w:t>,</w:t>
            </w:r>
            <w:r w:rsidR="00555EF4">
              <w:t xml:space="preserve"> </w:t>
            </w:r>
            <w:r w:rsidRPr="00555EF4" w:rsidR="00555EF4">
              <w:rPr>
                <w:rFonts w:ascii="Segoe UI" w:hAnsi="Segoe UI" w:eastAsia="Quattrocento Sans" w:cs="Segoe UI"/>
              </w:rPr>
              <w:t>INDEFINIDO</w:t>
            </w:r>
            <w:r w:rsidRPr="00CD53A4">
              <w:rPr>
                <w:rFonts w:ascii="Segoe UI" w:hAnsi="Segoe UI" w:eastAsia="Quattrocento Sans" w:cs="Segoe UI"/>
              </w:rPr>
              <w:t xml:space="preserve">] </w:t>
            </w:r>
          </w:p>
          <w:p w:rsidRPr="00FC2824" w:rsidR="001B012C" w:rsidP="00CD53A4" w:rsidRDefault="00CD53A4" w14:paraId="48074343" w14:textId="624CAE6B">
            <w:pPr>
              <w:rPr>
                <w:rFonts w:ascii="Segoe UI" w:hAnsi="Segoe UI" w:eastAsia="Quattrocento Sans" w:cs="Segoe UI"/>
              </w:rPr>
            </w:pPr>
            <w:r w:rsidRPr="00CD53A4">
              <w:rPr>
                <w:rFonts w:ascii="Segoe UI" w:hAnsi="Segoe UI" w:eastAsia="Quattrocento Sans" w:cs="Segoe UI"/>
              </w:rPr>
              <w:t xml:space="preserve">Existen </w:t>
            </w:r>
            <w:r w:rsidR="001750AA">
              <w:rPr>
                <w:rFonts w:ascii="Segoe UI" w:hAnsi="Segoe UI" w:eastAsia="Quattrocento Sans" w:cs="Segoe UI"/>
              </w:rPr>
              <w:t>105</w:t>
            </w:r>
            <w:r w:rsidRPr="00CD53A4">
              <w:rPr>
                <w:rFonts w:ascii="Segoe UI" w:hAnsi="Segoe UI" w:eastAsia="Quattrocento Sans" w:cs="Segoe UI"/>
              </w:rPr>
              <w:t xml:space="preserve"> valores únicos</w:t>
            </w:r>
            <w:r w:rsidR="001750AA">
              <w:rPr>
                <w:rFonts w:ascii="Segoe UI" w:hAnsi="Segoe UI" w:eastAsia="Quattrocento Sans" w:cs="Segoe UI"/>
              </w:rPr>
              <w:t xml:space="preserve">, evidentes 3. </w:t>
            </w:r>
            <w:r w:rsidRPr="00CD53A4">
              <w:rPr>
                <w:rFonts w:ascii="Segoe UI" w:hAnsi="Segoe UI" w:eastAsia="Quattrocento Sans" w:cs="Segoe UI"/>
              </w:rPr>
              <w:t xml:space="preserve"> </w:t>
            </w:r>
          </w:p>
        </w:tc>
      </w:tr>
      <w:tr w:rsidRPr="00FC2824" w:rsidR="001B012C" w:rsidTr="06E8CBC3" w14:paraId="57873F47"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40F0F3AA" w14:textId="71C41DB0">
            <w:pPr>
              <w:ind w:left="2"/>
              <w:rPr>
                <w:rFonts w:ascii="Segoe UI" w:hAnsi="Segoe UI" w:eastAsia="Quattrocento Sans" w:cs="Segoe UI"/>
              </w:rPr>
            </w:pPr>
            <w:r w:rsidRPr="00E902F3">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C90C6E" w14:paraId="76C0A502" w14:textId="3BA3BB36">
            <w:pPr>
              <w:rPr>
                <w:rFonts w:ascii="Segoe UI" w:hAnsi="Segoe UI" w:eastAsia="Quattrocento Sans" w:cs="Segoe UI"/>
              </w:rPr>
            </w:pPr>
            <w:r>
              <w:rPr>
                <w:noProof/>
              </w:rPr>
              <w:drawing>
                <wp:inline distT="0" distB="0" distL="0" distR="0" wp14:anchorId="1351CFAD" wp14:editId="4498D725">
                  <wp:extent cx="1733550" cy="3971925"/>
                  <wp:effectExtent l="0" t="0" r="0" b="9525"/>
                  <wp:docPr id="205485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5749" name=""/>
                          <pic:cNvPicPr/>
                        </pic:nvPicPr>
                        <pic:blipFill>
                          <a:blip r:embed="rId30"/>
                          <a:stretch>
                            <a:fillRect/>
                          </a:stretch>
                        </pic:blipFill>
                        <pic:spPr>
                          <a:xfrm>
                            <a:off x="0" y="0"/>
                            <a:ext cx="1733550" cy="3971925"/>
                          </a:xfrm>
                          <a:prstGeom prst="rect">
                            <a:avLst/>
                          </a:prstGeom>
                        </pic:spPr>
                      </pic:pic>
                    </a:graphicData>
                  </a:graphic>
                </wp:inline>
              </w:drawing>
            </w:r>
          </w:p>
        </w:tc>
      </w:tr>
      <w:tr w:rsidRPr="00FC2824" w:rsidR="001B012C" w:rsidTr="06E8CBC3" w14:paraId="1A5736C9"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53570A31" w14:textId="05FB5529">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832C36" w:rsidRDefault="00346F3B" w14:paraId="4D2EE014" w14:textId="6B989701">
            <w:pPr>
              <w:numPr>
                <w:ilvl w:val="0"/>
                <w:numId w:val="38"/>
              </w:numPr>
              <w:shd w:val="clear" w:color="auto" w:fill="FFFFFF"/>
              <w:spacing w:before="100" w:beforeAutospacing="1" w:after="100" w:afterAutospacing="1" w:line="240" w:lineRule="auto"/>
              <w:rPr>
                <w:rFonts w:ascii="Segoe UI" w:hAnsi="Segoe UI" w:cs="Segoe UI"/>
                <w:noProof/>
              </w:rPr>
            </w:pPr>
            <w:r>
              <w:rPr>
                <w:rFonts w:ascii="Segoe UI" w:hAnsi="Segoe UI" w:cs="Segoe UI"/>
                <w:noProof/>
              </w:rPr>
              <w:t>Se puede observar un</w:t>
            </w:r>
            <w:r w:rsidR="005D6FDE">
              <w:rPr>
                <w:rFonts w:ascii="Segoe UI" w:hAnsi="Segoe UI" w:cs="Segoe UI"/>
                <w:noProof/>
              </w:rPr>
              <w:t>os datos atipicos correspondientes a la columna de Edad, probablemente debido a un error de carga en los datos.</w:t>
            </w:r>
          </w:p>
        </w:tc>
      </w:tr>
      <w:tr w:rsidRPr="00FC2824" w:rsidR="001B012C" w:rsidTr="06E8CBC3" w14:paraId="11016EC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1B012C" w14:paraId="7A9362E0" w14:textId="77777777">
            <w:pPr>
              <w:ind w:left="2"/>
              <w:rPr>
                <w:rFonts w:ascii="Segoe UI" w:hAnsi="Segoe UI" w:eastAsia="Quattrocento Sans" w:cs="Segoe UI"/>
              </w:rPr>
            </w:pPr>
            <w:r w:rsidRPr="00FC2824">
              <w:rPr>
                <w:rFonts w:ascii="Segoe UI" w:hAnsi="Segoe UI" w:eastAsia="Quattrocento Sans" w:cs="Segoe UI"/>
                <w:b/>
              </w:rPr>
              <w:t xml:space="preserve">Campo 11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1B012C" w:rsidP="001B012C" w:rsidRDefault="00A15C0E" w14:paraId="034534A6" w14:textId="181791A5">
            <w:pPr>
              <w:rPr>
                <w:rFonts w:ascii="Segoe UI" w:hAnsi="Segoe UI" w:eastAsia="Quattrocento Sans" w:cs="Segoe UI"/>
                <w:highlight w:val="yellow"/>
              </w:rPr>
            </w:pPr>
            <w:proofErr w:type="spellStart"/>
            <w:r w:rsidRPr="06DE6097">
              <w:rPr>
                <w:rFonts w:ascii="Segoe UI" w:hAnsi="Segoe UI" w:eastAsia="Quattrocento Sans" w:cs="Segoe UI"/>
                <w:highlight w:val="yellow"/>
              </w:rPr>
              <w:t>TipoRegimen</w:t>
            </w:r>
            <w:proofErr w:type="spellEnd"/>
          </w:p>
        </w:tc>
      </w:tr>
      <w:tr w:rsidRPr="00FC2824" w:rsidR="001B012C" w:rsidTr="06E8CBC3" w14:paraId="624DB278"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7F0414D9"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43999DCC" w14:paraId="5AA0B507" w14:textId="7ECE306F">
            <w:pPr>
              <w:rPr>
                <w:rFonts w:ascii="Segoe UI" w:hAnsi="Segoe UI" w:eastAsia="Quattrocento Sans" w:cs="Segoe UI"/>
              </w:rPr>
            </w:pPr>
            <w:r w:rsidRPr="06DE6097">
              <w:rPr>
                <w:rFonts w:ascii="Segoe UI" w:hAnsi="Segoe UI" w:eastAsia="Quattrocento Sans" w:cs="Segoe UI"/>
              </w:rPr>
              <w:t>Tipo Régimen</w:t>
            </w:r>
          </w:p>
        </w:tc>
      </w:tr>
      <w:tr w:rsidRPr="00FC2824" w:rsidR="001B012C" w:rsidTr="06E8CBC3" w14:paraId="625A6E8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59C49922"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FF5916" w14:paraId="66338AA3" w14:textId="54AF9876">
            <w:pPr>
              <w:rPr>
                <w:rFonts w:ascii="Segoe UI" w:hAnsi="Segoe UI" w:eastAsia="Quattrocento Sans" w:cs="Segoe UI"/>
              </w:rPr>
            </w:pPr>
            <w:r w:rsidRPr="06DE6097">
              <w:rPr>
                <w:rFonts w:ascii="Segoe UI" w:hAnsi="Segoe UI" w:eastAsia="Quattrocento Sans" w:cs="Segoe UI"/>
              </w:rPr>
              <w:t xml:space="preserve">Define </w:t>
            </w:r>
            <w:r w:rsidRPr="06DE6097" w:rsidR="08F1AC32">
              <w:rPr>
                <w:rFonts w:ascii="Segoe UI" w:hAnsi="Segoe UI" w:eastAsia="Quattrocento Sans" w:cs="Segoe UI"/>
              </w:rPr>
              <w:t>el</w:t>
            </w:r>
            <w:r w:rsidRPr="06DE6097">
              <w:rPr>
                <w:rFonts w:ascii="Segoe UI" w:hAnsi="Segoe UI" w:eastAsia="Quattrocento Sans" w:cs="Segoe UI"/>
              </w:rPr>
              <w:t xml:space="preserve"> tipo de </w:t>
            </w:r>
            <w:r w:rsidRPr="06DE6097" w:rsidR="18DD7607">
              <w:rPr>
                <w:rFonts w:ascii="Segoe UI" w:hAnsi="Segoe UI" w:eastAsia="Quattrocento Sans" w:cs="Segoe UI"/>
              </w:rPr>
              <w:t>régimen</w:t>
            </w:r>
            <w:r w:rsidRPr="06DE6097">
              <w:rPr>
                <w:rFonts w:ascii="Segoe UI" w:hAnsi="Segoe UI" w:eastAsia="Quattrocento Sans" w:cs="Segoe UI"/>
              </w:rPr>
              <w:t xml:space="preserve"> del </w:t>
            </w:r>
            <w:r w:rsidRPr="06DE6097" w:rsidR="4E2BC3F1">
              <w:rPr>
                <w:rFonts w:ascii="Segoe UI" w:hAnsi="Segoe UI" w:eastAsia="Quattrocento Sans" w:cs="Segoe UI"/>
              </w:rPr>
              <w:t>usuario</w:t>
            </w:r>
            <w:r w:rsidRPr="06DE6097">
              <w:rPr>
                <w:rFonts w:ascii="Segoe UI" w:hAnsi="Segoe UI" w:eastAsia="Quattrocento Sans" w:cs="Segoe UI"/>
              </w:rPr>
              <w:t xml:space="preserve"> o paciente. </w:t>
            </w:r>
          </w:p>
        </w:tc>
      </w:tr>
      <w:tr w:rsidRPr="00FC2824" w:rsidR="001B012C" w:rsidTr="06E8CBC3" w14:paraId="135117A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424EE651"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67E690E2" w14:textId="475204C3">
            <w:pPr>
              <w:rPr>
                <w:rFonts w:ascii="Segoe UI" w:hAnsi="Segoe UI" w:eastAsia="Quattrocento Sans" w:cs="Segoe UI"/>
              </w:rPr>
            </w:pPr>
          </w:p>
        </w:tc>
      </w:tr>
      <w:tr w:rsidRPr="00FC2824" w:rsidR="001B012C" w:rsidTr="06E8CBC3" w14:paraId="113375E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29061F11"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D53A4" w:rsidP="00CD53A4" w:rsidRDefault="00CD53A4" w14:paraId="27F8F1CA" w14:textId="1E9703F7">
            <w:pPr>
              <w:spacing w:line="240" w:lineRule="auto"/>
              <w:rPr>
                <w:rFonts w:ascii="Segoe UI" w:hAnsi="Segoe UI" w:eastAsia="Quattrocento Sans" w:cs="Segoe UI"/>
              </w:rPr>
            </w:pPr>
            <w:r w:rsidRPr="00CD53A4">
              <w:rPr>
                <w:rFonts w:ascii="Segoe UI" w:hAnsi="Segoe UI" w:eastAsia="Quattrocento Sans" w:cs="Segoe UI"/>
              </w:rPr>
              <w:t>[</w:t>
            </w:r>
            <w:r w:rsidRPr="001B4836" w:rsidR="001B4836">
              <w:rPr>
                <w:rFonts w:ascii="Segoe UI" w:hAnsi="Segoe UI" w:eastAsia="Quattrocento Sans" w:cs="Segoe UI"/>
              </w:rPr>
              <w:t>S - SUBSIDIADO</w:t>
            </w:r>
            <w:r w:rsidRPr="00CD53A4">
              <w:rPr>
                <w:rFonts w:ascii="Segoe UI" w:hAnsi="Segoe UI" w:eastAsia="Quattrocento Sans" w:cs="Segoe UI"/>
              </w:rPr>
              <w:t xml:space="preserve">, </w:t>
            </w:r>
            <w:r w:rsidRPr="001B4836" w:rsidR="001B4836">
              <w:rPr>
                <w:rFonts w:ascii="Segoe UI" w:hAnsi="Segoe UI" w:eastAsia="Quattrocento Sans" w:cs="Segoe UI"/>
              </w:rPr>
              <w:t xml:space="preserve">C </w:t>
            </w:r>
            <w:r w:rsidR="001B4836">
              <w:rPr>
                <w:rFonts w:ascii="Segoe UI" w:hAnsi="Segoe UI" w:eastAsia="Quattrocento Sans" w:cs="Segoe UI"/>
              </w:rPr>
              <w:t>–</w:t>
            </w:r>
            <w:r w:rsidRPr="001B4836" w:rsidR="001B4836">
              <w:rPr>
                <w:rFonts w:ascii="Segoe UI" w:hAnsi="Segoe UI" w:eastAsia="Quattrocento Sans" w:cs="Segoe UI"/>
              </w:rPr>
              <w:t xml:space="preserve"> CONTRIBUTIVO</w:t>
            </w:r>
            <w:r w:rsidR="001B4836">
              <w:rPr>
                <w:rFonts w:ascii="Segoe UI" w:hAnsi="Segoe UI" w:eastAsia="Quattrocento Sans" w:cs="Segoe UI"/>
              </w:rPr>
              <w:t>,</w:t>
            </w:r>
            <w:r w:rsidR="001B4836">
              <w:t xml:space="preserve"> </w:t>
            </w:r>
            <w:r w:rsidRPr="001B4836" w:rsidR="001B4836">
              <w:rPr>
                <w:rFonts w:ascii="Segoe UI" w:hAnsi="Segoe UI" w:eastAsia="Quattrocento Sans" w:cs="Segoe UI"/>
              </w:rPr>
              <w:t>N - NO AFILIADO</w:t>
            </w:r>
            <w:r w:rsidR="001B4836">
              <w:rPr>
                <w:rFonts w:ascii="Segoe UI" w:hAnsi="Segoe UI" w:eastAsia="Quattrocento Sans" w:cs="Segoe UI"/>
              </w:rPr>
              <w:t>,</w:t>
            </w:r>
            <w:r w:rsidR="001B4836">
              <w:t xml:space="preserve"> </w:t>
            </w:r>
            <w:r w:rsidRPr="001B4836" w:rsidR="001B4836">
              <w:rPr>
                <w:rFonts w:ascii="Segoe UI" w:hAnsi="Segoe UI" w:eastAsia="Quattrocento Sans" w:cs="Segoe UI"/>
              </w:rPr>
              <w:t xml:space="preserve">P </w:t>
            </w:r>
            <w:r w:rsidR="001B4836">
              <w:rPr>
                <w:rFonts w:ascii="Segoe UI" w:hAnsi="Segoe UI" w:eastAsia="Quattrocento Sans" w:cs="Segoe UI"/>
              </w:rPr>
              <w:t>–</w:t>
            </w:r>
            <w:r w:rsidRPr="001B4836" w:rsidR="001B4836">
              <w:rPr>
                <w:rFonts w:ascii="Segoe UI" w:hAnsi="Segoe UI" w:eastAsia="Quattrocento Sans" w:cs="Segoe UI"/>
              </w:rPr>
              <w:t xml:space="preserve"> ESPECIAL</w:t>
            </w:r>
            <w:r w:rsidR="001B4836">
              <w:rPr>
                <w:rFonts w:ascii="Segoe UI" w:hAnsi="Segoe UI" w:eastAsia="Quattrocento Sans" w:cs="Segoe UI"/>
              </w:rPr>
              <w:t>,</w:t>
            </w:r>
            <w:r w:rsidR="008D1C81">
              <w:t xml:space="preserve"> </w:t>
            </w:r>
            <w:r w:rsidRPr="008D1C81" w:rsidR="008D1C81">
              <w:rPr>
                <w:rFonts w:ascii="Segoe UI" w:hAnsi="Segoe UI" w:eastAsia="Quattrocento Sans" w:cs="Segoe UI"/>
              </w:rPr>
              <w:t xml:space="preserve">E </w:t>
            </w:r>
            <w:r w:rsidR="008D1C81">
              <w:rPr>
                <w:rFonts w:ascii="Segoe UI" w:hAnsi="Segoe UI" w:eastAsia="Quattrocento Sans" w:cs="Segoe UI"/>
              </w:rPr>
              <w:t>–</w:t>
            </w:r>
            <w:r w:rsidRPr="008D1C81" w:rsidR="008D1C81">
              <w:rPr>
                <w:rFonts w:ascii="Segoe UI" w:hAnsi="Segoe UI" w:eastAsia="Quattrocento Sans" w:cs="Segoe UI"/>
              </w:rPr>
              <w:t xml:space="preserve"> EXCEPCION</w:t>
            </w:r>
            <w:r w:rsidR="008D1C81">
              <w:rPr>
                <w:rFonts w:ascii="Segoe UI" w:hAnsi="Segoe UI" w:eastAsia="Quattrocento Sans" w:cs="Segoe UI"/>
              </w:rPr>
              <w:t>,</w:t>
            </w:r>
            <w:r w:rsidR="008D1C81">
              <w:t xml:space="preserve"> </w:t>
            </w:r>
            <w:r w:rsidRPr="008D1C81" w:rsidR="008D1C81">
              <w:rPr>
                <w:rFonts w:ascii="Segoe UI" w:hAnsi="Segoe UI" w:eastAsia="Quattrocento Sans" w:cs="Segoe UI"/>
              </w:rPr>
              <w:t>ND - NO DEFINIDO</w:t>
            </w:r>
            <w:r w:rsidR="008D1C81">
              <w:rPr>
                <w:rFonts w:ascii="Segoe UI" w:hAnsi="Segoe UI" w:eastAsia="Quattrocento Sans" w:cs="Segoe UI"/>
              </w:rPr>
              <w:t>,</w:t>
            </w:r>
            <w:r w:rsidR="008D1C81">
              <w:t xml:space="preserve"> </w:t>
            </w:r>
            <w:r w:rsidRPr="008D1C81" w:rsidR="008D1C81">
              <w:rPr>
                <w:rFonts w:ascii="Segoe UI" w:hAnsi="Segoe UI" w:eastAsia="Quattrocento Sans" w:cs="Segoe UI"/>
              </w:rPr>
              <w:t>AÑOS</w:t>
            </w:r>
            <w:r w:rsidR="008D1C81">
              <w:rPr>
                <w:rFonts w:ascii="Segoe UI" w:hAnsi="Segoe UI" w:eastAsia="Quattrocento Sans" w:cs="Segoe UI"/>
              </w:rPr>
              <w:t>,</w:t>
            </w:r>
            <w:r w:rsidR="008D1C81">
              <w:t xml:space="preserve"> </w:t>
            </w:r>
            <w:r w:rsidRPr="008D1C81" w:rsidR="008D1C81">
              <w:rPr>
                <w:rFonts w:ascii="Segoe UI" w:hAnsi="Segoe UI" w:eastAsia="Quattrocento Sans" w:cs="Segoe UI"/>
              </w:rPr>
              <w:t>MESES</w:t>
            </w:r>
            <w:r w:rsidR="008D1C81">
              <w:rPr>
                <w:rFonts w:ascii="Segoe UI" w:hAnsi="Segoe UI" w:eastAsia="Quattrocento Sans" w:cs="Segoe UI"/>
              </w:rPr>
              <w:t>,</w:t>
            </w:r>
            <w:r w:rsidR="008D1C81">
              <w:t xml:space="preserve"> </w:t>
            </w:r>
            <w:r w:rsidRPr="008D1C81" w:rsidR="008D1C81">
              <w:rPr>
                <w:rFonts w:ascii="Segoe UI" w:hAnsi="Segoe UI" w:eastAsia="Quattrocento Sans" w:cs="Segoe UI"/>
              </w:rPr>
              <w:t>DÍAS</w:t>
            </w:r>
            <w:r w:rsidR="00627ED0">
              <w:rPr>
                <w:rFonts w:ascii="Segoe UI" w:hAnsi="Segoe UI" w:eastAsia="Quattrocento Sans" w:cs="Segoe UI"/>
              </w:rPr>
              <w:t>,</w:t>
            </w:r>
            <w:r w:rsidR="00627ED0">
              <w:t xml:space="preserve"> </w:t>
            </w:r>
            <w:r w:rsidRPr="00627ED0" w:rsidR="00627ED0">
              <w:rPr>
                <w:rFonts w:ascii="Segoe UI" w:hAnsi="Segoe UI" w:eastAsia="Quattrocento Sans" w:cs="Segoe UI"/>
              </w:rPr>
              <w:t>NO APLICA</w:t>
            </w:r>
            <w:r w:rsidRPr="00CD53A4">
              <w:rPr>
                <w:rFonts w:ascii="Segoe UI" w:hAnsi="Segoe UI" w:eastAsia="Quattrocento Sans" w:cs="Segoe UI"/>
              </w:rPr>
              <w:t xml:space="preserve">] </w:t>
            </w:r>
          </w:p>
          <w:p w:rsidRPr="00FC2824" w:rsidR="001B012C" w:rsidP="00CD53A4" w:rsidRDefault="00CD53A4" w14:paraId="6AE29322" w14:textId="0A7161BB">
            <w:pPr>
              <w:rPr>
                <w:rFonts w:ascii="Segoe UI" w:hAnsi="Segoe UI" w:eastAsia="Quattrocento Sans" w:cs="Segoe UI"/>
              </w:rPr>
            </w:pPr>
            <w:r w:rsidRPr="00CD53A4">
              <w:rPr>
                <w:rFonts w:ascii="Segoe UI" w:hAnsi="Segoe UI" w:eastAsia="Quattrocento Sans" w:cs="Segoe UI"/>
              </w:rPr>
              <w:t xml:space="preserve">Existen </w:t>
            </w:r>
            <w:r w:rsidR="00A5445F">
              <w:rPr>
                <w:rFonts w:ascii="Segoe UI" w:hAnsi="Segoe UI" w:eastAsia="Quattrocento Sans" w:cs="Segoe UI"/>
              </w:rPr>
              <w:t>10</w:t>
            </w:r>
            <w:r w:rsidRPr="00CD53A4">
              <w:rPr>
                <w:rFonts w:ascii="Segoe UI" w:hAnsi="Segoe UI" w:eastAsia="Quattrocento Sans" w:cs="Segoe UI"/>
              </w:rPr>
              <w:t xml:space="preserve"> valores únicos.  </w:t>
            </w:r>
          </w:p>
        </w:tc>
      </w:tr>
      <w:tr w:rsidRPr="00FC2824" w:rsidR="001B012C" w:rsidTr="06E8CBC3" w14:paraId="0EE5CD4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19756684" w14:textId="210034A5">
            <w:pPr>
              <w:ind w:left="2"/>
              <w:rPr>
                <w:rFonts w:ascii="Segoe UI" w:hAnsi="Segoe UI" w:eastAsia="Quattrocento Sans" w:cs="Segoe UI"/>
              </w:rPr>
            </w:pPr>
            <w:r w:rsidRPr="06DE6097">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CF40B8" w:rsidRDefault="00CF40B8" w14:paraId="47EA9F15" w14:textId="0BA5A870">
            <w:pPr>
              <w:rPr>
                <w:rFonts w:ascii="Segoe UI" w:hAnsi="Segoe UI" w:eastAsia="Quattrocento Sans" w:cs="Segoe UI"/>
              </w:rPr>
            </w:pPr>
            <w:r>
              <w:rPr>
                <w:noProof/>
              </w:rPr>
              <w:drawing>
                <wp:inline distT="0" distB="0" distL="0" distR="0" wp14:anchorId="6D3B87D5" wp14:editId="2AB82B5B">
                  <wp:extent cx="2073349" cy="2189029"/>
                  <wp:effectExtent l="0" t="0" r="3175" b="1905"/>
                  <wp:docPr id="1878367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67687" name=""/>
                          <pic:cNvPicPr/>
                        </pic:nvPicPr>
                        <pic:blipFill>
                          <a:blip r:embed="rId31"/>
                          <a:stretch>
                            <a:fillRect/>
                          </a:stretch>
                        </pic:blipFill>
                        <pic:spPr>
                          <a:xfrm>
                            <a:off x="0" y="0"/>
                            <a:ext cx="2075096" cy="2190873"/>
                          </a:xfrm>
                          <a:prstGeom prst="rect">
                            <a:avLst/>
                          </a:prstGeom>
                        </pic:spPr>
                      </pic:pic>
                    </a:graphicData>
                  </a:graphic>
                </wp:inline>
              </w:drawing>
            </w:r>
          </w:p>
        </w:tc>
      </w:tr>
      <w:tr w:rsidRPr="00FC2824" w:rsidR="001B012C" w:rsidTr="06E8CBC3" w14:paraId="03951BC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1B012C" w:rsidRDefault="001B012C" w14:paraId="1FAB22CD" w14:textId="0A588E1F">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1B012C" w:rsidP="00832C36" w:rsidRDefault="0008346E" w14:paraId="5F8443E1" w14:textId="704FB144">
            <w:pPr>
              <w:numPr>
                <w:ilvl w:val="0"/>
                <w:numId w:val="37"/>
              </w:numPr>
              <w:shd w:val="clear" w:color="auto" w:fill="FFFFFF" w:themeFill="background1"/>
              <w:spacing w:before="100" w:beforeAutospacing="1" w:after="100" w:afterAutospacing="1" w:line="240" w:lineRule="auto"/>
              <w:rPr>
                <w:rFonts w:ascii="Segoe UI" w:hAnsi="Segoe UI" w:cs="Segoe UI"/>
                <w:noProof/>
              </w:rPr>
            </w:pPr>
            <w:r w:rsidRPr="0008346E">
              <w:rPr>
                <w:rFonts w:ascii="Segoe UI" w:hAnsi="Segoe UI" w:cs="Segoe UI"/>
                <w:noProof/>
              </w:rPr>
              <w:t>La mayoría de los casos se encuentran en los tipos de régimen "SUBSIDIADO" y "CONTRIBUTIVO".</w:t>
            </w:r>
          </w:p>
          <w:p w:rsidRPr="00FC2824" w:rsidR="001B012C" w:rsidP="00832C36" w:rsidRDefault="770DA12B" w14:paraId="0362E26D" w14:textId="58B24CCC">
            <w:pPr>
              <w:numPr>
                <w:ilvl w:val="0"/>
                <w:numId w:val="37"/>
              </w:numPr>
              <w:shd w:val="clear" w:color="auto" w:fill="FFFFFF" w:themeFill="background1"/>
              <w:spacing w:before="100" w:beforeAutospacing="1" w:after="100" w:afterAutospacing="1" w:line="240" w:lineRule="auto"/>
              <w:rPr>
                <w:rFonts w:ascii="Segoe UI" w:hAnsi="Segoe UI" w:cs="Segoe UI"/>
                <w:color w:val="000000" w:themeColor="text1"/>
              </w:rPr>
            </w:pPr>
            <w:r w:rsidRPr="06DE6097">
              <w:rPr>
                <w:rFonts w:ascii="Segoe UI" w:hAnsi="Segoe UI" w:cs="Segoe UI"/>
                <w:noProof/>
                <w:color w:val="000000" w:themeColor="text1"/>
              </w:rPr>
              <w:t xml:space="preserve">Se evidencia campos de otras columnas. </w:t>
            </w:r>
          </w:p>
        </w:tc>
      </w:tr>
      <w:tr w:rsidRPr="00FC2824" w:rsidR="001B012C" w:rsidTr="06E8CBC3" w14:paraId="64F81325"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1B012C" w:rsidP="001B012C" w:rsidRDefault="001B012C" w14:paraId="7E3E6D16" w14:textId="77777777">
            <w:pPr>
              <w:ind w:left="114"/>
              <w:rPr>
                <w:rFonts w:ascii="Segoe UI" w:hAnsi="Segoe UI" w:eastAsia="Quattrocento Sans" w:cs="Segoe UI"/>
              </w:rPr>
            </w:pPr>
            <w:bookmarkStart w:name="_Hlk164961504" w:id="40"/>
            <w:r w:rsidRPr="00FC2824">
              <w:rPr>
                <w:rFonts w:ascii="Segoe UI" w:hAnsi="Segoe UI" w:eastAsia="Quattrocento Sans" w:cs="Segoe UI"/>
                <w:b/>
              </w:rPr>
              <w:t>Campo 12</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1B012C" w:rsidP="001B012C" w:rsidRDefault="00A15C0E" w14:paraId="3BEBED36" w14:textId="547B5C74">
            <w:pPr>
              <w:rPr>
                <w:rFonts w:ascii="Segoe UI" w:hAnsi="Segoe UI" w:eastAsia="Quattrocento Sans" w:cs="Segoe UI"/>
              </w:rPr>
            </w:pPr>
            <w:proofErr w:type="spellStart"/>
            <w:r w:rsidRPr="00A15C0E">
              <w:rPr>
                <w:rFonts w:ascii="Segoe UI" w:hAnsi="Segoe UI" w:eastAsia="Quattrocento Sans" w:cs="Segoe UI"/>
              </w:rPr>
              <w:t>codigoOcupacion</w:t>
            </w:r>
            <w:proofErr w:type="spellEnd"/>
          </w:p>
        </w:tc>
      </w:tr>
      <w:tr w:rsidRPr="00FC2824" w:rsidR="001B012C" w:rsidTr="06E8CBC3" w14:paraId="30342F68"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1B012C" w:rsidRDefault="001B012C" w14:paraId="1C036D2D" w14:textId="7777777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833103" w:rsidRDefault="1ED7D6E0" w14:paraId="4A801F0E" w14:textId="7B177C00">
            <w:pPr>
              <w:rPr>
                <w:rFonts w:ascii="Segoe UI" w:hAnsi="Segoe UI" w:eastAsia="Quattrocento Sans" w:cs="Segoe UI"/>
              </w:rPr>
            </w:pPr>
            <w:r w:rsidRPr="06DE6097">
              <w:rPr>
                <w:rFonts w:ascii="Segoe UI" w:hAnsi="Segoe UI" w:eastAsia="Quattrocento Sans" w:cs="Segoe UI"/>
              </w:rPr>
              <w:t xml:space="preserve">Código </w:t>
            </w:r>
            <w:r w:rsidRPr="06DE6097" w:rsidR="70EF2294">
              <w:rPr>
                <w:rFonts w:ascii="Segoe UI" w:hAnsi="Segoe UI" w:eastAsia="Quattrocento Sans" w:cs="Segoe UI"/>
              </w:rPr>
              <w:t xml:space="preserve">ocupación </w:t>
            </w:r>
          </w:p>
        </w:tc>
      </w:tr>
      <w:tr w:rsidRPr="00FC2824" w:rsidR="001B012C" w:rsidTr="06E8CBC3" w14:paraId="00BB2F98"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1B012C" w:rsidP="001B012C" w:rsidRDefault="001B012C" w14:paraId="5D0B8205" w14:textId="7777777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833103" w:rsidRDefault="2EF4436D" w14:paraId="1D87E078" w14:textId="3D82B91B">
            <w:pPr>
              <w:rPr>
                <w:rFonts w:ascii="Segoe UI" w:hAnsi="Segoe UI" w:eastAsia="Quattrocento Sans" w:cs="Segoe UI"/>
              </w:rPr>
            </w:pPr>
            <w:r w:rsidRPr="06DE6097">
              <w:rPr>
                <w:rFonts w:ascii="Segoe UI" w:hAnsi="Segoe UI" w:eastAsia="Quattrocento Sans" w:cs="Segoe UI"/>
              </w:rPr>
              <w:t xml:space="preserve">Define el </w:t>
            </w:r>
            <w:r w:rsidRPr="06DE6097" w:rsidR="1D180B3D">
              <w:rPr>
                <w:rFonts w:ascii="Segoe UI" w:hAnsi="Segoe UI" w:eastAsia="Quattrocento Sans" w:cs="Segoe UI"/>
              </w:rPr>
              <w:t>código</w:t>
            </w:r>
            <w:r w:rsidRPr="06DE6097">
              <w:rPr>
                <w:rFonts w:ascii="Segoe UI" w:hAnsi="Segoe UI" w:eastAsia="Quattrocento Sans" w:cs="Segoe UI"/>
              </w:rPr>
              <w:t xml:space="preserve"> de </w:t>
            </w:r>
            <w:r w:rsidRPr="06DE6097" w:rsidR="2BF1CD22">
              <w:rPr>
                <w:rFonts w:ascii="Segoe UI" w:hAnsi="Segoe UI" w:eastAsia="Quattrocento Sans" w:cs="Segoe UI"/>
              </w:rPr>
              <w:t>ocupación</w:t>
            </w:r>
            <w:r w:rsidRPr="06DE6097">
              <w:rPr>
                <w:rFonts w:ascii="Segoe UI" w:hAnsi="Segoe UI" w:eastAsia="Quattrocento Sans" w:cs="Segoe UI"/>
              </w:rPr>
              <w:t xml:space="preserve">. </w:t>
            </w:r>
          </w:p>
        </w:tc>
      </w:tr>
      <w:tr w:rsidRPr="00FC2824" w:rsidR="001B012C" w:rsidTr="06E8CBC3" w14:paraId="58D09A74"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1B012C" w:rsidRDefault="001B012C" w14:paraId="281D7F16" w14:textId="77777777">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1B012C" w:rsidRDefault="4A96807C" w14:paraId="0EA1308F" w14:textId="07558577">
            <w:pPr>
              <w:rPr>
                <w:rFonts w:ascii="Segoe UI" w:hAnsi="Segoe UI" w:eastAsia="Quattrocento Sans" w:cs="Segoe UI"/>
                <w:highlight w:val="yellow"/>
              </w:rPr>
            </w:pPr>
            <w:r w:rsidRPr="06DE6097">
              <w:rPr>
                <w:rFonts w:ascii="Segoe UI" w:hAnsi="Segoe UI" w:eastAsia="Quattrocento Sans" w:cs="Segoe UI"/>
                <w:highlight w:val="yellow"/>
              </w:rPr>
              <w:t>Numérico</w:t>
            </w:r>
          </w:p>
        </w:tc>
      </w:tr>
      <w:tr w:rsidRPr="00FC2824" w:rsidR="001B012C" w:rsidTr="06E8CBC3" w14:paraId="4A216B19"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1B012C" w:rsidRDefault="001B012C" w14:paraId="55C234AF" w14:textId="77777777">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D53A4" w:rsidP="00CD53A4" w:rsidRDefault="00CD53A4" w14:paraId="55167219" w14:textId="0F6BF88F">
            <w:pPr>
              <w:spacing w:line="240" w:lineRule="auto"/>
              <w:rPr>
                <w:rFonts w:ascii="Segoe UI" w:hAnsi="Segoe UI" w:eastAsia="Quattrocento Sans" w:cs="Segoe UI"/>
              </w:rPr>
            </w:pPr>
            <w:r w:rsidRPr="00CD53A4">
              <w:rPr>
                <w:rFonts w:ascii="Segoe UI" w:hAnsi="Segoe UI" w:eastAsia="Quattrocento Sans" w:cs="Segoe UI"/>
              </w:rPr>
              <w:t>[</w:t>
            </w:r>
            <w:r w:rsidR="00087F28">
              <w:rPr>
                <w:rFonts w:ascii="Segoe UI" w:hAnsi="Segoe UI" w:eastAsia="Quattrocento Sans" w:cs="Segoe UI"/>
              </w:rPr>
              <w:t>ENTERO POSITIVO</w:t>
            </w:r>
            <w:r w:rsidRPr="00CD53A4">
              <w:rPr>
                <w:rFonts w:ascii="Segoe UI" w:hAnsi="Segoe UI" w:eastAsia="Quattrocento Sans" w:cs="Segoe UI"/>
              </w:rPr>
              <w:t xml:space="preserve">] </w:t>
            </w:r>
          </w:p>
          <w:p w:rsidRPr="00FC2824" w:rsidR="001B012C" w:rsidP="00CD53A4" w:rsidRDefault="00CD53A4" w14:paraId="166C0C52" w14:textId="76CFA0C0">
            <w:pPr>
              <w:ind w:left="113"/>
              <w:rPr>
                <w:rFonts w:ascii="Segoe UI" w:hAnsi="Segoe UI" w:eastAsia="Quattrocento Sans" w:cs="Segoe UI"/>
              </w:rPr>
            </w:pPr>
            <w:r w:rsidRPr="00CD53A4">
              <w:rPr>
                <w:rFonts w:ascii="Segoe UI" w:hAnsi="Segoe UI" w:eastAsia="Quattrocento Sans" w:cs="Segoe UI"/>
              </w:rPr>
              <w:t xml:space="preserve">Existen </w:t>
            </w:r>
            <w:r w:rsidR="00EB501F">
              <w:rPr>
                <w:rFonts w:ascii="Segoe UI" w:hAnsi="Segoe UI" w:eastAsia="Quattrocento Sans" w:cs="Segoe UI"/>
              </w:rPr>
              <w:t>403</w:t>
            </w:r>
            <w:r w:rsidRPr="00CD53A4">
              <w:rPr>
                <w:rFonts w:ascii="Segoe UI" w:hAnsi="Segoe UI" w:eastAsia="Quattrocento Sans" w:cs="Segoe UI"/>
              </w:rPr>
              <w:t xml:space="preserve"> valores únicos.  </w:t>
            </w:r>
          </w:p>
        </w:tc>
      </w:tr>
      <w:tr w:rsidRPr="00FC2824" w:rsidR="001B012C" w:rsidTr="06E8CBC3" w14:paraId="2A8FAA43"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1B012C" w:rsidRDefault="001B012C" w14:paraId="7F167898" w14:textId="02B69C5D">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1B012C" w:rsidRDefault="00087F28" w14:paraId="1C1D493F" w14:textId="09DF419C">
            <w:pPr>
              <w:ind w:left="113"/>
              <w:rPr>
                <w:rFonts w:ascii="Segoe UI" w:hAnsi="Segoe UI" w:eastAsia="Quattrocento Sans" w:cs="Segoe UI"/>
              </w:rPr>
            </w:pPr>
            <w:r>
              <w:rPr>
                <w:noProof/>
              </w:rPr>
              <w:drawing>
                <wp:inline distT="0" distB="0" distL="0" distR="0" wp14:anchorId="54E4B950" wp14:editId="5D3529B5">
                  <wp:extent cx="1988624" cy="3880883"/>
                  <wp:effectExtent l="0" t="0" r="0" b="5715"/>
                  <wp:docPr id="2101326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26480" name=""/>
                          <pic:cNvPicPr/>
                        </pic:nvPicPr>
                        <pic:blipFill>
                          <a:blip r:embed="rId32"/>
                          <a:stretch>
                            <a:fillRect/>
                          </a:stretch>
                        </pic:blipFill>
                        <pic:spPr>
                          <a:xfrm>
                            <a:off x="0" y="0"/>
                            <a:ext cx="1991998" cy="3887468"/>
                          </a:xfrm>
                          <a:prstGeom prst="rect">
                            <a:avLst/>
                          </a:prstGeom>
                        </pic:spPr>
                      </pic:pic>
                    </a:graphicData>
                  </a:graphic>
                </wp:inline>
              </w:drawing>
            </w:r>
          </w:p>
        </w:tc>
      </w:tr>
      <w:tr w:rsidRPr="00FC2824" w:rsidR="001B012C" w:rsidTr="06E8CBC3" w14:paraId="5198F797"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1B012C" w:rsidRDefault="001B012C" w14:paraId="4305B774" w14:textId="14794B47">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1B012C" w:rsidP="00832C36" w:rsidRDefault="6E072F13" w14:paraId="4D5BB0C3" w14:textId="2D513E20">
            <w:pPr>
              <w:numPr>
                <w:ilvl w:val="0"/>
                <w:numId w:val="36"/>
              </w:numPr>
              <w:shd w:val="clear" w:color="auto" w:fill="FFFFFF" w:themeFill="background1"/>
              <w:spacing w:before="100" w:beforeAutospacing="1" w:after="100" w:afterAutospacing="1" w:line="240" w:lineRule="auto"/>
              <w:rPr>
                <w:rFonts w:ascii="Segoe UI" w:hAnsi="Segoe UI" w:cs="Segoe UI"/>
                <w:noProof/>
              </w:rPr>
            </w:pPr>
            <w:r w:rsidRPr="06DE6097">
              <w:rPr>
                <w:rFonts w:ascii="Segoe UI" w:hAnsi="Segoe UI" w:cs="Segoe UI"/>
                <w:noProof/>
              </w:rPr>
              <w:t>Se puede analizar que la mayoria de registros estan sin asignar, con el código “ND”</w:t>
            </w:r>
          </w:p>
        </w:tc>
      </w:tr>
      <w:tr w:rsidRPr="00FC2824" w:rsidR="001B012C" w:rsidTr="06E8CBC3" w14:paraId="40BBDB29"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001B012C" w:rsidP="001B012C" w:rsidRDefault="001B012C" w14:paraId="5F5A64BB" w14:textId="46D7EC86">
            <w:pPr>
              <w:ind w:left="114"/>
              <w:rPr>
                <w:rFonts w:ascii="Segoe UI" w:hAnsi="Segoe UI" w:eastAsia="Quattrocento Sans" w:cs="Segoe UI"/>
              </w:rPr>
            </w:pPr>
            <w:r w:rsidRPr="00FC2824">
              <w:rPr>
                <w:rFonts w:ascii="Segoe UI" w:hAnsi="Segoe UI" w:eastAsia="Quattrocento Sans" w:cs="Segoe UI"/>
                <w:b/>
              </w:rPr>
              <w:t>Campo 1</w:t>
            </w:r>
            <w:r>
              <w:rPr>
                <w:rFonts w:ascii="Segoe UI" w:hAnsi="Segoe UI" w:eastAsia="Quattrocento Sans" w:cs="Segoe UI"/>
                <w:b/>
              </w:rPr>
              <w:t>3</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1B012C" w:rsidP="00A15C0E" w:rsidRDefault="00A15C0E" w14:paraId="29D7393E" w14:textId="487F37BA">
            <w:pPr>
              <w:rPr>
                <w:rFonts w:ascii="Segoe UI" w:hAnsi="Segoe UI" w:cs="Segoe UI"/>
                <w:noProof/>
              </w:rPr>
            </w:pPr>
            <w:r w:rsidRPr="00A15C0E">
              <w:rPr>
                <w:rFonts w:ascii="Segoe UI" w:hAnsi="Segoe UI" w:cs="Segoe UI"/>
                <w:noProof/>
              </w:rPr>
              <w:t>Ocupacion</w:t>
            </w:r>
          </w:p>
        </w:tc>
      </w:tr>
      <w:tr w:rsidRPr="00FC2824" w:rsidR="00833103" w:rsidTr="06E8CBC3" w14:paraId="66233A27"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833103" w:rsidP="00833103" w:rsidRDefault="00833103" w14:paraId="2E77A749" w14:textId="55741D0C">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833103" w:rsidP="00833103" w:rsidRDefault="1F386194" w14:paraId="3F59767C" w14:textId="7ED29EEF">
            <w:pPr>
              <w:ind w:left="113"/>
              <w:rPr>
                <w:rFonts w:ascii="Segoe UI" w:hAnsi="Segoe UI" w:cs="Segoe UI"/>
                <w:noProof/>
              </w:rPr>
            </w:pPr>
            <w:r w:rsidRPr="18084E89">
              <w:rPr>
                <w:rFonts w:ascii="Segoe UI" w:hAnsi="Segoe UI" w:cs="Segoe UI"/>
                <w:noProof/>
              </w:rPr>
              <w:t>Ocupación</w:t>
            </w:r>
          </w:p>
        </w:tc>
      </w:tr>
      <w:tr w:rsidRPr="00FC2824" w:rsidR="00833103" w:rsidTr="06E8CBC3" w14:paraId="169957DB"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833103" w:rsidP="00833103" w:rsidRDefault="00833103" w14:paraId="1594009E" w14:textId="13CC243C">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833103" w:rsidP="00833103" w:rsidRDefault="7EF673E6" w14:paraId="69E879E6" w14:textId="0943D150">
            <w:pPr>
              <w:ind w:left="113"/>
              <w:rPr>
                <w:rFonts w:ascii="Segoe UI" w:hAnsi="Segoe UI" w:eastAsia="Quattrocento Sans" w:cs="Segoe UI"/>
              </w:rPr>
            </w:pPr>
            <w:r w:rsidRPr="18084E89">
              <w:rPr>
                <w:rFonts w:ascii="Segoe UI" w:hAnsi="Segoe UI" w:eastAsia="Quattrocento Sans" w:cs="Segoe UI"/>
              </w:rPr>
              <w:t xml:space="preserve">Describe el tipo de ocupación, dado un código y el nombre de esta. </w:t>
            </w:r>
          </w:p>
        </w:tc>
      </w:tr>
      <w:tr w:rsidRPr="00FC2824" w:rsidR="00833103" w:rsidTr="06E8CBC3" w14:paraId="7E58DC18"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833103" w:rsidP="00833103" w:rsidRDefault="00833103" w14:paraId="3E4D6F22" w14:textId="320081C6">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833103" w:rsidP="18084E89" w:rsidRDefault="0D94BF8E" w14:paraId="3BAD31B6" w14:textId="63812F59">
            <w:pPr>
              <w:rPr>
                <w:rFonts w:ascii="Segoe UI" w:hAnsi="Segoe UI" w:eastAsia="Quattrocento Sans" w:cs="Segoe UI"/>
              </w:rPr>
            </w:pPr>
            <w:r w:rsidRPr="18084E89">
              <w:rPr>
                <w:rFonts w:ascii="Segoe UI" w:hAnsi="Segoe UI" w:eastAsia="Quattrocento Sans" w:cs="Segoe UI"/>
              </w:rPr>
              <w:t>Categórico Nominal.</w:t>
            </w:r>
          </w:p>
        </w:tc>
      </w:tr>
      <w:tr w:rsidRPr="00FC2824" w:rsidR="00833103" w:rsidTr="06E8CBC3" w14:paraId="73B630C9"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833103" w:rsidP="00833103" w:rsidRDefault="00833103" w14:paraId="3A4D7596" w14:textId="2F7A7FB7">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D53A4" w:rsidP="00CD53A4" w:rsidRDefault="00CD53A4" w14:paraId="58B55248" w14:textId="1F95F57B">
            <w:pPr>
              <w:spacing w:line="240" w:lineRule="auto"/>
              <w:rPr>
                <w:rFonts w:ascii="Segoe UI" w:hAnsi="Segoe UI" w:eastAsia="Quattrocento Sans" w:cs="Segoe UI"/>
              </w:rPr>
            </w:pPr>
            <w:r w:rsidRPr="00CD53A4">
              <w:rPr>
                <w:rFonts w:ascii="Segoe UI" w:hAnsi="Segoe UI" w:eastAsia="Quattrocento Sans" w:cs="Segoe UI"/>
              </w:rPr>
              <w:t>[</w:t>
            </w:r>
            <w:r w:rsidR="00AF4F38">
              <w:rPr>
                <w:rFonts w:ascii="Segoe UI" w:hAnsi="Segoe UI" w:eastAsia="Quattrocento Sans" w:cs="Segoe UI"/>
              </w:rPr>
              <w:t>Código –</w:t>
            </w:r>
            <w:r w:rsidRPr="00CD53A4">
              <w:rPr>
                <w:rFonts w:ascii="Segoe UI" w:hAnsi="Segoe UI" w:eastAsia="Quattrocento Sans" w:cs="Segoe UI"/>
              </w:rPr>
              <w:t xml:space="preserve"> </w:t>
            </w:r>
            <w:r w:rsidR="00AF4F38">
              <w:rPr>
                <w:rFonts w:ascii="Segoe UI" w:hAnsi="Segoe UI" w:eastAsia="Quattrocento Sans" w:cs="Segoe UI"/>
              </w:rPr>
              <w:t>Nombre ocupación</w:t>
            </w:r>
            <w:r w:rsidRPr="00CD53A4">
              <w:rPr>
                <w:rFonts w:ascii="Segoe UI" w:hAnsi="Segoe UI" w:eastAsia="Quattrocento Sans" w:cs="Segoe UI"/>
              </w:rPr>
              <w:t xml:space="preserve">] </w:t>
            </w:r>
          </w:p>
          <w:p w:rsidRPr="00FC2824" w:rsidR="00833103" w:rsidP="00CD53A4" w:rsidRDefault="00CD53A4" w14:paraId="48A4C213" w14:textId="01DFF26F">
            <w:pPr>
              <w:ind w:left="113"/>
              <w:rPr>
                <w:rFonts w:ascii="Segoe UI" w:hAnsi="Segoe UI" w:eastAsia="Quattrocento Sans" w:cs="Segoe UI"/>
              </w:rPr>
            </w:pPr>
            <w:r w:rsidRPr="00CD53A4">
              <w:rPr>
                <w:rFonts w:ascii="Segoe UI" w:hAnsi="Segoe UI" w:eastAsia="Quattrocento Sans" w:cs="Segoe UI"/>
              </w:rPr>
              <w:t xml:space="preserve">Existen </w:t>
            </w:r>
            <w:r w:rsidR="00AF4F38">
              <w:rPr>
                <w:rFonts w:ascii="Segoe UI" w:hAnsi="Segoe UI" w:eastAsia="Quattrocento Sans" w:cs="Segoe UI"/>
              </w:rPr>
              <w:t>405</w:t>
            </w:r>
            <w:r w:rsidRPr="00CD53A4">
              <w:rPr>
                <w:rFonts w:ascii="Segoe UI" w:hAnsi="Segoe UI" w:eastAsia="Quattrocento Sans" w:cs="Segoe UI"/>
              </w:rPr>
              <w:t xml:space="preserve"> valores únicos.  </w:t>
            </w:r>
          </w:p>
        </w:tc>
      </w:tr>
      <w:tr w:rsidRPr="00FC2824" w:rsidR="00833103" w:rsidTr="06E8CBC3" w14:paraId="1A0E4F25"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833103" w:rsidP="00833103" w:rsidRDefault="00833103" w14:paraId="10BCB5BE" w14:textId="31FEF4D7">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833103" w:rsidP="00833103" w:rsidRDefault="008C3B29" w14:paraId="329505DA" w14:textId="7FB872DC">
            <w:pPr>
              <w:ind w:left="113"/>
              <w:rPr>
                <w:rFonts w:ascii="Segoe UI" w:hAnsi="Segoe UI" w:eastAsia="Quattrocento Sans" w:cs="Segoe UI"/>
              </w:rPr>
            </w:pPr>
            <w:r>
              <w:rPr>
                <w:noProof/>
              </w:rPr>
              <w:drawing>
                <wp:inline distT="0" distB="0" distL="0" distR="0" wp14:anchorId="621B5BFA" wp14:editId="39DE8064">
                  <wp:extent cx="2036942" cy="3242930"/>
                  <wp:effectExtent l="0" t="0" r="1905" b="0"/>
                  <wp:docPr id="1202419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19294" name=""/>
                          <pic:cNvPicPr/>
                        </pic:nvPicPr>
                        <pic:blipFill>
                          <a:blip r:embed="rId33"/>
                          <a:stretch>
                            <a:fillRect/>
                          </a:stretch>
                        </pic:blipFill>
                        <pic:spPr>
                          <a:xfrm>
                            <a:off x="0" y="0"/>
                            <a:ext cx="2040866" cy="3249177"/>
                          </a:xfrm>
                          <a:prstGeom prst="rect">
                            <a:avLst/>
                          </a:prstGeom>
                        </pic:spPr>
                      </pic:pic>
                    </a:graphicData>
                  </a:graphic>
                </wp:inline>
              </w:drawing>
            </w:r>
          </w:p>
        </w:tc>
      </w:tr>
      <w:tr w:rsidRPr="00FC2824" w:rsidR="00833103" w:rsidTr="06E8CBC3" w14:paraId="0058B0EB"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833103" w:rsidP="00833103" w:rsidRDefault="00833103" w14:paraId="6678C519" w14:textId="6587DE37">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574A34" w:rsidR="00574A34" w:rsidP="00832C36" w:rsidRDefault="00574A34" w14:paraId="5C02BB73" w14:textId="77777777">
            <w:pPr>
              <w:numPr>
                <w:ilvl w:val="0"/>
                <w:numId w:val="35"/>
              </w:numPr>
              <w:shd w:val="clear" w:color="auto" w:fill="FFFFFF"/>
              <w:spacing w:before="100" w:beforeAutospacing="1" w:after="100" w:afterAutospacing="1" w:line="240" w:lineRule="auto"/>
              <w:rPr>
                <w:rFonts w:ascii="Segoe UI" w:hAnsi="Segoe UI" w:cs="Segoe UI"/>
                <w:noProof/>
              </w:rPr>
            </w:pPr>
            <w:r w:rsidRPr="00574A34">
              <w:rPr>
                <w:rFonts w:ascii="Segoe UI" w:hAnsi="Segoe UI" w:cs="Segoe UI"/>
                <w:noProof/>
              </w:rPr>
              <w:t>La mayoría de los casos están relacionados con ocupaciones no definidas ("NO DEFINIDO").</w:t>
            </w:r>
          </w:p>
          <w:p w:rsidRPr="00FC2824" w:rsidR="00833103" w:rsidP="00832C36" w:rsidRDefault="00574A34" w14:paraId="422E2BF2" w14:textId="6FDE0909">
            <w:pPr>
              <w:numPr>
                <w:ilvl w:val="0"/>
                <w:numId w:val="35"/>
              </w:numPr>
              <w:shd w:val="clear" w:color="auto" w:fill="FFFFFF"/>
              <w:spacing w:before="100" w:beforeAutospacing="1" w:after="100" w:afterAutospacing="1" w:line="240" w:lineRule="auto"/>
              <w:rPr>
                <w:rFonts w:ascii="Segoe UI" w:hAnsi="Segoe UI" w:cs="Segoe UI"/>
                <w:noProof/>
              </w:rPr>
            </w:pPr>
            <w:r w:rsidRPr="00574A34">
              <w:rPr>
                <w:rFonts w:ascii="Segoe UI" w:hAnsi="Segoe UI" w:cs="Segoe UI"/>
                <w:noProof/>
              </w:rPr>
              <w:t>Las siguientes ocupaciones más comunes incluyen "6111 - AGRICULTORES Y TRABAJADORES" y "7111 - MINEROS Y TRABAJADORES".</w:t>
            </w:r>
          </w:p>
        </w:tc>
      </w:tr>
      <w:tr w:rsidRPr="00FC2824" w:rsidR="00833103" w:rsidTr="06E8CBC3" w14:paraId="5D780174"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00833103" w:rsidP="00833103" w:rsidRDefault="00833103" w14:paraId="31EC053C" w14:textId="2626A0D0">
            <w:pPr>
              <w:ind w:left="114"/>
              <w:rPr>
                <w:rFonts w:ascii="Segoe UI" w:hAnsi="Segoe UI" w:eastAsia="Quattrocento Sans" w:cs="Segoe UI"/>
              </w:rPr>
            </w:pPr>
            <w:r w:rsidRPr="00FC2824">
              <w:rPr>
                <w:rFonts w:ascii="Segoe UI" w:hAnsi="Segoe UI" w:eastAsia="Quattrocento Sans" w:cs="Segoe UI"/>
                <w:b/>
              </w:rPr>
              <w:t xml:space="preserve">Campo </w:t>
            </w:r>
            <w:r>
              <w:rPr>
                <w:rFonts w:ascii="Segoe UI" w:hAnsi="Segoe UI" w:eastAsia="Quattrocento Sans" w:cs="Segoe UI"/>
                <w:b/>
              </w:rPr>
              <w:t>14</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833103" w:rsidP="00A15C0E" w:rsidRDefault="00A15C0E" w14:paraId="4691ABC8" w14:textId="798B664D">
            <w:pPr>
              <w:tabs>
                <w:tab w:val="left" w:pos="1021"/>
              </w:tabs>
              <w:rPr>
                <w:rFonts w:ascii="Segoe UI" w:hAnsi="Segoe UI" w:cs="Segoe UI"/>
                <w:noProof/>
              </w:rPr>
            </w:pPr>
            <w:r w:rsidRPr="00574A34">
              <w:rPr>
                <w:rFonts w:ascii="Segoe UI" w:hAnsi="Segoe UI" w:cs="Segoe UI"/>
                <w:noProof/>
                <w:highlight w:val="yellow"/>
              </w:rPr>
              <w:t>Etnia</w:t>
            </w:r>
          </w:p>
        </w:tc>
      </w:tr>
      <w:tr w:rsidRPr="00FC2824" w:rsidR="00C03FEF" w:rsidTr="06E8CBC3" w14:paraId="7F0F3DF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373968ED" w14:textId="06CA49D0">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281CB558" w14:paraId="307B238A" w14:textId="29E8CBEF">
            <w:pPr>
              <w:rPr>
                <w:rFonts w:ascii="Segoe UI" w:hAnsi="Segoe UI" w:eastAsia="Quattrocento Sans" w:cs="Segoe UI"/>
              </w:rPr>
            </w:pPr>
            <w:r w:rsidRPr="18084E89">
              <w:rPr>
                <w:rFonts w:ascii="Segoe UI" w:hAnsi="Segoe UI" w:eastAsia="Quattrocento Sans" w:cs="Segoe UI"/>
              </w:rPr>
              <w:t xml:space="preserve">Etnia </w:t>
            </w:r>
          </w:p>
        </w:tc>
      </w:tr>
      <w:tr w:rsidRPr="00FC2824" w:rsidR="00C03FEF" w:rsidTr="06E8CBC3" w14:paraId="616A93EC"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03FEF" w:rsidP="00C03FEF" w:rsidRDefault="00C03FEF" w14:paraId="49D86114" w14:textId="50B9A9BD">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492BBFF8" w14:paraId="0D1107F2" w14:textId="1642F4EF">
            <w:pPr>
              <w:jc w:val="both"/>
              <w:rPr>
                <w:rFonts w:ascii="Segoe UI" w:hAnsi="Segoe UI" w:eastAsia="Quattrocento Sans" w:cs="Segoe UI"/>
              </w:rPr>
            </w:pPr>
            <w:r w:rsidRPr="18084E89">
              <w:rPr>
                <w:rFonts w:ascii="Segoe UI" w:hAnsi="Segoe UI" w:eastAsia="Quattrocento Sans" w:cs="Segoe UI"/>
              </w:rPr>
              <w:t xml:space="preserve">Describe la etnia del usuario o paciente. </w:t>
            </w:r>
          </w:p>
        </w:tc>
      </w:tr>
      <w:tr w:rsidRPr="00FC2824" w:rsidR="00C03FEF" w:rsidTr="06E8CBC3" w14:paraId="04A37C1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7043DAD5" w14:textId="0EDC2BD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60BDA3D9" w14:paraId="762F036E" w14:textId="563BCAC1">
            <w:pPr>
              <w:rPr>
                <w:rFonts w:ascii="Segoe UI" w:hAnsi="Segoe UI" w:eastAsia="Quattrocento Sans" w:cs="Segoe UI"/>
              </w:rPr>
            </w:pPr>
            <w:r w:rsidRPr="18084E89">
              <w:rPr>
                <w:rFonts w:ascii="Segoe UI" w:hAnsi="Segoe UI" w:eastAsia="Quattrocento Sans" w:cs="Segoe UI"/>
              </w:rPr>
              <w:t>Categórico Nominal</w:t>
            </w:r>
          </w:p>
        </w:tc>
      </w:tr>
      <w:tr w:rsidRPr="00FC2824" w:rsidR="00C03FEF" w:rsidTr="06E8CBC3" w14:paraId="279F9AA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2E1E8C8A" w14:textId="30FDE9B1">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D53A4" w:rsidRDefault="00CD53A4" w14:paraId="65026312" w14:textId="7E2FB15B">
            <w:pPr>
              <w:rPr>
                <w:rFonts w:ascii="Segoe UI" w:hAnsi="Segoe UI" w:eastAsia="Quattrocento Sans" w:cs="Segoe UI"/>
              </w:rPr>
            </w:pPr>
            <w:r w:rsidRPr="00CD53A4">
              <w:rPr>
                <w:rFonts w:ascii="Segoe UI" w:hAnsi="Segoe UI" w:eastAsia="Quattrocento Sans" w:cs="Segoe UI"/>
              </w:rPr>
              <w:t>Existen 2</w:t>
            </w:r>
            <w:r w:rsidR="004F6289">
              <w:rPr>
                <w:rFonts w:ascii="Segoe UI" w:hAnsi="Segoe UI" w:eastAsia="Quattrocento Sans" w:cs="Segoe UI"/>
              </w:rPr>
              <w:t>24</w:t>
            </w:r>
            <w:r w:rsidRPr="00CD53A4">
              <w:rPr>
                <w:rFonts w:ascii="Segoe UI" w:hAnsi="Segoe UI" w:eastAsia="Quattrocento Sans" w:cs="Segoe UI"/>
              </w:rPr>
              <w:t xml:space="preserve"> valores únicos.  </w:t>
            </w:r>
          </w:p>
        </w:tc>
      </w:tr>
      <w:tr w:rsidRPr="00FC2824" w:rsidR="00C03FEF" w:rsidTr="06E8CBC3" w14:paraId="38C01CC1"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69703BA5" w14:textId="3D1BF673">
            <w:pPr>
              <w:ind w:left="2"/>
              <w:rPr>
                <w:rFonts w:ascii="Segoe UI" w:hAnsi="Segoe UI" w:eastAsia="Quattrocento Sans" w:cs="Segoe UI"/>
              </w:rPr>
            </w:pPr>
            <w:r w:rsidRPr="00574A3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0D6AEE" w14:paraId="11AD19B6" w14:textId="18AFDA2F">
            <w:pPr>
              <w:rPr>
                <w:rFonts w:ascii="Segoe UI" w:hAnsi="Segoe UI" w:eastAsia="Quattrocento Sans" w:cs="Segoe UI"/>
              </w:rPr>
            </w:pPr>
            <w:r>
              <w:rPr>
                <w:noProof/>
              </w:rPr>
              <w:drawing>
                <wp:inline distT="0" distB="0" distL="0" distR="0" wp14:anchorId="2D51F400" wp14:editId="387D89E2">
                  <wp:extent cx="2183985" cy="3402419"/>
                  <wp:effectExtent l="0" t="0" r="6985" b="7620"/>
                  <wp:docPr id="83157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074" name=""/>
                          <pic:cNvPicPr/>
                        </pic:nvPicPr>
                        <pic:blipFill>
                          <a:blip r:embed="rId34"/>
                          <a:stretch>
                            <a:fillRect/>
                          </a:stretch>
                        </pic:blipFill>
                        <pic:spPr>
                          <a:xfrm>
                            <a:off x="0" y="0"/>
                            <a:ext cx="2189233" cy="3410594"/>
                          </a:xfrm>
                          <a:prstGeom prst="rect">
                            <a:avLst/>
                          </a:prstGeom>
                        </pic:spPr>
                      </pic:pic>
                    </a:graphicData>
                  </a:graphic>
                </wp:inline>
              </w:drawing>
            </w:r>
          </w:p>
        </w:tc>
      </w:tr>
      <w:tr w:rsidRPr="00FC2824" w:rsidR="00C03FEF" w:rsidTr="06E8CBC3" w14:paraId="44003C2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03FEF" w:rsidP="00C03FEF" w:rsidRDefault="00C03FEF" w14:paraId="7EBE619A" w14:textId="5811428B">
            <w:pPr>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4F6289" w:rsidP="00832C36" w:rsidRDefault="004F6289" w14:paraId="68B35CE9" w14:textId="593955AF">
            <w:pPr>
              <w:numPr>
                <w:ilvl w:val="0"/>
                <w:numId w:val="34"/>
              </w:numPr>
              <w:shd w:val="clear" w:color="auto" w:fill="FFFFFF"/>
              <w:spacing w:before="100" w:beforeAutospacing="1" w:after="100" w:afterAutospacing="1" w:line="240" w:lineRule="auto"/>
              <w:rPr>
                <w:rFonts w:ascii="Segoe UI" w:hAnsi="Segoe UI" w:cs="Segoe UI"/>
                <w:noProof/>
              </w:rPr>
            </w:pPr>
            <w:commentRangeStart w:id="41"/>
            <w:commentRangeStart w:id="42"/>
            <w:r>
              <w:rPr>
                <w:rFonts w:ascii="Segoe UI" w:hAnsi="Segoe UI" w:cs="Segoe UI"/>
                <w:noProof/>
              </w:rPr>
              <w:t>Se pueden observar varios valores atipicos</w:t>
            </w:r>
            <w:r w:rsidR="00406AF7">
              <w:rPr>
                <w:rFonts w:ascii="Segoe UI" w:hAnsi="Segoe UI" w:cs="Segoe UI"/>
                <w:noProof/>
              </w:rPr>
              <w:t>, al parecer correspondiente a otras columnas.</w:t>
            </w:r>
            <w:commentRangeEnd w:id="41"/>
            <w:r w:rsidR="007069A8">
              <w:rPr>
                <w:rStyle w:val="Refdecomentario"/>
              </w:rPr>
              <w:commentReference w:id="41"/>
            </w:r>
            <w:commentRangeEnd w:id="42"/>
            <w:r w:rsidR="00695662">
              <w:rPr>
                <w:rStyle w:val="Refdecomentario"/>
              </w:rPr>
              <w:commentReference w:id="42"/>
            </w:r>
          </w:p>
        </w:tc>
      </w:tr>
      <w:tr w:rsidRPr="00FC2824" w:rsidR="00C03FEF" w:rsidTr="06E8CBC3" w14:paraId="784D9C7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03FEF" w:rsidP="00C03FEF" w:rsidRDefault="00C03FEF" w14:paraId="2F81057F" w14:textId="1372556B">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15</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03FEF" w:rsidP="00C03FEF" w:rsidRDefault="00A15C0E" w14:paraId="03BCAD36" w14:textId="7081BF66">
            <w:pPr>
              <w:rPr>
                <w:rFonts w:ascii="Segoe UI" w:hAnsi="Segoe UI" w:eastAsia="Quattrocento Sans" w:cs="Segoe UI"/>
              </w:rPr>
            </w:pPr>
            <w:proofErr w:type="spellStart"/>
            <w:r w:rsidRPr="00DD5894">
              <w:rPr>
                <w:rFonts w:ascii="Segoe UI" w:hAnsi="Segoe UI" w:eastAsia="Quattrocento Sans" w:cs="Segoe UI"/>
                <w:highlight w:val="yellow"/>
              </w:rPr>
              <w:t>ClasificacioninicialCaso</w:t>
            </w:r>
            <w:proofErr w:type="spellEnd"/>
          </w:p>
        </w:tc>
      </w:tr>
      <w:tr w:rsidRPr="00FC2824" w:rsidR="00C03FEF" w:rsidTr="06E8CBC3" w14:paraId="56EEFED5"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3FA71EA8" w14:textId="29B32538">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1AC7483" w14:paraId="094FD6C5" w14:textId="50BA4BA4">
            <w:pPr>
              <w:rPr>
                <w:rFonts w:ascii="Segoe UI" w:hAnsi="Segoe UI" w:eastAsia="Quattrocento Sans" w:cs="Segoe UI"/>
              </w:rPr>
            </w:pPr>
            <w:r w:rsidRPr="18084E89">
              <w:rPr>
                <w:rFonts w:ascii="Segoe UI" w:hAnsi="Segoe UI" w:eastAsia="Quattrocento Sans" w:cs="Segoe UI"/>
              </w:rPr>
              <w:t>Clasificación inicial caso</w:t>
            </w:r>
          </w:p>
        </w:tc>
      </w:tr>
      <w:tr w:rsidRPr="00FC2824" w:rsidR="00C03FEF" w:rsidTr="06E8CBC3" w14:paraId="6F07286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5F08EA0D" w14:textId="00A51664">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2AA8354D" w14:paraId="7407EC75" w14:textId="56EDFFAE">
            <w:pPr>
              <w:rPr>
                <w:rFonts w:ascii="Segoe UI" w:hAnsi="Segoe UI" w:eastAsia="Quattrocento Sans" w:cs="Segoe UI"/>
              </w:rPr>
            </w:pPr>
            <w:r w:rsidRPr="18084E89">
              <w:rPr>
                <w:rFonts w:ascii="Segoe UI" w:hAnsi="Segoe UI" w:eastAsia="Quattrocento Sans" w:cs="Segoe UI"/>
              </w:rPr>
              <w:t xml:space="preserve">Describe la clasificación inicial asociada. </w:t>
            </w:r>
          </w:p>
        </w:tc>
      </w:tr>
      <w:tr w:rsidRPr="00FC2824" w:rsidR="00C03FEF" w:rsidTr="06E8CBC3" w14:paraId="53DD771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431CFD8B" w14:textId="722E486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B3666D" w14:paraId="4A37A5B9" w14:textId="6E1A3BF2">
            <w:pPr>
              <w:rPr>
                <w:rFonts w:ascii="Segoe UI" w:hAnsi="Segoe UI" w:eastAsia="Quattrocento Sans" w:cs="Segoe UI"/>
              </w:rPr>
            </w:pPr>
            <w:r w:rsidRPr="18084E89">
              <w:rPr>
                <w:rFonts w:ascii="Segoe UI" w:hAnsi="Segoe UI" w:eastAsia="Quattrocento Sans" w:cs="Segoe UI"/>
              </w:rPr>
              <w:t>Categórico</w:t>
            </w:r>
            <w:r w:rsidRPr="18084E89" w:rsidR="74CC0EA2">
              <w:rPr>
                <w:rFonts w:ascii="Segoe UI" w:hAnsi="Segoe UI" w:eastAsia="Quattrocento Sans" w:cs="Segoe UI"/>
              </w:rPr>
              <w:t xml:space="preserve"> Nominal. </w:t>
            </w:r>
          </w:p>
        </w:tc>
      </w:tr>
      <w:tr w:rsidRPr="00FC2824" w:rsidR="00C03FEF" w:rsidTr="06E8CBC3" w14:paraId="433B3C9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651C65BB" w14:textId="52902AE5">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D53A4" w:rsidRDefault="00CD53A4" w14:paraId="0D77AD2D" w14:textId="5B29A92B">
            <w:pPr>
              <w:rPr>
                <w:rFonts w:ascii="Segoe UI" w:hAnsi="Segoe UI" w:eastAsia="Quattrocento Sans" w:cs="Segoe UI"/>
              </w:rPr>
            </w:pPr>
            <w:r w:rsidRPr="00CD53A4">
              <w:rPr>
                <w:rFonts w:ascii="Segoe UI" w:hAnsi="Segoe UI" w:eastAsia="Quattrocento Sans" w:cs="Segoe UI"/>
              </w:rPr>
              <w:t xml:space="preserve">Existen </w:t>
            </w:r>
            <w:r w:rsidR="00406AF7">
              <w:rPr>
                <w:rFonts w:ascii="Segoe UI" w:hAnsi="Segoe UI" w:eastAsia="Quattrocento Sans" w:cs="Segoe UI"/>
              </w:rPr>
              <w:t>131</w:t>
            </w:r>
            <w:r w:rsidRPr="00CD53A4">
              <w:rPr>
                <w:rFonts w:ascii="Segoe UI" w:hAnsi="Segoe UI" w:eastAsia="Quattrocento Sans" w:cs="Segoe UI"/>
              </w:rPr>
              <w:t xml:space="preserve"> valores únicos.  </w:t>
            </w:r>
          </w:p>
        </w:tc>
      </w:tr>
      <w:tr w:rsidRPr="00FC2824" w:rsidR="00C03FEF" w:rsidTr="06E8CBC3" w14:paraId="702DFD6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C03FEF" w14:paraId="7F5771FF" w14:textId="2F607679">
            <w:pPr>
              <w:ind w:left="2"/>
              <w:rPr>
                <w:rFonts w:ascii="Segoe UI" w:hAnsi="Segoe UI" w:eastAsia="Quattrocento Sans" w:cs="Segoe UI"/>
              </w:rPr>
            </w:pPr>
            <w:r w:rsidRPr="00DD589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03FEF" w:rsidP="00C03FEF" w:rsidRDefault="007672FA" w14:paraId="58BD45DC" w14:textId="7C0A81E9">
            <w:pPr>
              <w:rPr>
                <w:rFonts w:ascii="Segoe UI" w:hAnsi="Segoe UI" w:eastAsia="Quattrocento Sans" w:cs="Segoe UI"/>
              </w:rPr>
            </w:pPr>
            <w:r>
              <w:rPr>
                <w:noProof/>
              </w:rPr>
              <w:drawing>
                <wp:inline distT="0" distB="0" distL="0" distR="0" wp14:anchorId="3A26CA8C" wp14:editId="3F269D4A">
                  <wp:extent cx="2307265" cy="3392590"/>
                  <wp:effectExtent l="0" t="0" r="0" b="0"/>
                  <wp:docPr id="791345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45081" name=""/>
                          <pic:cNvPicPr/>
                        </pic:nvPicPr>
                        <pic:blipFill>
                          <a:blip r:embed="rId35"/>
                          <a:stretch>
                            <a:fillRect/>
                          </a:stretch>
                        </pic:blipFill>
                        <pic:spPr>
                          <a:xfrm>
                            <a:off x="0" y="0"/>
                            <a:ext cx="2310499" cy="3397345"/>
                          </a:xfrm>
                          <a:prstGeom prst="rect">
                            <a:avLst/>
                          </a:prstGeom>
                        </pic:spPr>
                      </pic:pic>
                    </a:graphicData>
                  </a:graphic>
                </wp:inline>
              </w:drawing>
            </w:r>
          </w:p>
        </w:tc>
      </w:tr>
      <w:tr w:rsidRPr="00BA7A0B" w:rsidR="00C03FEF" w:rsidTr="06E8CBC3" w14:paraId="51F88E7A"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03FEF" w:rsidP="00C03FEF" w:rsidRDefault="00C03FEF" w14:paraId="421F380B" w14:textId="477EBF0D">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BA7A0B" w:rsidR="00C03FEF" w:rsidP="00832C36" w:rsidRDefault="00406AF7" w14:paraId="42B5C2A2" w14:textId="4A6F76EB">
            <w:pPr>
              <w:numPr>
                <w:ilvl w:val="0"/>
                <w:numId w:val="33"/>
              </w:numPr>
              <w:shd w:val="clear" w:color="auto" w:fill="FFFFFF"/>
              <w:spacing w:before="100" w:beforeAutospacing="1" w:after="100" w:afterAutospacing="1" w:line="240" w:lineRule="auto"/>
              <w:rPr>
                <w:rFonts w:ascii="Segoe UI" w:hAnsi="Segoe UI" w:cs="Segoe UI"/>
                <w:noProof/>
              </w:rPr>
            </w:pPr>
            <w:commentRangeStart w:id="43"/>
            <w:commentRangeStart w:id="44"/>
            <w:r>
              <w:rPr>
                <w:rFonts w:ascii="Segoe UI" w:hAnsi="Segoe UI" w:cs="Segoe UI"/>
                <w:noProof/>
              </w:rPr>
              <w:t>Se pueden observar varios valores atipicos, al parecer correspondiente a otras columnas.</w:t>
            </w:r>
            <w:commentRangeEnd w:id="43"/>
            <w:r w:rsidR="007069A8">
              <w:rPr>
                <w:rStyle w:val="Refdecomentario"/>
              </w:rPr>
              <w:commentReference w:id="43"/>
            </w:r>
            <w:commentRangeEnd w:id="44"/>
            <w:r w:rsidR="00695662">
              <w:rPr>
                <w:rStyle w:val="Refdecomentario"/>
              </w:rPr>
              <w:commentReference w:id="44"/>
            </w:r>
          </w:p>
        </w:tc>
      </w:tr>
      <w:tr w:rsidRPr="00FC2824" w:rsidR="00C03FEF" w:rsidTr="06E8CBC3" w14:paraId="36889A5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03FEF" w:rsidP="00C03FEF" w:rsidRDefault="00C03FEF" w14:paraId="20BEAF0F" w14:textId="7807A3B1">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16</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03FEF" w:rsidP="00C03FEF" w:rsidRDefault="00A15C0E" w14:paraId="4E4E8D1E" w14:textId="7FF6F87A">
            <w:pPr>
              <w:rPr>
                <w:rFonts w:ascii="Segoe UI" w:hAnsi="Segoe UI" w:eastAsia="Quattrocento Sans" w:cs="Segoe UI"/>
              </w:rPr>
            </w:pPr>
            <w:proofErr w:type="spellStart"/>
            <w:r w:rsidRPr="00DD5894">
              <w:rPr>
                <w:rFonts w:ascii="Segoe UI" w:hAnsi="Segoe UI" w:eastAsia="Quattrocento Sans" w:cs="Segoe UI"/>
                <w:highlight w:val="yellow"/>
              </w:rPr>
              <w:t>PacienteHospitalizado</w:t>
            </w:r>
            <w:proofErr w:type="spellEnd"/>
          </w:p>
        </w:tc>
      </w:tr>
      <w:tr w:rsidRPr="00FC2824" w:rsidR="0039569F" w:rsidTr="06E8CBC3" w14:paraId="015C8F5C"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0039569F" w14:paraId="60D71482" w14:textId="56F47345">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282C3304" w14:paraId="363A9B17" w14:textId="140CC352">
            <w:pPr>
              <w:rPr>
                <w:rFonts w:ascii="Segoe UI" w:hAnsi="Segoe UI" w:eastAsia="Quattrocento Sans" w:cs="Segoe UI"/>
              </w:rPr>
            </w:pPr>
            <w:r w:rsidRPr="18084E89">
              <w:rPr>
                <w:rFonts w:ascii="Segoe UI" w:hAnsi="Segoe UI" w:eastAsia="Quattrocento Sans" w:cs="Segoe UI"/>
              </w:rPr>
              <w:t>Paciente hospitalizado</w:t>
            </w:r>
          </w:p>
        </w:tc>
      </w:tr>
      <w:tr w:rsidRPr="00FC2824" w:rsidR="0039569F" w:rsidTr="06E8CBC3" w14:paraId="7507708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0039569F" w14:paraId="19130082" w14:textId="39740E35">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5B5504B1" w14:paraId="0907384C" w14:textId="75676E04">
            <w:pPr>
              <w:rPr>
                <w:rFonts w:ascii="Segoe UI" w:hAnsi="Segoe UI" w:eastAsia="Quattrocento Sans" w:cs="Segoe UI"/>
              </w:rPr>
            </w:pPr>
            <w:r w:rsidRPr="18084E89">
              <w:rPr>
                <w:rFonts w:ascii="Segoe UI" w:hAnsi="Segoe UI" w:eastAsia="Quattrocento Sans" w:cs="Segoe UI"/>
              </w:rPr>
              <w:t xml:space="preserve">Describe </w:t>
            </w:r>
            <w:r w:rsidRPr="18084E89" w:rsidR="0DD4F676">
              <w:rPr>
                <w:rFonts w:ascii="Segoe UI" w:hAnsi="Segoe UI" w:eastAsia="Quattrocento Sans" w:cs="Segoe UI"/>
              </w:rPr>
              <w:t xml:space="preserve">si el paciente fue hospitalizado. </w:t>
            </w:r>
          </w:p>
        </w:tc>
      </w:tr>
      <w:tr w:rsidRPr="00FC2824" w:rsidR="0039569F" w:rsidTr="06E8CBC3" w14:paraId="0B67DBB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0039569F" w14:paraId="130E3F90" w14:textId="2A642CA8">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4AD2E9C0" w14:paraId="24A93BCD" w14:textId="3B69BFA5">
            <w:pPr>
              <w:rPr>
                <w:rFonts w:ascii="Segoe UI" w:hAnsi="Segoe UI" w:eastAsia="Quattrocento Sans" w:cs="Segoe UI"/>
              </w:rPr>
            </w:pPr>
            <w:r w:rsidRPr="18084E89">
              <w:rPr>
                <w:rFonts w:ascii="Segoe UI" w:hAnsi="Segoe UI" w:eastAsia="Quattrocento Sans" w:cs="Segoe UI"/>
              </w:rPr>
              <w:t>Categórico Nominal</w:t>
            </w:r>
          </w:p>
        </w:tc>
      </w:tr>
      <w:tr w:rsidRPr="00FC2824" w:rsidR="0039569F" w:rsidTr="06E8CBC3" w14:paraId="5DEB5B8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0039569F" w14:paraId="1B5E3DC7" w14:textId="2922E192">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CD53A4" w:rsidRDefault="00CD53A4" w14:paraId="0974B90A" w14:textId="57D04AFA">
            <w:pPr>
              <w:rPr>
                <w:rFonts w:ascii="Segoe UI" w:hAnsi="Segoe UI" w:eastAsia="Quattrocento Sans" w:cs="Segoe UI"/>
              </w:rPr>
            </w:pPr>
            <w:r w:rsidRPr="00CD53A4">
              <w:rPr>
                <w:rFonts w:ascii="Segoe UI" w:hAnsi="Segoe UI" w:eastAsia="Quattrocento Sans" w:cs="Segoe UI"/>
              </w:rPr>
              <w:t xml:space="preserve">Existen </w:t>
            </w:r>
            <w:r w:rsidR="00532428">
              <w:rPr>
                <w:rFonts w:ascii="Segoe UI" w:hAnsi="Segoe UI" w:eastAsia="Quattrocento Sans" w:cs="Segoe UI"/>
              </w:rPr>
              <w:t>45</w:t>
            </w:r>
            <w:r w:rsidRPr="00CD53A4">
              <w:rPr>
                <w:rFonts w:ascii="Segoe UI" w:hAnsi="Segoe UI" w:eastAsia="Quattrocento Sans" w:cs="Segoe UI"/>
              </w:rPr>
              <w:t xml:space="preserve"> valores únicos.  </w:t>
            </w:r>
          </w:p>
        </w:tc>
      </w:tr>
      <w:tr w:rsidRPr="00FC2824" w:rsidR="0039569F" w:rsidTr="06E8CBC3" w14:paraId="3D54D908"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0039569F" w14:paraId="5C5A3B91" w14:textId="7B16E09E">
            <w:pPr>
              <w:rPr>
                <w:rFonts w:ascii="Segoe UI" w:hAnsi="Segoe UI" w:eastAsia="Quattrocento Sans" w:cs="Segoe UI"/>
              </w:rPr>
            </w:pPr>
            <w:r w:rsidRPr="00DD589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39569F" w:rsidRDefault="00E17625" w14:paraId="0CABFEA6" w14:textId="6E23C5BD">
            <w:pPr>
              <w:rPr>
                <w:rFonts w:ascii="Segoe UI" w:hAnsi="Segoe UI" w:eastAsia="Quattrocento Sans" w:cs="Segoe UI"/>
              </w:rPr>
            </w:pPr>
            <w:r>
              <w:rPr>
                <w:noProof/>
              </w:rPr>
              <w:drawing>
                <wp:inline distT="0" distB="0" distL="0" distR="0" wp14:anchorId="6D65CB96" wp14:editId="337CF8CA">
                  <wp:extent cx="2105247" cy="3305011"/>
                  <wp:effectExtent l="0" t="0" r="0" b="0"/>
                  <wp:docPr id="1816121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21493" name=""/>
                          <pic:cNvPicPr/>
                        </pic:nvPicPr>
                        <pic:blipFill>
                          <a:blip r:embed="rId36"/>
                          <a:stretch>
                            <a:fillRect/>
                          </a:stretch>
                        </pic:blipFill>
                        <pic:spPr>
                          <a:xfrm>
                            <a:off x="0" y="0"/>
                            <a:ext cx="2107463" cy="3308489"/>
                          </a:xfrm>
                          <a:prstGeom prst="rect">
                            <a:avLst/>
                          </a:prstGeom>
                        </pic:spPr>
                      </pic:pic>
                    </a:graphicData>
                  </a:graphic>
                </wp:inline>
              </w:drawing>
            </w:r>
          </w:p>
        </w:tc>
      </w:tr>
      <w:tr w:rsidRPr="00FC2824" w:rsidR="0039569F" w:rsidTr="06E8CBC3" w14:paraId="53739B8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39569F" w:rsidP="0039569F" w:rsidRDefault="0039569F" w14:paraId="70F40928" w14:textId="1521B8D3">
            <w:pPr>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39569F" w:rsidP="00832C36" w:rsidRDefault="00532428" w14:paraId="5D103FFC" w14:textId="0CD8DC78">
            <w:pPr>
              <w:numPr>
                <w:ilvl w:val="0"/>
                <w:numId w:val="32"/>
              </w:numPr>
              <w:shd w:val="clear" w:color="auto" w:fill="FFFFFF"/>
              <w:spacing w:before="100" w:beforeAutospacing="1" w:after="100" w:afterAutospacing="1" w:line="240" w:lineRule="auto"/>
              <w:rPr>
                <w:rFonts w:ascii="Segoe UI" w:hAnsi="Segoe UI" w:cs="Segoe UI"/>
                <w:noProof/>
              </w:rPr>
            </w:pPr>
            <w:commentRangeStart w:id="45"/>
            <w:commentRangeStart w:id="46"/>
            <w:r>
              <w:rPr>
                <w:rFonts w:ascii="Segoe UI" w:hAnsi="Segoe UI" w:cs="Segoe UI"/>
                <w:noProof/>
              </w:rPr>
              <w:t>Se pueden observar varios valores atipicos, al parecer correspondiente a otras columnas.</w:t>
            </w:r>
            <w:commentRangeEnd w:id="45"/>
            <w:r w:rsidR="007069A8">
              <w:rPr>
                <w:rStyle w:val="Refdecomentario"/>
              </w:rPr>
              <w:commentReference w:id="45"/>
            </w:r>
            <w:commentRangeEnd w:id="46"/>
            <w:r w:rsidR="00C64F84">
              <w:rPr>
                <w:rStyle w:val="Refdecomentario"/>
              </w:rPr>
              <w:commentReference w:id="46"/>
            </w:r>
          </w:p>
        </w:tc>
      </w:tr>
      <w:tr w:rsidRPr="00FC2824" w:rsidR="0039569F" w:rsidTr="06E8CBC3" w14:paraId="4D31B9D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39569F" w:rsidP="0039569F" w:rsidRDefault="0039569F" w14:paraId="1F98801A" w14:textId="38B1D9E7">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17</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39569F" w:rsidP="00A15C0E" w:rsidRDefault="00A15C0E" w14:paraId="387720CA" w14:textId="028CC92E">
            <w:pPr>
              <w:rPr>
                <w:rFonts w:ascii="Segoe UI" w:hAnsi="Segoe UI" w:eastAsia="Quattrocento Sans" w:cs="Segoe UI"/>
              </w:rPr>
            </w:pPr>
            <w:proofErr w:type="spellStart"/>
            <w:r w:rsidRPr="00DD5894">
              <w:rPr>
                <w:rFonts w:ascii="Segoe UI" w:hAnsi="Segoe UI" w:eastAsia="Quattrocento Sans" w:cs="Segoe UI"/>
                <w:highlight w:val="yellow"/>
              </w:rPr>
              <w:t>SeguimientoFinalCaso</w:t>
            </w:r>
            <w:proofErr w:type="spellEnd"/>
          </w:p>
        </w:tc>
      </w:tr>
      <w:tr w:rsidRPr="00FC2824" w:rsidR="00622676" w:rsidTr="06E8CBC3" w14:paraId="47D3F9B1"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622676" w14:paraId="2844C8AB" w14:textId="2A1ED1B2">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735B5BCF" w14:paraId="71D30782" w14:textId="52D1E93D">
            <w:pPr>
              <w:rPr>
                <w:rFonts w:ascii="Segoe UI" w:hAnsi="Segoe UI" w:eastAsia="Quattrocento Sans" w:cs="Segoe UI"/>
              </w:rPr>
            </w:pPr>
            <w:r w:rsidRPr="18084E89">
              <w:rPr>
                <w:rFonts w:ascii="Segoe UI" w:hAnsi="Segoe UI" w:eastAsia="Quattrocento Sans" w:cs="Segoe UI"/>
              </w:rPr>
              <w:t>Seguimiento final caso</w:t>
            </w:r>
          </w:p>
        </w:tc>
      </w:tr>
      <w:tr w:rsidRPr="00FC2824" w:rsidR="00622676" w:rsidTr="06E8CBC3" w14:paraId="6ECC1B86"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622676" w:rsidP="00622676" w:rsidRDefault="00622676" w14:paraId="04411C0E" w14:textId="2748E1DC">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1E1B4DD3" w14:paraId="50DDF9FC" w14:textId="233889E9">
            <w:pPr>
              <w:jc w:val="both"/>
              <w:rPr>
                <w:rFonts w:ascii="Segoe UI" w:hAnsi="Segoe UI" w:eastAsia="Quattrocento Sans" w:cs="Segoe UI"/>
              </w:rPr>
            </w:pPr>
            <w:r w:rsidRPr="18084E89">
              <w:rPr>
                <w:rFonts w:ascii="Segoe UI" w:hAnsi="Segoe UI" w:eastAsia="Quattrocento Sans" w:cs="Segoe UI"/>
              </w:rPr>
              <w:t xml:space="preserve">Describe </w:t>
            </w:r>
            <w:r w:rsidRPr="18084E89" w:rsidR="0DE9E884">
              <w:rPr>
                <w:rFonts w:ascii="Segoe UI" w:hAnsi="Segoe UI" w:eastAsia="Quattrocento Sans" w:cs="Segoe UI"/>
              </w:rPr>
              <w:t>el tipo de seguimiento final para el caso.</w:t>
            </w:r>
          </w:p>
        </w:tc>
      </w:tr>
      <w:tr w:rsidRPr="00FC2824" w:rsidR="00622676" w:rsidTr="06E8CBC3" w14:paraId="6603D6C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622676" w14:paraId="1EDBC98B" w14:textId="3C52A539">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430B5EE1" w14:paraId="70CF913D" w14:textId="0F75740F">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622676" w:rsidTr="06E8CBC3" w14:paraId="03DB585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622676" w14:paraId="65578964" w14:textId="10D96FA8">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CD53A4" w:rsidRDefault="00CD53A4" w14:paraId="6A3EBCBC" w14:textId="63948A80">
            <w:pPr>
              <w:rPr>
                <w:rFonts w:ascii="Segoe UI" w:hAnsi="Segoe UI" w:eastAsia="Quattrocento Sans" w:cs="Segoe UI"/>
              </w:rPr>
            </w:pPr>
            <w:r w:rsidRPr="00CD53A4">
              <w:rPr>
                <w:rFonts w:ascii="Segoe UI" w:hAnsi="Segoe UI" w:eastAsia="Quattrocento Sans" w:cs="Segoe UI"/>
              </w:rPr>
              <w:t xml:space="preserve">Existen </w:t>
            </w:r>
            <w:r w:rsidR="00750D28">
              <w:rPr>
                <w:rFonts w:ascii="Segoe UI" w:hAnsi="Segoe UI" w:eastAsia="Quattrocento Sans" w:cs="Segoe UI"/>
              </w:rPr>
              <w:t>23</w:t>
            </w:r>
            <w:r w:rsidRPr="00CD53A4">
              <w:rPr>
                <w:rFonts w:ascii="Segoe UI" w:hAnsi="Segoe UI" w:eastAsia="Quattrocento Sans" w:cs="Segoe UI"/>
              </w:rPr>
              <w:t xml:space="preserve"> valores únicos.  </w:t>
            </w:r>
          </w:p>
        </w:tc>
      </w:tr>
      <w:tr w:rsidRPr="00FC2824" w:rsidR="00622676" w:rsidTr="06E8CBC3" w14:paraId="389D06A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622676" w14:paraId="487445E6" w14:textId="7B15B60B">
            <w:pPr>
              <w:ind w:left="2"/>
              <w:rPr>
                <w:rFonts w:ascii="Segoe UI" w:hAnsi="Segoe UI" w:eastAsia="Quattrocento Sans" w:cs="Segoe UI"/>
              </w:rPr>
            </w:pPr>
            <w:r w:rsidRPr="00DD589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CF67E0" w14:paraId="2FAA7025" w14:textId="3E94DCFF">
            <w:pPr>
              <w:rPr>
                <w:rFonts w:ascii="Segoe UI" w:hAnsi="Segoe UI" w:eastAsia="Quattrocento Sans" w:cs="Segoe UI"/>
              </w:rPr>
            </w:pPr>
            <w:r>
              <w:rPr>
                <w:noProof/>
              </w:rPr>
              <w:drawing>
                <wp:inline distT="0" distB="0" distL="0" distR="0" wp14:anchorId="6FEEED0A" wp14:editId="017CE33A">
                  <wp:extent cx="2190307" cy="3587856"/>
                  <wp:effectExtent l="0" t="0" r="635" b="0"/>
                  <wp:docPr id="1812306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6943" name=""/>
                          <pic:cNvPicPr/>
                        </pic:nvPicPr>
                        <pic:blipFill>
                          <a:blip r:embed="rId37"/>
                          <a:stretch>
                            <a:fillRect/>
                          </a:stretch>
                        </pic:blipFill>
                        <pic:spPr>
                          <a:xfrm>
                            <a:off x="0" y="0"/>
                            <a:ext cx="2195869" cy="3596968"/>
                          </a:xfrm>
                          <a:prstGeom prst="rect">
                            <a:avLst/>
                          </a:prstGeom>
                        </pic:spPr>
                      </pic:pic>
                    </a:graphicData>
                  </a:graphic>
                </wp:inline>
              </w:drawing>
            </w:r>
          </w:p>
        </w:tc>
      </w:tr>
      <w:tr w:rsidRPr="00B81B08" w:rsidR="00622676" w:rsidTr="06E8CBC3" w14:paraId="08A6DE91"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622676" w:rsidP="00622676" w:rsidRDefault="00622676" w14:paraId="0CA45945" w14:textId="04B51B0D">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B81B08" w:rsidR="00622676" w:rsidP="00832C36" w:rsidRDefault="00750D28" w14:paraId="180165B0" w14:textId="575E0C27">
            <w:pPr>
              <w:numPr>
                <w:ilvl w:val="0"/>
                <w:numId w:val="31"/>
              </w:numPr>
              <w:shd w:val="clear" w:color="auto" w:fill="FFFFFF"/>
              <w:spacing w:before="100" w:beforeAutospacing="1" w:after="100" w:afterAutospacing="1" w:line="240" w:lineRule="auto"/>
              <w:rPr>
                <w:rFonts w:ascii="Segoe UI" w:hAnsi="Segoe UI" w:cs="Segoe UI"/>
                <w:noProof/>
              </w:rPr>
            </w:pPr>
            <w:commentRangeStart w:id="47"/>
            <w:commentRangeStart w:id="48"/>
            <w:r>
              <w:rPr>
                <w:rFonts w:ascii="Segoe UI" w:hAnsi="Segoe UI" w:cs="Segoe UI"/>
                <w:noProof/>
              </w:rPr>
              <w:t>Se pueden observar varios valores atipicos, al parecer correspondiente a otras columnas.</w:t>
            </w:r>
            <w:commentRangeEnd w:id="47"/>
            <w:r w:rsidR="007069A8">
              <w:rPr>
                <w:rStyle w:val="Refdecomentario"/>
              </w:rPr>
              <w:commentReference w:id="47"/>
            </w:r>
            <w:commentRangeEnd w:id="48"/>
            <w:r w:rsidR="00C64F84">
              <w:rPr>
                <w:rStyle w:val="Refdecomentario"/>
              </w:rPr>
              <w:commentReference w:id="48"/>
            </w:r>
          </w:p>
        </w:tc>
      </w:tr>
      <w:tr w:rsidRPr="00FC2824" w:rsidR="00622676" w:rsidTr="06E8CBC3" w14:paraId="520E4C8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622676" w:rsidP="00622676" w:rsidRDefault="00622676" w14:paraId="0506EB05" w14:textId="19D6F767">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18</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622676" w:rsidP="00622676" w:rsidRDefault="00A15C0E" w14:paraId="7572D97B" w14:textId="53ABDBB4">
            <w:pPr>
              <w:rPr>
                <w:rFonts w:ascii="Segoe UI" w:hAnsi="Segoe UI" w:eastAsia="Quattrocento Sans" w:cs="Segoe UI"/>
              </w:rPr>
            </w:pPr>
            <w:proofErr w:type="spellStart"/>
            <w:r w:rsidRPr="00DD5894">
              <w:rPr>
                <w:rFonts w:ascii="Segoe UI" w:hAnsi="Segoe UI" w:eastAsia="Quattrocento Sans" w:cs="Segoe UI"/>
                <w:highlight w:val="yellow"/>
              </w:rPr>
              <w:t>FechaNotificacion</w:t>
            </w:r>
            <w:proofErr w:type="spellEnd"/>
          </w:p>
        </w:tc>
      </w:tr>
      <w:tr w:rsidRPr="00FC2824" w:rsidR="00622676" w:rsidTr="06E8CBC3" w14:paraId="4A6DF0FD"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622676" w14:paraId="12036FDD" w14:textId="76C2FA7D">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1074FB59" w14:paraId="28E73F23" w14:textId="116B85B7">
            <w:pPr>
              <w:rPr>
                <w:rFonts w:ascii="Segoe UI" w:hAnsi="Segoe UI" w:eastAsia="Quattrocento Sans" w:cs="Segoe UI"/>
              </w:rPr>
            </w:pPr>
            <w:r w:rsidRPr="18084E89">
              <w:rPr>
                <w:rFonts w:ascii="Segoe UI" w:hAnsi="Segoe UI" w:eastAsia="Quattrocento Sans" w:cs="Segoe UI"/>
              </w:rPr>
              <w:t>Fecha notificación</w:t>
            </w:r>
            <w:del w:author="Johan Manuel Calderon Rodriguez" w:date="2024-05-08T08:37:00Z" w16du:dateUtc="2024-05-08T13:37:00Z" w:id="49">
              <w:r w:rsidRPr="18084E89" w:rsidDel="007069A8">
                <w:rPr>
                  <w:rFonts w:ascii="Segoe UI" w:hAnsi="Segoe UI" w:eastAsia="Quattrocento Sans" w:cs="Segoe UI"/>
                </w:rPr>
                <w:delText xml:space="preserve"> </w:delText>
              </w:r>
            </w:del>
          </w:p>
        </w:tc>
      </w:tr>
      <w:tr w:rsidRPr="00FC2824" w:rsidR="00622676" w:rsidTr="06E8CBC3" w14:paraId="5B4C2355"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622676" w:rsidP="00622676" w:rsidRDefault="00622676" w14:paraId="067E309A" w14:textId="12F463E6">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17632999" w14:paraId="321B45A9" w14:textId="78B827DA">
            <w:pPr>
              <w:rPr>
                <w:rFonts w:ascii="Segoe UI" w:hAnsi="Segoe UI" w:eastAsia="Quattrocento Sans" w:cs="Segoe UI"/>
              </w:rPr>
            </w:pPr>
            <w:r w:rsidRPr="18084E89">
              <w:rPr>
                <w:rFonts w:ascii="Segoe UI" w:hAnsi="Segoe UI" w:eastAsia="Quattrocento Sans" w:cs="Segoe UI"/>
              </w:rPr>
              <w:t xml:space="preserve">Describe </w:t>
            </w:r>
            <w:r w:rsidRPr="18084E89" w:rsidR="57B0942D">
              <w:rPr>
                <w:rFonts w:ascii="Segoe UI" w:hAnsi="Segoe UI" w:eastAsia="Quattrocento Sans" w:cs="Segoe UI"/>
              </w:rPr>
              <w:t>la fecha de notificación</w:t>
            </w:r>
          </w:p>
        </w:tc>
      </w:tr>
      <w:tr w:rsidRPr="00FC2824" w:rsidR="00622676" w:rsidTr="06E8CBC3" w14:paraId="13E864A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622676" w14:paraId="108F3C37" w14:textId="556A4CEF">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2E92D147" w14:paraId="6205CF23" w14:textId="681244CF">
            <w:pPr>
              <w:rPr>
                <w:rFonts w:ascii="Segoe UI" w:hAnsi="Segoe UI" w:eastAsia="Quattrocento Sans" w:cs="Segoe UI"/>
              </w:rPr>
            </w:pPr>
            <w:r w:rsidRPr="18084E89">
              <w:rPr>
                <w:rFonts w:ascii="Segoe UI" w:hAnsi="Segoe UI" w:eastAsia="Quattrocento Sans" w:cs="Segoe UI"/>
              </w:rPr>
              <w:t>Categórico Nominal /</w:t>
            </w:r>
            <w:r w:rsidRPr="18084E89" w:rsidR="4C317D41">
              <w:rPr>
                <w:rFonts w:ascii="Segoe UI" w:hAnsi="Segoe UI" w:eastAsia="Quattrocento Sans" w:cs="Segoe UI"/>
              </w:rPr>
              <w:t xml:space="preserve"> </w:t>
            </w:r>
            <w:r w:rsidRPr="18084E89">
              <w:rPr>
                <w:rFonts w:ascii="Segoe UI" w:hAnsi="Segoe UI" w:eastAsia="Quattrocento Sans" w:cs="Segoe UI"/>
              </w:rPr>
              <w:t>Fecha</w:t>
            </w:r>
          </w:p>
        </w:tc>
      </w:tr>
      <w:tr w:rsidRPr="00FC2824" w:rsidR="00622676" w:rsidTr="06E8CBC3" w14:paraId="53D8FC9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622676" w14:paraId="0C99F43F" w14:textId="465F4F13">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CD53A4" w:rsidRDefault="00CD53A4" w14:paraId="093BBD47" w14:textId="56706BDA">
            <w:pPr>
              <w:rPr>
                <w:rFonts w:ascii="Segoe UI" w:hAnsi="Segoe UI" w:eastAsia="Quattrocento Sans" w:cs="Segoe UI"/>
              </w:rPr>
            </w:pPr>
            <w:r w:rsidRPr="00CD53A4">
              <w:rPr>
                <w:rFonts w:ascii="Segoe UI" w:hAnsi="Segoe UI" w:eastAsia="Quattrocento Sans" w:cs="Segoe UI"/>
              </w:rPr>
              <w:t xml:space="preserve">Existen </w:t>
            </w:r>
            <w:r w:rsidR="00FF6AEA">
              <w:rPr>
                <w:rFonts w:ascii="Segoe UI" w:hAnsi="Segoe UI" w:eastAsia="Quattrocento Sans" w:cs="Segoe UI"/>
              </w:rPr>
              <w:t>5.586</w:t>
            </w:r>
            <w:r w:rsidRPr="00CD53A4">
              <w:rPr>
                <w:rFonts w:ascii="Segoe UI" w:hAnsi="Segoe UI" w:eastAsia="Quattrocento Sans" w:cs="Segoe UI"/>
              </w:rPr>
              <w:t xml:space="preserve"> valores únicos.  </w:t>
            </w:r>
          </w:p>
        </w:tc>
      </w:tr>
      <w:tr w:rsidRPr="00FC2824" w:rsidR="00622676" w:rsidTr="06E8CBC3" w14:paraId="3D1C576A"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622676" w14:paraId="41F010F3" w14:textId="035264D7">
            <w:pPr>
              <w:ind w:left="2"/>
              <w:rPr>
                <w:rFonts w:ascii="Segoe UI" w:hAnsi="Segoe UI" w:eastAsia="Quattrocento Sans" w:cs="Segoe UI"/>
              </w:rPr>
            </w:pPr>
            <w:r w:rsidRPr="00DD589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622676" w:rsidP="00622676" w:rsidRDefault="003710C0" w14:paraId="31C71278" w14:textId="70188A48">
            <w:pPr>
              <w:rPr>
                <w:rFonts w:ascii="Segoe UI" w:hAnsi="Segoe UI" w:eastAsia="Quattrocento Sans" w:cs="Segoe UI"/>
              </w:rPr>
            </w:pPr>
            <w:r>
              <w:rPr>
                <w:noProof/>
              </w:rPr>
              <w:drawing>
                <wp:inline distT="0" distB="0" distL="0" distR="0" wp14:anchorId="787DDFC4" wp14:editId="613640BB">
                  <wp:extent cx="2188699" cy="3604437"/>
                  <wp:effectExtent l="0" t="0" r="2540" b="0"/>
                  <wp:docPr id="1094978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78911" name=""/>
                          <pic:cNvPicPr/>
                        </pic:nvPicPr>
                        <pic:blipFill>
                          <a:blip r:embed="rId38"/>
                          <a:stretch>
                            <a:fillRect/>
                          </a:stretch>
                        </pic:blipFill>
                        <pic:spPr>
                          <a:xfrm>
                            <a:off x="0" y="0"/>
                            <a:ext cx="2191303" cy="3608725"/>
                          </a:xfrm>
                          <a:prstGeom prst="rect">
                            <a:avLst/>
                          </a:prstGeom>
                        </pic:spPr>
                      </pic:pic>
                    </a:graphicData>
                  </a:graphic>
                </wp:inline>
              </w:drawing>
            </w:r>
          </w:p>
        </w:tc>
      </w:tr>
      <w:tr w:rsidRPr="008C2D30" w:rsidR="00622676" w:rsidTr="06E8CBC3" w14:paraId="78C9C4C6"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622676" w:rsidP="00622676" w:rsidRDefault="00622676" w14:paraId="3709F3D5" w14:textId="6F8EDD22">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8C2D30" w:rsidR="00622676" w:rsidP="00832C36" w:rsidRDefault="00597498" w14:paraId="13DBF81A" w14:textId="1126C703">
            <w:pPr>
              <w:numPr>
                <w:ilvl w:val="0"/>
                <w:numId w:val="30"/>
              </w:numPr>
              <w:shd w:val="clear" w:color="auto" w:fill="FFFFFF"/>
              <w:spacing w:before="100" w:beforeAutospacing="1" w:after="100" w:afterAutospacing="1" w:line="240" w:lineRule="auto"/>
              <w:rPr>
                <w:rFonts w:ascii="Segoe UI" w:hAnsi="Segoe UI" w:cs="Segoe UI"/>
                <w:noProof/>
              </w:rPr>
            </w:pPr>
            <w:commentRangeStart w:id="50"/>
            <w:commentRangeStart w:id="51"/>
            <w:r>
              <w:rPr>
                <w:rFonts w:ascii="Segoe UI" w:hAnsi="Segoe UI" w:cs="Segoe UI"/>
                <w:noProof/>
              </w:rPr>
              <w:t>Se pueden observar varios valores atipicos, al parecer correspondiente a otras columnas.</w:t>
            </w:r>
            <w:commentRangeEnd w:id="50"/>
            <w:r w:rsidR="007069A8">
              <w:rPr>
                <w:rStyle w:val="Refdecomentario"/>
              </w:rPr>
              <w:commentReference w:id="50"/>
            </w:r>
            <w:commentRangeEnd w:id="51"/>
            <w:r w:rsidR="00C64F84">
              <w:rPr>
                <w:rStyle w:val="Refdecomentario"/>
              </w:rPr>
              <w:commentReference w:id="51"/>
            </w:r>
          </w:p>
        </w:tc>
      </w:tr>
      <w:tr w:rsidRPr="00FC2824" w:rsidR="00622676" w:rsidTr="06E8CBC3" w14:paraId="44491FC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622676" w:rsidP="00622676" w:rsidRDefault="00622676" w14:paraId="6174EDEA" w14:textId="3866EF61">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19</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622676" w:rsidP="00622676" w:rsidRDefault="00A15C0E" w14:paraId="5DD80BCA" w14:textId="473E0F67">
            <w:pPr>
              <w:rPr>
                <w:rFonts w:ascii="Segoe UI" w:hAnsi="Segoe UI" w:eastAsia="Quattrocento Sans" w:cs="Segoe UI"/>
              </w:rPr>
            </w:pPr>
            <w:proofErr w:type="spellStart"/>
            <w:r w:rsidRPr="00DD5894">
              <w:rPr>
                <w:rFonts w:ascii="Segoe UI" w:hAnsi="Segoe UI" w:eastAsia="Quattrocento Sans" w:cs="Segoe UI"/>
                <w:highlight w:val="yellow"/>
              </w:rPr>
              <w:t>FechaConsulta</w:t>
            </w:r>
            <w:proofErr w:type="spellEnd"/>
          </w:p>
        </w:tc>
      </w:tr>
      <w:tr w:rsidRPr="00FC2824" w:rsidR="00AF77FE" w:rsidTr="06E8CBC3" w14:paraId="77D60F0D"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AF77FE" w:rsidP="00AF77FE" w:rsidRDefault="00AF77FE" w14:paraId="120094FC" w14:textId="6A0C6E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403A6220" w14:textId="1417E4FC">
            <w:pPr>
              <w:rPr>
                <w:rFonts w:ascii="Segoe UI" w:hAnsi="Segoe UI" w:eastAsia="Quattrocento Sans" w:cs="Segoe UI"/>
              </w:rPr>
            </w:pPr>
            <w:r w:rsidRPr="18084E89">
              <w:rPr>
                <w:rFonts w:ascii="Segoe UI" w:hAnsi="Segoe UI" w:eastAsia="Quattrocento Sans" w:cs="Segoe UI"/>
              </w:rPr>
              <w:t xml:space="preserve">Fecha </w:t>
            </w:r>
            <w:r w:rsidRPr="18084E89" w:rsidR="4EDE955F">
              <w:rPr>
                <w:rFonts w:ascii="Segoe UI" w:hAnsi="Segoe UI" w:eastAsia="Quattrocento Sans" w:cs="Segoe UI"/>
              </w:rPr>
              <w:t>consulta</w:t>
            </w:r>
          </w:p>
        </w:tc>
      </w:tr>
      <w:tr w:rsidRPr="00FC2824" w:rsidR="00AF77FE" w:rsidTr="06E8CBC3" w14:paraId="5DF1001E"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AF77FE" w:rsidP="00AF77FE" w:rsidRDefault="00AF77FE" w14:paraId="1CA5823D" w14:textId="019E60E9">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5BD890EE" w:rsidP="18084E89" w:rsidRDefault="5BD890EE" w14:paraId="57AA6342" w14:textId="2AADFFB8">
            <w:pPr>
              <w:rPr>
                <w:rFonts w:ascii="Segoe UI" w:hAnsi="Segoe UI" w:eastAsia="Quattrocento Sans" w:cs="Segoe UI"/>
              </w:rPr>
            </w:pPr>
            <w:r w:rsidRPr="18084E89">
              <w:rPr>
                <w:rFonts w:ascii="Segoe UI" w:hAnsi="Segoe UI" w:eastAsia="Quattrocento Sans" w:cs="Segoe UI"/>
              </w:rPr>
              <w:t xml:space="preserve">Describe </w:t>
            </w:r>
            <w:r w:rsidRPr="18084E89" w:rsidR="18084E89">
              <w:rPr>
                <w:rFonts w:ascii="Segoe UI" w:hAnsi="Segoe UI" w:eastAsia="Quattrocento Sans" w:cs="Segoe UI"/>
              </w:rPr>
              <w:t xml:space="preserve">la fecha de </w:t>
            </w:r>
            <w:r w:rsidRPr="18084E89" w:rsidR="74E7BA62">
              <w:rPr>
                <w:rFonts w:ascii="Segoe UI" w:hAnsi="Segoe UI" w:eastAsia="Quattrocento Sans" w:cs="Segoe UI"/>
              </w:rPr>
              <w:t>consulta</w:t>
            </w:r>
          </w:p>
        </w:tc>
      </w:tr>
      <w:tr w:rsidRPr="00FC2824" w:rsidR="00AF77FE" w:rsidTr="06E8CBC3" w14:paraId="665952E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AF77FE" w:rsidP="00AF77FE" w:rsidRDefault="00AF77FE" w14:paraId="7ADDD0E4" w14:textId="0BCF5F9D">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87A7428" w14:textId="681244CF">
            <w:pPr>
              <w:rPr>
                <w:rFonts w:ascii="Segoe UI" w:hAnsi="Segoe UI" w:eastAsia="Quattrocento Sans" w:cs="Segoe UI"/>
              </w:rPr>
            </w:pPr>
            <w:r w:rsidRPr="18084E89">
              <w:rPr>
                <w:rFonts w:ascii="Segoe UI" w:hAnsi="Segoe UI" w:eastAsia="Quattrocento Sans" w:cs="Segoe UI"/>
              </w:rPr>
              <w:t>Categórico Nominal / Fecha</w:t>
            </w:r>
          </w:p>
        </w:tc>
      </w:tr>
      <w:tr w:rsidRPr="00FC2824" w:rsidR="00AF77FE" w:rsidTr="06E8CBC3" w14:paraId="23645DA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AF77FE" w:rsidP="00AF77FE" w:rsidRDefault="00AF77FE" w14:paraId="25B949F2" w14:textId="5C6AA171">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AF77FE" w:rsidP="00CD53A4" w:rsidRDefault="00CD53A4" w14:paraId="50568CCC" w14:textId="3D2F99F9">
            <w:pPr>
              <w:rPr>
                <w:rFonts w:ascii="Segoe UI" w:hAnsi="Segoe UI" w:eastAsia="Quattrocento Sans" w:cs="Segoe UI"/>
              </w:rPr>
            </w:pPr>
            <w:r w:rsidRPr="00CD53A4">
              <w:rPr>
                <w:rFonts w:ascii="Segoe UI" w:hAnsi="Segoe UI" w:eastAsia="Quattrocento Sans" w:cs="Segoe UI"/>
              </w:rPr>
              <w:t xml:space="preserve">Existen </w:t>
            </w:r>
            <w:r w:rsidR="00FC205A">
              <w:rPr>
                <w:rFonts w:ascii="Segoe UI" w:hAnsi="Segoe UI" w:eastAsia="Quattrocento Sans" w:cs="Segoe UI"/>
              </w:rPr>
              <w:t>5.590</w:t>
            </w:r>
            <w:r w:rsidRPr="00CD53A4">
              <w:rPr>
                <w:rFonts w:ascii="Segoe UI" w:hAnsi="Segoe UI" w:eastAsia="Quattrocento Sans" w:cs="Segoe UI"/>
              </w:rPr>
              <w:t xml:space="preserve"> valores únicos.  </w:t>
            </w:r>
          </w:p>
        </w:tc>
      </w:tr>
      <w:tr w:rsidRPr="00FC2824" w:rsidR="00AF77FE" w:rsidTr="06E8CBC3" w14:paraId="1146A41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AF77FE" w:rsidP="00AF77FE" w:rsidRDefault="00AF77FE" w14:paraId="2039CA19" w14:textId="5E10F179">
            <w:pPr>
              <w:ind w:left="2"/>
              <w:rPr>
                <w:rFonts w:ascii="Segoe UI" w:hAnsi="Segoe UI" w:eastAsia="Quattrocento Sans" w:cs="Segoe UI"/>
              </w:rPr>
            </w:pPr>
            <w:r w:rsidRPr="00DD589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AF77FE" w:rsidP="00AF77FE" w:rsidRDefault="00E5659E" w14:paraId="640AE6D7" w14:textId="1B35603A">
            <w:pPr>
              <w:rPr>
                <w:rFonts w:ascii="Segoe UI" w:hAnsi="Segoe UI" w:eastAsia="Quattrocento Sans" w:cs="Segoe UI"/>
              </w:rPr>
            </w:pPr>
            <w:r>
              <w:rPr>
                <w:noProof/>
              </w:rPr>
              <w:drawing>
                <wp:inline distT="0" distB="0" distL="0" distR="0" wp14:anchorId="69B9546E" wp14:editId="107195B7">
                  <wp:extent cx="2083982" cy="3496985"/>
                  <wp:effectExtent l="0" t="0" r="0" b="8255"/>
                  <wp:docPr id="39546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291" name=""/>
                          <pic:cNvPicPr/>
                        </pic:nvPicPr>
                        <pic:blipFill>
                          <a:blip r:embed="rId39"/>
                          <a:stretch>
                            <a:fillRect/>
                          </a:stretch>
                        </pic:blipFill>
                        <pic:spPr>
                          <a:xfrm>
                            <a:off x="0" y="0"/>
                            <a:ext cx="2085696" cy="3499862"/>
                          </a:xfrm>
                          <a:prstGeom prst="rect">
                            <a:avLst/>
                          </a:prstGeom>
                        </pic:spPr>
                      </pic:pic>
                    </a:graphicData>
                  </a:graphic>
                </wp:inline>
              </w:drawing>
            </w:r>
          </w:p>
        </w:tc>
      </w:tr>
      <w:tr w:rsidRPr="00FC2824" w:rsidR="00AF77FE" w:rsidTr="06E8CBC3" w14:paraId="1FDC8F60"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AF77FE" w:rsidP="00AF77FE" w:rsidRDefault="00AF77FE" w14:paraId="39258690" w14:textId="6B752107">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5E126C" w:rsidR="00AF77FE" w:rsidP="00832C36" w:rsidRDefault="00597498" w14:paraId="6FA81FE5" w14:textId="243A1575">
            <w:pPr>
              <w:pStyle w:val="Prrafodelista"/>
              <w:numPr>
                <w:ilvl w:val="0"/>
                <w:numId w:val="29"/>
              </w:numPr>
              <w:rPr>
                <w:rFonts w:ascii="Segoe UI" w:hAnsi="Segoe UI" w:cs="Segoe UI"/>
                <w:noProof/>
              </w:rPr>
            </w:pPr>
            <w:commentRangeStart w:id="52"/>
            <w:commentRangeStart w:id="53"/>
            <w:r>
              <w:rPr>
                <w:rFonts w:ascii="Segoe UI" w:hAnsi="Segoe UI" w:cs="Segoe UI"/>
                <w:noProof/>
              </w:rPr>
              <w:t>Se pueden observar varios valores atipicos, al parecer correspondiente a otras columnas.</w:t>
            </w:r>
            <w:commentRangeEnd w:id="52"/>
            <w:r w:rsidR="007069A8">
              <w:rPr>
                <w:rStyle w:val="Refdecomentario"/>
              </w:rPr>
              <w:commentReference w:id="52"/>
            </w:r>
            <w:commentRangeEnd w:id="53"/>
            <w:r w:rsidR="00C64F84">
              <w:rPr>
                <w:rStyle w:val="Refdecomentario"/>
              </w:rPr>
              <w:commentReference w:id="53"/>
            </w:r>
          </w:p>
        </w:tc>
      </w:tr>
      <w:tr w:rsidRPr="00FC2824" w:rsidR="00AF77FE" w:rsidTr="06E8CBC3" w14:paraId="6598ABE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AF77FE" w:rsidP="00AF77FE" w:rsidRDefault="00AF77FE" w14:paraId="5E2B7A2C" w14:textId="22AB549A">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20</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AF77FE" w:rsidP="00AF77FE" w:rsidRDefault="00A15C0E" w14:paraId="44FAD3B5" w14:textId="3C701DB8">
            <w:pPr>
              <w:rPr>
                <w:rFonts w:ascii="Segoe UI" w:hAnsi="Segoe UI" w:eastAsia="Quattrocento Sans" w:cs="Segoe UI"/>
              </w:rPr>
            </w:pPr>
            <w:proofErr w:type="spellStart"/>
            <w:r w:rsidRPr="00DD5894">
              <w:rPr>
                <w:rFonts w:ascii="Segoe UI" w:hAnsi="Segoe UI" w:eastAsia="Quattrocento Sans" w:cs="Segoe UI"/>
                <w:highlight w:val="yellow"/>
              </w:rPr>
              <w:t>FechaInicioSINTOmas</w:t>
            </w:r>
            <w:proofErr w:type="spellEnd"/>
          </w:p>
        </w:tc>
      </w:tr>
      <w:tr w:rsidRPr="00FC2824" w:rsidR="00FF10A7" w:rsidTr="06E8CBC3" w14:paraId="42714E28"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026B9B84" w14:textId="0FD02C20">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ACA5840" w14:textId="3E3F4F11">
            <w:pPr>
              <w:rPr>
                <w:rFonts w:ascii="Segoe UI" w:hAnsi="Segoe UI" w:eastAsia="Quattrocento Sans" w:cs="Segoe UI"/>
              </w:rPr>
            </w:pPr>
            <w:r w:rsidRPr="18084E89">
              <w:rPr>
                <w:rFonts w:ascii="Segoe UI" w:hAnsi="Segoe UI" w:eastAsia="Quattrocento Sans" w:cs="Segoe UI"/>
              </w:rPr>
              <w:t xml:space="preserve">Fecha </w:t>
            </w:r>
            <w:r w:rsidRPr="18084E89" w:rsidR="3F1C0127">
              <w:rPr>
                <w:rFonts w:ascii="Segoe UI" w:hAnsi="Segoe UI" w:eastAsia="Quattrocento Sans" w:cs="Segoe UI"/>
              </w:rPr>
              <w:t xml:space="preserve">inicio síntomas </w:t>
            </w:r>
          </w:p>
        </w:tc>
      </w:tr>
      <w:tr w:rsidRPr="00FC2824" w:rsidR="00FF10A7" w:rsidTr="06E8CBC3" w14:paraId="0AC08F81"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FF10A7" w:rsidP="00FF10A7" w:rsidRDefault="00FF10A7" w14:paraId="12D3F560" w14:textId="184E0EAC">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2BBDD09A" w:rsidP="18084E89" w:rsidRDefault="2BBDD09A" w14:paraId="3DB481B4" w14:textId="13BA509D">
            <w:pPr>
              <w:rPr>
                <w:rFonts w:ascii="Segoe UI" w:hAnsi="Segoe UI" w:eastAsia="Quattrocento Sans" w:cs="Segoe UI"/>
              </w:rPr>
            </w:pPr>
            <w:r w:rsidRPr="18084E89">
              <w:rPr>
                <w:rFonts w:ascii="Segoe UI" w:hAnsi="Segoe UI" w:eastAsia="Quattrocento Sans" w:cs="Segoe UI"/>
              </w:rPr>
              <w:t xml:space="preserve">Describe </w:t>
            </w:r>
            <w:r w:rsidRPr="18084E89" w:rsidR="18084E89">
              <w:rPr>
                <w:rFonts w:ascii="Segoe UI" w:hAnsi="Segoe UI" w:eastAsia="Quattrocento Sans" w:cs="Segoe UI"/>
              </w:rPr>
              <w:t xml:space="preserve">la fecha de </w:t>
            </w:r>
            <w:r w:rsidRPr="18084E89" w:rsidR="7261914C">
              <w:rPr>
                <w:rFonts w:ascii="Segoe UI" w:hAnsi="Segoe UI" w:eastAsia="Quattrocento Sans" w:cs="Segoe UI"/>
              </w:rPr>
              <w:t xml:space="preserve">inicio de los </w:t>
            </w:r>
            <w:r w:rsidRPr="18084E89" w:rsidR="7AA3A72F">
              <w:rPr>
                <w:rFonts w:ascii="Segoe UI" w:hAnsi="Segoe UI" w:eastAsia="Quattrocento Sans" w:cs="Segoe UI"/>
              </w:rPr>
              <w:t>síntomas</w:t>
            </w:r>
          </w:p>
        </w:tc>
      </w:tr>
      <w:tr w:rsidRPr="00FC2824" w:rsidR="00FF10A7" w:rsidTr="06E8CBC3" w14:paraId="0552F66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4BACF09D" w14:textId="5AC3EB9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1CF0EE3A" w14:textId="681244CF">
            <w:pPr>
              <w:rPr>
                <w:rFonts w:ascii="Segoe UI" w:hAnsi="Segoe UI" w:eastAsia="Quattrocento Sans" w:cs="Segoe UI"/>
              </w:rPr>
            </w:pPr>
            <w:r w:rsidRPr="18084E89">
              <w:rPr>
                <w:rFonts w:ascii="Segoe UI" w:hAnsi="Segoe UI" w:eastAsia="Quattrocento Sans" w:cs="Segoe UI"/>
              </w:rPr>
              <w:t>Categórico Nominal / Fecha</w:t>
            </w:r>
          </w:p>
        </w:tc>
      </w:tr>
      <w:tr w:rsidRPr="00FC2824" w:rsidR="00FF10A7" w:rsidTr="06E8CBC3" w14:paraId="707C9FC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29EEC8D0" w14:textId="780A8A8D">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CD53A4" w:rsidRDefault="00CD53A4" w14:paraId="489AAA1B" w14:textId="3C798070">
            <w:pPr>
              <w:rPr>
                <w:rFonts w:ascii="Segoe UI" w:hAnsi="Segoe UI" w:eastAsia="Quattrocento Sans" w:cs="Segoe UI"/>
              </w:rPr>
            </w:pPr>
            <w:r w:rsidRPr="00CD53A4">
              <w:rPr>
                <w:rFonts w:ascii="Segoe UI" w:hAnsi="Segoe UI" w:eastAsia="Quattrocento Sans" w:cs="Segoe UI"/>
              </w:rPr>
              <w:t xml:space="preserve">Existen </w:t>
            </w:r>
            <w:r w:rsidR="00F25F79">
              <w:rPr>
                <w:rFonts w:ascii="Segoe UI" w:hAnsi="Segoe UI" w:eastAsia="Quattrocento Sans" w:cs="Segoe UI"/>
              </w:rPr>
              <w:t>5.895</w:t>
            </w:r>
            <w:r w:rsidRPr="00CD53A4">
              <w:rPr>
                <w:rFonts w:ascii="Segoe UI" w:hAnsi="Segoe UI" w:eastAsia="Quattrocento Sans" w:cs="Segoe UI"/>
              </w:rPr>
              <w:t xml:space="preserve"> valores únicos.  </w:t>
            </w:r>
          </w:p>
        </w:tc>
      </w:tr>
      <w:tr w:rsidRPr="00FC2824" w:rsidR="00FF10A7" w:rsidTr="06E8CBC3" w14:paraId="5FDE9EC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2B9DEB3D" w14:textId="7A7F555F">
            <w:pPr>
              <w:ind w:left="2"/>
              <w:rPr>
                <w:rFonts w:ascii="Segoe UI" w:hAnsi="Segoe UI" w:eastAsia="Quattrocento Sans" w:cs="Segoe UI"/>
              </w:rPr>
            </w:pPr>
            <w:r w:rsidRPr="00DD589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C41D32" w14:paraId="64565A99" w14:textId="58E9850F">
            <w:pPr>
              <w:rPr>
                <w:rFonts w:ascii="Segoe UI" w:hAnsi="Segoe UI" w:eastAsia="Quattrocento Sans" w:cs="Segoe UI"/>
              </w:rPr>
            </w:pPr>
            <w:r>
              <w:rPr>
                <w:noProof/>
              </w:rPr>
              <w:drawing>
                <wp:inline distT="0" distB="0" distL="0" distR="0" wp14:anchorId="11A26D70" wp14:editId="43DE6A0D">
                  <wp:extent cx="1913861" cy="3399826"/>
                  <wp:effectExtent l="0" t="0" r="0" b="0"/>
                  <wp:docPr id="826760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60738" name=""/>
                          <pic:cNvPicPr/>
                        </pic:nvPicPr>
                        <pic:blipFill>
                          <a:blip r:embed="rId40"/>
                          <a:stretch>
                            <a:fillRect/>
                          </a:stretch>
                        </pic:blipFill>
                        <pic:spPr>
                          <a:xfrm>
                            <a:off x="0" y="0"/>
                            <a:ext cx="1916760" cy="3404976"/>
                          </a:xfrm>
                          <a:prstGeom prst="rect">
                            <a:avLst/>
                          </a:prstGeom>
                        </pic:spPr>
                      </pic:pic>
                    </a:graphicData>
                  </a:graphic>
                </wp:inline>
              </w:drawing>
            </w:r>
          </w:p>
        </w:tc>
      </w:tr>
      <w:tr w:rsidRPr="00FC2824" w:rsidR="00FF10A7" w:rsidTr="06E8CBC3" w14:paraId="5D35A929"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FF10A7" w:rsidP="00FF10A7" w:rsidRDefault="00FF10A7" w14:paraId="56D3B100" w14:textId="6EA78453">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90058" w:rsidR="00FF10A7" w:rsidP="00832C36" w:rsidRDefault="00597498" w14:paraId="123A2F4F" w14:textId="551A82DC">
            <w:pPr>
              <w:pStyle w:val="Prrafodelista"/>
              <w:numPr>
                <w:ilvl w:val="0"/>
                <w:numId w:val="12"/>
              </w:numPr>
              <w:rPr>
                <w:rFonts w:ascii="Segoe UI" w:hAnsi="Segoe UI" w:cs="Segoe UI"/>
                <w:noProof/>
              </w:rPr>
            </w:pPr>
            <w:commentRangeStart w:id="54"/>
            <w:commentRangeStart w:id="55"/>
            <w:r>
              <w:rPr>
                <w:rFonts w:ascii="Segoe UI" w:hAnsi="Segoe UI" w:cs="Segoe UI"/>
                <w:noProof/>
              </w:rPr>
              <w:t>Se pueden observar varios valores atipicos, al parecer correspondiente a otras columnas.</w:t>
            </w:r>
            <w:commentRangeEnd w:id="54"/>
            <w:r w:rsidR="007069A8">
              <w:rPr>
                <w:rStyle w:val="Refdecomentario"/>
              </w:rPr>
              <w:commentReference w:id="54"/>
            </w:r>
            <w:commentRangeEnd w:id="55"/>
            <w:r w:rsidR="00C64F84">
              <w:rPr>
                <w:rStyle w:val="Refdecomentario"/>
              </w:rPr>
              <w:commentReference w:id="55"/>
            </w:r>
          </w:p>
        </w:tc>
      </w:tr>
      <w:tr w:rsidRPr="00FC2824" w:rsidR="00FF10A7" w:rsidTr="06E8CBC3" w14:paraId="4A695A8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FF10A7" w:rsidP="00FF10A7" w:rsidRDefault="00FF10A7" w14:paraId="64003658" w14:textId="7E3C81C9">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21</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FF10A7" w:rsidP="00FF10A7" w:rsidRDefault="00A15C0E" w14:paraId="7731BE95" w14:textId="3FF23C63">
            <w:pPr>
              <w:rPr>
                <w:rFonts w:ascii="Segoe UI" w:hAnsi="Segoe UI" w:eastAsia="Quattrocento Sans" w:cs="Segoe UI"/>
              </w:rPr>
            </w:pPr>
            <w:proofErr w:type="spellStart"/>
            <w:r w:rsidRPr="00DD5894">
              <w:rPr>
                <w:rFonts w:ascii="Segoe UI" w:hAnsi="Segoe UI" w:eastAsia="Quattrocento Sans" w:cs="Segoe UI"/>
                <w:highlight w:val="yellow"/>
              </w:rPr>
              <w:t>FechaHospitalizacion</w:t>
            </w:r>
            <w:proofErr w:type="spellEnd"/>
          </w:p>
        </w:tc>
      </w:tr>
      <w:tr w:rsidRPr="00FC2824" w:rsidR="00FF10A7" w:rsidTr="06E8CBC3" w14:paraId="35B5B0D3"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4B4A679B" w14:textId="164D5876">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E02559E" w14:textId="0F592A4C">
            <w:pPr>
              <w:rPr>
                <w:rFonts w:ascii="Segoe UI" w:hAnsi="Segoe UI" w:eastAsia="Quattrocento Sans" w:cs="Segoe UI"/>
              </w:rPr>
            </w:pPr>
            <w:r w:rsidRPr="18084E89">
              <w:rPr>
                <w:rFonts w:ascii="Segoe UI" w:hAnsi="Segoe UI" w:eastAsia="Quattrocento Sans" w:cs="Segoe UI"/>
              </w:rPr>
              <w:t xml:space="preserve">Fecha </w:t>
            </w:r>
            <w:r w:rsidRPr="18084E89" w:rsidR="7DCBA586">
              <w:rPr>
                <w:rFonts w:ascii="Segoe UI" w:hAnsi="Segoe UI" w:eastAsia="Quattrocento Sans" w:cs="Segoe UI"/>
              </w:rPr>
              <w:t xml:space="preserve">hospitalización </w:t>
            </w:r>
          </w:p>
        </w:tc>
      </w:tr>
      <w:tr w:rsidRPr="00FC2824" w:rsidR="00FF10A7" w:rsidTr="06E8CBC3" w14:paraId="500B0348"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FF10A7" w:rsidP="00FF10A7" w:rsidRDefault="00FF10A7" w14:paraId="6D76F3F0" w14:textId="5189B7EC">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485A874E" w:rsidP="18084E89" w:rsidRDefault="485A874E" w14:paraId="1468609A" w14:textId="4DBE54CF">
            <w:pPr>
              <w:rPr>
                <w:rFonts w:ascii="Segoe UI" w:hAnsi="Segoe UI" w:eastAsia="Quattrocento Sans" w:cs="Segoe UI"/>
              </w:rPr>
            </w:pPr>
            <w:r w:rsidRPr="18084E89">
              <w:rPr>
                <w:rFonts w:ascii="Segoe UI" w:hAnsi="Segoe UI" w:eastAsia="Quattrocento Sans" w:cs="Segoe UI"/>
              </w:rPr>
              <w:t xml:space="preserve">Describe </w:t>
            </w:r>
            <w:r w:rsidRPr="18084E89" w:rsidR="18084E89">
              <w:rPr>
                <w:rFonts w:ascii="Segoe UI" w:hAnsi="Segoe UI" w:eastAsia="Quattrocento Sans" w:cs="Segoe UI"/>
              </w:rPr>
              <w:t xml:space="preserve">la fecha de </w:t>
            </w:r>
            <w:r w:rsidRPr="18084E89" w:rsidR="41E58970">
              <w:rPr>
                <w:rFonts w:ascii="Segoe UI" w:hAnsi="Segoe UI" w:eastAsia="Quattrocento Sans" w:cs="Segoe UI"/>
              </w:rPr>
              <w:t>hospitalización</w:t>
            </w:r>
            <w:r w:rsidRPr="18084E89" w:rsidR="75984BD8">
              <w:rPr>
                <w:rFonts w:ascii="Segoe UI" w:hAnsi="Segoe UI" w:eastAsia="Quattrocento Sans" w:cs="Segoe UI"/>
              </w:rPr>
              <w:t xml:space="preserve"> </w:t>
            </w:r>
          </w:p>
        </w:tc>
      </w:tr>
      <w:tr w:rsidRPr="00FC2824" w:rsidR="00FF10A7" w:rsidTr="06E8CBC3" w14:paraId="3F229FE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14E94245" w14:textId="2E5DB4D1">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734B156" w14:textId="681244CF">
            <w:pPr>
              <w:rPr>
                <w:rFonts w:ascii="Segoe UI" w:hAnsi="Segoe UI" w:eastAsia="Quattrocento Sans" w:cs="Segoe UI"/>
              </w:rPr>
            </w:pPr>
            <w:r w:rsidRPr="18084E89">
              <w:rPr>
                <w:rFonts w:ascii="Segoe UI" w:hAnsi="Segoe UI" w:eastAsia="Quattrocento Sans" w:cs="Segoe UI"/>
              </w:rPr>
              <w:t>Categórico Nominal / Fecha</w:t>
            </w:r>
          </w:p>
        </w:tc>
      </w:tr>
      <w:tr w:rsidRPr="00FC2824" w:rsidR="00FF10A7" w:rsidTr="06E8CBC3" w14:paraId="2565913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16674BB3" w14:textId="448020CD">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CD53A4" w:rsidRDefault="00CD53A4" w14:paraId="13CFC92D" w14:textId="4D9EF91D">
            <w:pPr>
              <w:rPr>
                <w:rFonts w:ascii="Segoe UI" w:hAnsi="Segoe UI" w:eastAsia="Quattrocento Sans" w:cs="Segoe UI"/>
              </w:rPr>
            </w:pPr>
            <w:r w:rsidRPr="00CD53A4">
              <w:rPr>
                <w:rFonts w:ascii="Segoe UI" w:hAnsi="Segoe UI" w:eastAsia="Quattrocento Sans" w:cs="Segoe UI"/>
              </w:rPr>
              <w:t>Existen</w:t>
            </w:r>
            <w:r w:rsidR="00F6658C">
              <w:rPr>
                <w:rFonts w:ascii="Segoe UI" w:hAnsi="Segoe UI" w:eastAsia="Quattrocento Sans" w:cs="Segoe UI"/>
              </w:rPr>
              <w:t xml:space="preserve"> 8</w:t>
            </w:r>
            <w:r w:rsidR="000A1FDE">
              <w:rPr>
                <w:rFonts w:ascii="Segoe UI" w:hAnsi="Segoe UI" w:eastAsia="Quattrocento Sans" w:cs="Segoe UI"/>
              </w:rPr>
              <w:t>.</w:t>
            </w:r>
            <w:r w:rsidR="00520D61">
              <w:rPr>
                <w:rFonts w:ascii="Segoe UI" w:hAnsi="Segoe UI" w:eastAsia="Quattrocento Sans" w:cs="Segoe UI"/>
              </w:rPr>
              <w:t>865</w:t>
            </w:r>
            <w:r w:rsidRPr="00CD53A4">
              <w:rPr>
                <w:rFonts w:ascii="Segoe UI" w:hAnsi="Segoe UI" w:eastAsia="Quattrocento Sans" w:cs="Segoe UI"/>
              </w:rPr>
              <w:t xml:space="preserve"> valores únicos.  </w:t>
            </w:r>
          </w:p>
        </w:tc>
      </w:tr>
      <w:tr w:rsidRPr="00FC2824" w:rsidR="00FF10A7" w:rsidTr="06E8CBC3" w14:paraId="62E0C184"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240157DA" w14:textId="636CCB14">
            <w:pPr>
              <w:ind w:left="2"/>
              <w:rPr>
                <w:rFonts w:ascii="Segoe UI" w:hAnsi="Segoe UI" w:eastAsia="Quattrocento Sans" w:cs="Segoe UI"/>
              </w:rPr>
            </w:pPr>
            <w:r w:rsidRPr="00DD589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520D61" w14:paraId="6294006A" w14:textId="10707441">
            <w:pPr>
              <w:rPr>
                <w:rFonts w:ascii="Segoe UI" w:hAnsi="Segoe UI" w:eastAsia="Quattrocento Sans" w:cs="Segoe UI"/>
              </w:rPr>
            </w:pPr>
            <w:r>
              <w:rPr>
                <w:noProof/>
              </w:rPr>
              <w:drawing>
                <wp:inline distT="0" distB="0" distL="0" distR="0" wp14:anchorId="45289C5B" wp14:editId="1B4E0F4C">
                  <wp:extent cx="2249753" cy="3721396"/>
                  <wp:effectExtent l="0" t="0" r="0" b="0"/>
                  <wp:docPr id="1008515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5382" name=""/>
                          <pic:cNvPicPr/>
                        </pic:nvPicPr>
                        <pic:blipFill>
                          <a:blip r:embed="rId41"/>
                          <a:stretch>
                            <a:fillRect/>
                          </a:stretch>
                        </pic:blipFill>
                        <pic:spPr>
                          <a:xfrm>
                            <a:off x="0" y="0"/>
                            <a:ext cx="2252266" cy="3725552"/>
                          </a:xfrm>
                          <a:prstGeom prst="rect">
                            <a:avLst/>
                          </a:prstGeom>
                        </pic:spPr>
                      </pic:pic>
                    </a:graphicData>
                  </a:graphic>
                </wp:inline>
              </w:drawing>
            </w:r>
          </w:p>
        </w:tc>
      </w:tr>
      <w:tr w:rsidRPr="00FC2824" w:rsidR="00FF10A7" w:rsidTr="06E8CBC3" w14:paraId="5FA28798"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FF10A7" w:rsidP="00FF10A7" w:rsidRDefault="00FF10A7" w14:paraId="1E8FEED2" w14:textId="7938B366">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832C36" w:rsidRDefault="00A84DFF" w14:paraId="12C9B7F2" w14:textId="331B3307">
            <w:pPr>
              <w:numPr>
                <w:ilvl w:val="0"/>
                <w:numId w:val="28"/>
              </w:numPr>
              <w:shd w:val="clear" w:color="auto" w:fill="FFFFFF"/>
              <w:spacing w:before="100" w:beforeAutospacing="1" w:after="100" w:afterAutospacing="1" w:line="240" w:lineRule="auto"/>
              <w:rPr>
                <w:rFonts w:ascii="Segoe UI" w:hAnsi="Segoe UI" w:cs="Segoe UI"/>
                <w:noProof/>
              </w:rPr>
            </w:pPr>
            <w:r>
              <w:rPr>
                <w:rFonts w:ascii="Segoe UI" w:hAnsi="Segoe UI" w:cs="Segoe UI"/>
                <w:noProof/>
              </w:rPr>
              <w:t>Se pueden observar varios valores atipicos, al parecer correspondiente a otras columnas.</w:t>
            </w:r>
          </w:p>
        </w:tc>
      </w:tr>
      <w:tr w:rsidRPr="00FC2824" w:rsidR="00FF10A7" w:rsidTr="06E8CBC3" w14:paraId="2D85DFB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FF10A7" w:rsidP="00FF10A7" w:rsidRDefault="00FF10A7" w14:paraId="424803C4" w14:textId="7AA0E310">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22</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DD5894" w:rsidR="00FF10A7" w:rsidP="00FF10A7" w:rsidRDefault="00A15C0E" w14:paraId="5FC5421B" w14:textId="46A7A91C">
            <w:pPr>
              <w:rPr>
                <w:rFonts w:ascii="Segoe UI" w:hAnsi="Segoe UI" w:eastAsia="Quattrocento Sans" w:cs="Segoe UI"/>
                <w:highlight w:val="yellow"/>
              </w:rPr>
            </w:pPr>
            <w:proofErr w:type="spellStart"/>
            <w:r w:rsidRPr="00DD5894">
              <w:rPr>
                <w:rFonts w:ascii="Segoe UI" w:hAnsi="Segoe UI" w:eastAsia="Quattrocento Sans" w:cs="Segoe UI"/>
                <w:highlight w:val="yellow"/>
              </w:rPr>
              <w:t>FechaDefuncion</w:t>
            </w:r>
            <w:proofErr w:type="spellEnd"/>
          </w:p>
        </w:tc>
      </w:tr>
      <w:tr w:rsidRPr="00FC2824" w:rsidR="00FF10A7" w:rsidTr="06E8CBC3" w14:paraId="4638C95F"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05FC86AB" w14:textId="0B92270B">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7B3F49" w14:paraId="43C70C89" w14:textId="4BE52C3D">
            <w:pPr>
              <w:rPr>
                <w:rFonts w:ascii="Segoe UI" w:hAnsi="Segoe UI" w:eastAsia="Quattrocento Sans" w:cs="Segoe UI"/>
              </w:rPr>
            </w:pPr>
            <w:r>
              <w:rPr>
                <w:rFonts w:ascii="Segoe UI" w:hAnsi="Segoe UI" w:eastAsia="Quattrocento Sans" w:cs="Segoe UI"/>
              </w:rPr>
              <w:t>Fecha de defunción.</w:t>
            </w:r>
          </w:p>
        </w:tc>
      </w:tr>
      <w:tr w:rsidRPr="00FC2824" w:rsidR="00FF10A7" w:rsidTr="06E8CBC3" w14:paraId="70EB60F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7B14F3FD" w14:textId="10F4BA3B">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7B3F49" w14:paraId="6DE1223D" w14:textId="07552648">
            <w:pPr>
              <w:rPr>
                <w:rFonts w:ascii="Segoe UI" w:hAnsi="Segoe UI" w:eastAsia="Quattrocento Sans" w:cs="Segoe UI"/>
              </w:rPr>
            </w:pPr>
            <w:r>
              <w:rPr>
                <w:rFonts w:ascii="Segoe UI" w:hAnsi="Segoe UI" w:eastAsia="Quattrocento Sans" w:cs="Segoe UI"/>
              </w:rPr>
              <w:t xml:space="preserve">Describe la fecha de defunción. </w:t>
            </w:r>
          </w:p>
        </w:tc>
      </w:tr>
      <w:tr w:rsidRPr="00FC2824" w:rsidR="00FF10A7" w:rsidTr="06E8CBC3" w14:paraId="230FCD0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0DD6D513" w14:textId="303A773E">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43AAEFB0" w14:paraId="05B8F15A" w14:textId="24B81559">
            <w:pPr>
              <w:rPr>
                <w:rFonts w:ascii="Segoe UI" w:hAnsi="Segoe UI" w:eastAsia="Quattrocento Sans" w:cs="Segoe UI"/>
              </w:rPr>
            </w:pPr>
            <w:r w:rsidRPr="18084E89">
              <w:rPr>
                <w:rFonts w:ascii="Segoe UI" w:hAnsi="Segoe UI" w:eastAsia="Quattrocento Sans" w:cs="Segoe UI"/>
              </w:rPr>
              <w:t>Categórico Nominal / Fecha</w:t>
            </w:r>
          </w:p>
        </w:tc>
      </w:tr>
      <w:tr w:rsidRPr="00FC2824" w:rsidR="00FF10A7" w:rsidTr="06E8CBC3" w14:paraId="271B627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6DFCCDD8" w14:textId="609C3974">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D53A4" w:rsidP="00CD53A4" w:rsidRDefault="00CD53A4" w14:paraId="5DDCCC2A" w14:textId="203B3C71">
            <w:pPr>
              <w:spacing w:line="240" w:lineRule="auto"/>
              <w:rPr>
                <w:rFonts w:ascii="Segoe UI" w:hAnsi="Segoe UI" w:eastAsia="Quattrocento Sans" w:cs="Segoe UI"/>
              </w:rPr>
            </w:pPr>
            <w:r w:rsidRPr="18084E89">
              <w:rPr>
                <w:rFonts w:ascii="Segoe UI" w:hAnsi="Segoe UI" w:eastAsia="Quattrocento Sans" w:cs="Segoe UI"/>
              </w:rPr>
              <w:t>[</w:t>
            </w:r>
            <w:r w:rsidRPr="18084E89" w:rsidR="65C8E92A">
              <w:rPr>
                <w:rFonts w:ascii="Segoe UI" w:hAnsi="Segoe UI" w:eastAsia="Quattrocento Sans" w:cs="Segoe UI"/>
              </w:rPr>
              <w:t>AAAAMMDD</w:t>
            </w:r>
            <w:r w:rsidRPr="18084E89">
              <w:rPr>
                <w:rFonts w:ascii="Segoe UI" w:hAnsi="Segoe UI" w:eastAsia="Quattrocento Sans" w:cs="Segoe UI"/>
              </w:rPr>
              <w:t xml:space="preserve">] </w:t>
            </w:r>
          </w:p>
          <w:p w:rsidRPr="00FC2824" w:rsidR="00FF10A7" w:rsidP="00CD53A4" w:rsidRDefault="00CD53A4" w14:paraId="1671CEE8" w14:textId="491FBD68">
            <w:pPr>
              <w:rPr>
                <w:rFonts w:ascii="Segoe UI" w:hAnsi="Segoe UI" w:eastAsia="Quattrocento Sans" w:cs="Segoe UI"/>
              </w:rPr>
            </w:pPr>
            <w:r w:rsidRPr="00CD53A4">
              <w:rPr>
                <w:rFonts w:ascii="Segoe UI" w:hAnsi="Segoe UI" w:eastAsia="Quattrocento Sans" w:cs="Segoe UI"/>
              </w:rPr>
              <w:t xml:space="preserve">Existen </w:t>
            </w:r>
            <w:r w:rsidR="007102CB">
              <w:rPr>
                <w:rFonts w:ascii="Segoe UI" w:hAnsi="Segoe UI" w:eastAsia="Quattrocento Sans" w:cs="Segoe UI"/>
              </w:rPr>
              <w:t>6682</w:t>
            </w:r>
            <w:r w:rsidRPr="00CD53A4">
              <w:rPr>
                <w:rFonts w:ascii="Segoe UI" w:hAnsi="Segoe UI" w:eastAsia="Quattrocento Sans" w:cs="Segoe UI"/>
              </w:rPr>
              <w:t xml:space="preserve"> valores únicos.  </w:t>
            </w:r>
          </w:p>
        </w:tc>
      </w:tr>
      <w:tr w:rsidRPr="00FC2824" w:rsidR="00FF10A7" w:rsidTr="06E8CBC3" w14:paraId="5CD46AF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FF10A7" w14:paraId="789009EC" w14:textId="5C189AD6">
            <w:pPr>
              <w:ind w:left="2"/>
              <w:rPr>
                <w:rFonts w:ascii="Segoe UI" w:hAnsi="Segoe UI" w:eastAsia="Quattrocento Sans" w:cs="Segoe UI"/>
              </w:rPr>
            </w:pPr>
            <w:r w:rsidRPr="00DD5894">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FF10A7" w:rsidP="00FF10A7" w:rsidRDefault="007102CB" w14:paraId="48D98BC9" w14:textId="1FC85400">
            <w:pPr>
              <w:rPr>
                <w:rFonts w:ascii="Segoe UI" w:hAnsi="Segoe UI" w:eastAsia="Quattrocento Sans" w:cs="Segoe UI"/>
              </w:rPr>
            </w:pPr>
            <w:r>
              <w:rPr>
                <w:noProof/>
              </w:rPr>
              <w:drawing>
                <wp:inline distT="0" distB="0" distL="0" distR="0" wp14:anchorId="634B4E1A" wp14:editId="17DCDC30">
                  <wp:extent cx="1924493" cy="3814466"/>
                  <wp:effectExtent l="0" t="0" r="0" b="0"/>
                  <wp:docPr id="1092468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68562" name=""/>
                          <pic:cNvPicPr/>
                        </pic:nvPicPr>
                        <pic:blipFill>
                          <a:blip r:embed="rId42"/>
                          <a:stretch>
                            <a:fillRect/>
                          </a:stretch>
                        </pic:blipFill>
                        <pic:spPr>
                          <a:xfrm>
                            <a:off x="0" y="0"/>
                            <a:ext cx="1927450" cy="3820326"/>
                          </a:xfrm>
                          <a:prstGeom prst="rect">
                            <a:avLst/>
                          </a:prstGeom>
                        </pic:spPr>
                      </pic:pic>
                    </a:graphicData>
                  </a:graphic>
                </wp:inline>
              </w:drawing>
            </w:r>
          </w:p>
        </w:tc>
      </w:tr>
      <w:tr w:rsidRPr="00FC2824" w:rsidR="00FF10A7" w:rsidTr="06E8CBC3" w14:paraId="4150625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FF10A7" w:rsidP="00FF10A7" w:rsidRDefault="00FF10A7" w14:paraId="7B72F9D6" w14:textId="43D8776C">
            <w:pPr>
              <w:ind w:left="2"/>
              <w:rPr>
                <w:rFonts w:ascii="Segoe UI" w:hAnsi="Segoe UI" w:eastAsia="Quattrocento Sans" w:cs="Segoe UI"/>
              </w:rPr>
            </w:pPr>
            <w:commentRangeStart w:id="56"/>
            <w:commentRangeStart w:id="57"/>
            <w:r>
              <w:rPr>
                <w:rFonts w:ascii="Segoe UI" w:hAnsi="Segoe UI" w:eastAsia="Quattrocento Sans" w:cs="Segoe UI"/>
              </w:rPr>
              <w:t>Observaciones</w:t>
            </w:r>
            <w:commentRangeEnd w:id="56"/>
            <w:r w:rsidR="007069A8">
              <w:rPr>
                <w:rStyle w:val="Refdecomentario"/>
              </w:rPr>
              <w:commentReference w:id="56"/>
            </w:r>
            <w:commentRangeEnd w:id="57"/>
            <w:r w:rsidR="00352535">
              <w:rPr>
                <w:rStyle w:val="Refdecomentario"/>
              </w:rPr>
              <w:commentReference w:id="57"/>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FF10A7" w:rsidP="00832C36" w:rsidRDefault="00B02E71" w14:paraId="0D525579" w14:textId="77777777">
            <w:pPr>
              <w:pStyle w:val="Prrafodelista"/>
              <w:numPr>
                <w:ilvl w:val="0"/>
                <w:numId w:val="11"/>
              </w:numPr>
              <w:rPr>
                <w:ins w:author="Luis Carlos Chicaíza Rojas" w:date="2024-05-08T18:34:00Z" w16du:dateUtc="2024-05-08T23:34:00Z" w:id="58"/>
                <w:rFonts w:ascii="Segoe UI" w:hAnsi="Segoe UI" w:cs="Segoe UI"/>
                <w:noProof/>
              </w:rPr>
            </w:pPr>
            <w:ins w:author="Luis Carlos Chicaíza Rojas" w:date="2024-05-08T18:31:00Z" w16du:dateUtc="2024-05-08T23:31:00Z" w:id="59">
              <w:r>
                <w:rPr>
                  <w:rFonts w:ascii="Segoe UI" w:hAnsi="Segoe UI" w:cs="Segoe UI"/>
                  <w:noProof/>
                </w:rPr>
                <w:t>Se evidencia</w:t>
              </w:r>
              <w:r w:rsidR="00507D01">
                <w:rPr>
                  <w:rFonts w:ascii="Segoe UI" w:hAnsi="Segoe UI" w:cs="Segoe UI"/>
                  <w:noProof/>
                </w:rPr>
                <w:t xml:space="preserve"> en mayor numero</w:t>
              </w:r>
              <w:r>
                <w:rPr>
                  <w:rFonts w:ascii="Segoe UI" w:hAnsi="Segoe UI" w:cs="Segoe UI"/>
                  <w:noProof/>
                </w:rPr>
                <w:t xml:space="preserve"> el registro “1900</w:t>
              </w:r>
              <w:r w:rsidR="00507D01">
                <w:rPr>
                  <w:rFonts w:ascii="Segoe UI" w:hAnsi="Segoe UI" w:cs="Segoe UI"/>
                  <w:noProof/>
                </w:rPr>
                <w:t>0101</w:t>
              </w:r>
              <w:r>
                <w:rPr>
                  <w:rFonts w:ascii="Segoe UI" w:hAnsi="Segoe UI" w:cs="Segoe UI"/>
                  <w:noProof/>
                </w:rPr>
                <w:t>”</w:t>
              </w:r>
              <w:r w:rsidR="00507D01">
                <w:rPr>
                  <w:rFonts w:ascii="Segoe UI" w:hAnsi="Segoe UI" w:cs="Segoe UI"/>
                  <w:noProof/>
                </w:rPr>
                <w:t xml:space="preserve"> con 2122930</w:t>
              </w:r>
              <w:r w:rsidR="00B11E8B">
                <w:rPr>
                  <w:rFonts w:ascii="Segoe UI" w:hAnsi="Segoe UI" w:cs="Segoe UI"/>
                  <w:noProof/>
                </w:rPr>
                <w:t xml:space="preserve"> ocurren</w:t>
              </w:r>
            </w:ins>
            <w:ins w:author="Luis Carlos Chicaíza Rojas" w:date="2024-05-08T18:32:00Z" w16du:dateUtc="2024-05-08T23:32:00Z" w:id="60">
              <w:r w:rsidR="00B11E8B">
                <w:rPr>
                  <w:rFonts w:ascii="Segoe UI" w:hAnsi="Segoe UI" w:cs="Segoe UI"/>
                  <w:noProof/>
                </w:rPr>
                <w:t xml:space="preserve">cias, este </w:t>
              </w:r>
            </w:ins>
            <w:ins w:author="Luis Carlos Chicaíza Rojas" w:date="2024-05-08T18:31:00Z" w16du:dateUtc="2024-05-08T23:31:00Z" w:id="61">
              <w:r w:rsidRPr="00B02E71">
                <w:rPr>
                  <w:rFonts w:ascii="Segoe UI" w:hAnsi="Segoe UI" w:cs="Segoe UI"/>
                  <w:noProof/>
                </w:rPr>
                <w:t>un valor predeterminado que puede indicar una fecha desconocida o no especificada.</w:t>
              </w:r>
            </w:ins>
          </w:p>
          <w:p w:rsidRPr="006D1A26" w:rsidR="006D1A26" w:rsidP="006D1A26" w:rsidRDefault="006D1A26" w14:paraId="4B405EE0" w14:textId="77777777">
            <w:pPr>
              <w:pStyle w:val="Prrafodelista"/>
              <w:numPr>
                <w:ilvl w:val="0"/>
                <w:numId w:val="11"/>
              </w:numPr>
              <w:rPr>
                <w:ins w:author="Luis Carlos Chicaíza Rojas" w:date="2024-05-08T18:34:00Z" w16du:dateUtc="2024-05-08T23:34:00Z" w:id="62"/>
                <w:rFonts w:ascii="Segoe UI" w:hAnsi="Segoe UI" w:cs="Segoe UI"/>
                <w:noProof/>
              </w:rPr>
            </w:pPr>
            <w:ins w:author="Luis Carlos Chicaíza Rojas" w:date="2024-05-08T18:34:00Z" w16du:dateUtc="2024-05-08T23:34:00Z" w:id="63">
              <w:r w:rsidRPr="006D1A26">
                <w:rPr>
                  <w:rFonts w:ascii="Segoe UI" w:hAnsi="Segoe UI" w:cs="Segoe UI"/>
                  <w:noProof/>
                </w:rPr>
                <w:t xml:space="preserve">Se pueden observar varios valores atipicos, al parecer correspondiente a otras columnas.  </w:t>
              </w:r>
            </w:ins>
          </w:p>
          <w:p w:rsidRPr="00F90058" w:rsidR="006D1A26" w:rsidP="06E8CBC3" w:rsidRDefault="006D1A26" w14:paraId="04E787C6" w14:textId="61EA4457">
            <w:pPr>
              <w:pStyle w:val="Prrafodelista"/>
              <w:rPr>
                <w:rFonts w:ascii="Segoe UI" w:hAnsi="Segoe UI" w:cs="Segoe UI"/>
                <w:noProof/>
              </w:rPr>
              <w:pPrChange w:author="Luis Carlos Chicaíza Rojas" w:date="2024-05-08T18:34:00Z" w16du:dateUtc="2024-05-08T23:34:00Z" w:id="64">
                <w:pPr>
                  <w:pStyle w:val="Prrafodelista"/>
                  <w:numPr>
                    <w:numId w:val="11"/>
                  </w:numPr>
                  <w:ind w:hanging="360"/>
                </w:pPr>
              </w:pPrChange>
            </w:pPr>
          </w:p>
        </w:tc>
      </w:tr>
      <w:tr w:rsidRPr="00FC2824" w:rsidR="00FF10A7" w:rsidTr="06E8CBC3" w14:paraId="1E68DBB9"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FF10A7" w:rsidP="00FF10A7" w:rsidRDefault="00FF10A7" w14:paraId="42F029C1" w14:textId="1324AE0C">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23</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FF10A7" w:rsidP="00FF10A7" w:rsidRDefault="00A15C0E" w14:paraId="127E9D65" w14:textId="129B09B0">
            <w:pPr>
              <w:rPr>
                <w:rFonts w:ascii="Segoe UI" w:hAnsi="Segoe UI" w:eastAsia="Quattrocento Sans" w:cs="Segoe UI"/>
              </w:rPr>
            </w:pPr>
            <w:proofErr w:type="spellStart"/>
            <w:r w:rsidRPr="00887912">
              <w:rPr>
                <w:rFonts w:ascii="Segoe UI" w:hAnsi="Segoe UI" w:eastAsia="Quattrocento Sans" w:cs="Segoe UI"/>
                <w:highlight w:val="yellow"/>
              </w:rPr>
              <w:t>FechaNcto</w:t>
            </w:r>
            <w:proofErr w:type="spellEnd"/>
          </w:p>
        </w:tc>
      </w:tr>
      <w:tr w:rsidRPr="00FC2824" w:rsidR="00C272EB" w:rsidTr="06E8CBC3" w14:paraId="71003C56"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77B61AD4" w14:textId="3117AE79">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20301E1F" w14:textId="5F1CF240">
            <w:pPr>
              <w:rPr>
                <w:rFonts w:ascii="Segoe UI" w:hAnsi="Segoe UI" w:eastAsia="Quattrocento Sans" w:cs="Segoe UI"/>
              </w:rPr>
            </w:pPr>
            <w:r>
              <w:rPr>
                <w:rFonts w:ascii="Segoe UI" w:hAnsi="Segoe UI" w:eastAsia="Quattrocento Sans" w:cs="Segoe UI"/>
              </w:rPr>
              <w:t xml:space="preserve">Fecha de Nacimiento. </w:t>
            </w:r>
          </w:p>
        </w:tc>
      </w:tr>
      <w:tr w:rsidRPr="00FC2824" w:rsidR="00C272EB" w:rsidTr="06E8CBC3" w14:paraId="233A366E"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C272EB" w:rsidP="00C272EB" w:rsidRDefault="00C272EB" w14:paraId="71577A1F" w14:textId="0B46EE55">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43F4D91E" w14:textId="18550910">
            <w:pPr>
              <w:rPr>
                <w:rFonts w:ascii="Segoe UI" w:hAnsi="Segoe UI" w:eastAsia="Quattrocento Sans" w:cs="Segoe UI"/>
              </w:rPr>
            </w:pPr>
            <w:r>
              <w:rPr>
                <w:rFonts w:ascii="Segoe UI" w:hAnsi="Segoe UI" w:eastAsia="Quattrocento Sans" w:cs="Segoe UI"/>
              </w:rPr>
              <w:t>Describe la fecha de Nacimiento.</w:t>
            </w:r>
          </w:p>
        </w:tc>
      </w:tr>
      <w:tr w:rsidRPr="00FC2824" w:rsidR="00C272EB" w:rsidTr="06E8CBC3" w14:paraId="064321A0"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1A3C47CE" w14:textId="586D9BFD">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Del="006C6792" w:rsidP="006C6792" w:rsidRDefault="3ECF32B5" w14:paraId="4CCAFA3E" w14:textId="4BA863B7">
            <w:pPr>
              <w:rPr>
                <w:del w:author="Luis Carlos Chicaíza Rojas" w:date="2024-05-08T19:15:00Z" w16du:dateUtc="2024-05-09T00:15:00Z" w:id="65"/>
                <w:rFonts w:ascii="Segoe UI" w:hAnsi="Segoe UI" w:eastAsia="Quattrocento Sans" w:cs="Segoe UI"/>
              </w:rPr>
              <w:pPrChange w:author="Luis Carlos Chicaíza Rojas" w:date="2024-05-08T19:15:00Z" w16du:dateUtc="2024-05-09T00:15:00Z" w:id="66">
                <w:pPr/>
              </w:pPrChange>
            </w:pPr>
            <w:r w:rsidRPr="18084E89">
              <w:rPr>
                <w:rFonts w:ascii="Segoe UI" w:hAnsi="Segoe UI" w:eastAsia="Quattrocento Sans" w:cs="Segoe UI"/>
              </w:rPr>
              <w:t>Categórico Nominal / Fecha</w:t>
            </w:r>
          </w:p>
          <w:p w:rsidRPr="00FC2824" w:rsidR="00C272EB" w:rsidP="006C6792" w:rsidRDefault="00C272EB" w14:paraId="159B6A21" w14:textId="7AD0C48F">
            <w:pPr>
              <w:rPr>
                <w:rFonts w:ascii="Segoe UI" w:hAnsi="Segoe UI" w:eastAsia="Quattrocento Sans" w:cs="Segoe UI"/>
              </w:rPr>
            </w:pPr>
          </w:p>
        </w:tc>
      </w:tr>
      <w:tr w:rsidRPr="00FC2824" w:rsidR="00C272EB" w:rsidTr="06E8CBC3" w14:paraId="2EFEE740"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0F66C913" w14:textId="03FA55CD">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4372BBFE" w:rsidP="18084E89" w:rsidRDefault="4372BBFE" w14:paraId="02F5FD25" w14:textId="60889DD5">
            <w:pPr>
              <w:spacing w:line="240" w:lineRule="auto"/>
              <w:rPr>
                <w:rFonts w:ascii="Segoe UI" w:hAnsi="Segoe UI" w:eastAsia="Quattrocento Sans" w:cs="Segoe UI"/>
              </w:rPr>
            </w:pPr>
            <w:r w:rsidRPr="18084E89">
              <w:rPr>
                <w:rFonts w:ascii="Segoe UI" w:hAnsi="Segoe UI" w:eastAsia="Quattrocento Sans" w:cs="Segoe UI"/>
              </w:rPr>
              <w:t>[AAAAMMDD]</w:t>
            </w:r>
          </w:p>
          <w:p w:rsidRPr="00FC2824" w:rsidR="00C272EB" w:rsidP="00C272EB" w:rsidRDefault="00C272EB" w14:paraId="753C8D1F" w14:textId="3ED22A1A">
            <w:pPr>
              <w:rPr>
                <w:rFonts w:ascii="Segoe UI" w:hAnsi="Segoe UI" w:eastAsia="Quattrocento Sans" w:cs="Segoe UI"/>
              </w:rPr>
            </w:pPr>
            <w:r w:rsidRPr="00CD53A4">
              <w:rPr>
                <w:rFonts w:ascii="Segoe UI" w:hAnsi="Segoe UI" w:eastAsia="Quattrocento Sans" w:cs="Segoe UI"/>
              </w:rPr>
              <w:t xml:space="preserve">Existen </w:t>
            </w:r>
            <w:r>
              <w:rPr>
                <w:rFonts w:ascii="Segoe UI" w:hAnsi="Segoe UI" w:eastAsia="Quattrocento Sans" w:cs="Segoe UI"/>
              </w:rPr>
              <w:t>37</w:t>
            </w:r>
            <w:r w:rsidR="00431C85">
              <w:rPr>
                <w:rFonts w:ascii="Segoe UI" w:hAnsi="Segoe UI" w:eastAsia="Quattrocento Sans" w:cs="Segoe UI"/>
              </w:rPr>
              <w:t>.</w:t>
            </w:r>
            <w:r>
              <w:rPr>
                <w:rFonts w:ascii="Segoe UI" w:hAnsi="Segoe UI" w:eastAsia="Quattrocento Sans" w:cs="Segoe UI"/>
              </w:rPr>
              <w:t>088</w:t>
            </w:r>
            <w:r w:rsidRPr="00CD53A4">
              <w:rPr>
                <w:rFonts w:ascii="Segoe UI" w:hAnsi="Segoe UI" w:eastAsia="Quattrocento Sans" w:cs="Segoe UI"/>
              </w:rPr>
              <w:t xml:space="preserve"> valores únicos.  </w:t>
            </w:r>
          </w:p>
        </w:tc>
      </w:tr>
      <w:tr w:rsidRPr="00FC2824" w:rsidR="00C272EB" w:rsidTr="06E8CBC3" w14:paraId="14D82629"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67EDAF04" w14:textId="433CA984">
            <w:pPr>
              <w:ind w:left="114"/>
              <w:rPr>
                <w:rFonts w:ascii="Segoe UI" w:hAnsi="Segoe UI" w:eastAsia="Quattrocento Sans" w:cs="Segoe UI"/>
              </w:rPr>
            </w:pPr>
            <w:r w:rsidRPr="00887912">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2460137B" w14:textId="52F03263">
            <w:pPr>
              <w:ind w:left="113"/>
              <w:rPr>
                <w:rFonts w:ascii="Segoe UI" w:hAnsi="Segoe UI" w:eastAsia="Quattrocento Sans" w:cs="Segoe UI"/>
              </w:rPr>
            </w:pPr>
            <w:r>
              <w:rPr>
                <w:noProof/>
              </w:rPr>
              <w:drawing>
                <wp:inline distT="0" distB="0" distL="0" distR="0" wp14:anchorId="63C9F4ED" wp14:editId="0B6D8CD8">
                  <wp:extent cx="1786270" cy="3673650"/>
                  <wp:effectExtent l="0" t="0" r="4445" b="3175"/>
                  <wp:docPr id="769640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0527" name=""/>
                          <pic:cNvPicPr/>
                        </pic:nvPicPr>
                        <pic:blipFill>
                          <a:blip r:embed="rId43"/>
                          <a:stretch>
                            <a:fillRect/>
                          </a:stretch>
                        </pic:blipFill>
                        <pic:spPr>
                          <a:xfrm>
                            <a:off x="0" y="0"/>
                            <a:ext cx="1787521" cy="3676222"/>
                          </a:xfrm>
                          <a:prstGeom prst="rect">
                            <a:avLst/>
                          </a:prstGeom>
                        </pic:spPr>
                      </pic:pic>
                    </a:graphicData>
                  </a:graphic>
                </wp:inline>
              </w:drawing>
            </w:r>
          </w:p>
        </w:tc>
      </w:tr>
      <w:tr w:rsidRPr="00FC2824" w:rsidR="00C272EB" w:rsidTr="06E8CBC3" w14:paraId="3B0E78C4"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2728DBF9" w14:textId="353BD1CB">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C334E9" w:rsidR="00C272EB" w:rsidP="00832C36" w:rsidRDefault="00A84DFF" w14:paraId="3A06566D" w14:textId="77777777">
            <w:pPr>
              <w:numPr>
                <w:ilvl w:val="0"/>
                <w:numId w:val="27"/>
              </w:numPr>
              <w:shd w:val="clear" w:color="auto" w:fill="FFFFFF"/>
              <w:spacing w:before="100" w:beforeAutospacing="1" w:after="100" w:afterAutospacing="1" w:line="240" w:lineRule="auto"/>
              <w:rPr>
                <w:ins w:author="Luis Carlos Chicaíza Rojas" w:date="2024-05-08T18:33:00Z" w16du:dateUtc="2024-05-08T23:33:00Z" w:id="67"/>
                <w:rFonts w:ascii="Segoe UI" w:hAnsi="Segoe UI" w:eastAsia="Times New Roman" w:cs="Segoe UI"/>
                <w:color w:val="auto"/>
                <w:sz w:val="24"/>
                <w:szCs w:val="24"/>
                <w:rPrChange w:author="Luis Carlos Chicaíza Rojas" w:date="2024-05-08T18:33:00Z" w16du:dateUtc="2024-05-08T23:33:00Z" w:id="68">
                  <w:rPr>
                    <w:ins w:author="Luis Carlos Chicaíza Rojas" w:date="2024-05-08T18:33:00Z" w16du:dateUtc="2024-05-08T23:33:00Z" w:id="69"/>
                    <w:rFonts w:ascii="Segoe UI" w:hAnsi="Segoe UI" w:cs="Segoe UI"/>
                    <w:noProof/>
                  </w:rPr>
                </w:rPrChange>
              </w:rPr>
            </w:pPr>
            <w:commentRangeStart w:id="70"/>
            <w:commentRangeStart w:id="71"/>
            <w:r>
              <w:rPr>
                <w:rFonts w:ascii="Segoe UI" w:hAnsi="Segoe UI" w:cs="Segoe UI"/>
                <w:noProof/>
              </w:rPr>
              <w:t>Se pueden observar varios valores atipicos, al parecer correspondiente a otras columnas.</w:t>
            </w:r>
            <w:commentRangeEnd w:id="70"/>
            <w:r w:rsidR="009754F0">
              <w:rPr>
                <w:rStyle w:val="Refdecomentario"/>
              </w:rPr>
              <w:commentReference w:id="70"/>
            </w:r>
            <w:commentRangeEnd w:id="71"/>
            <w:r w:rsidR="00C334E9">
              <w:rPr>
                <w:rStyle w:val="Refdecomentario"/>
              </w:rPr>
              <w:commentReference w:id="71"/>
            </w:r>
          </w:p>
          <w:p w:rsidRPr="00B54AF0" w:rsidR="00C334E9" w:rsidP="00832C36" w:rsidRDefault="00C334E9" w14:paraId="658BB0E7" w14:textId="13A0D69E">
            <w:pPr>
              <w:numPr>
                <w:ilvl w:val="0"/>
                <w:numId w:val="27"/>
              </w:numPr>
              <w:shd w:val="clear" w:color="auto" w:fill="FFFFFF"/>
              <w:spacing w:before="100" w:beforeAutospacing="1" w:after="100" w:afterAutospacing="1" w:line="240" w:lineRule="auto"/>
              <w:rPr>
                <w:rFonts w:ascii="Segoe UI" w:hAnsi="Segoe UI" w:eastAsia="Times New Roman" w:cs="Segoe UI"/>
                <w:color w:val="auto"/>
                <w:sz w:val="24"/>
                <w:szCs w:val="24"/>
              </w:rPr>
            </w:pPr>
            <w:ins w:author="Luis Carlos Chicaíza Rojas" w:date="2024-05-08T18:33:00Z" w16du:dateUtc="2024-05-08T23:33:00Z" w:id="537803906">
              <w:r w:rsidRPr="06E8CBC3" w:rsidR="4DC8F2AE">
                <w:rPr>
                  <w:rFonts w:ascii="Segoe UI" w:hAnsi="Segoe UI" w:cs="Segoe UI"/>
                  <w:noProof/>
                </w:rPr>
                <w:t xml:space="preserve">Se evidencia en mayor numero el registro “19000101” con </w:t>
              </w:r>
            </w:ins>
            <w:ins w:author="Luis Carlos Chicaíza Rojas" w:date="2024-05-08T18:34:00Z" w16du:dateUtc="2024-05-08T23:34:00Z" w:id="295085906">
              <w:r w:rsidRPr="06E8CBC3" w:rsidR="4DC8F2AE">
                <w:rPr>
                  <w:rFonts w:ascii="Segoe UI" w:hAnsi="Segoe UI" w:cs="Segoe UI"/>
                  <w:noProof/>
                </w:rPr>
                <w:t>407</w:t>
              </w:r>
              <w:r w:rsidRPr="06E8CBC3" w:rsidR="3E5AE5B5">
                <w:rPr>
                  <w:rFonts w:ascii="Segoe UI" w:hAnsi="Segoe UI" w:cs="Segoe UI"/>
                  <w:noProof/>
                </w:rPr>
                <w:t>4619</w:t>
              </w:r>
            </w:ins>
            <w:ins w:author="Luis Carlos Chicaíza Rojas" w:date="2024-05-08T18:33:00Z" w16du:dateUtc="2024-05-08T23:33:00Z" w:id="1515320930">
              <w:r w:rsidRPr="06E8CBC3" w:rsidR="4DC8F2AE">
                <w:rPr>
                  <w:rFonts w:ascii="Segoe UI" w:hAnsi="Segoe UI" w:cs="Segoe UI"/>
                  <w:noProof/>
                </w:rPr>
                <w:t xml:space="preserve"> ocurrencias, este </w:t>
              </w:r>
              <w:r w:rsidRPr="06E8CBC3" w:rsidR="4DC8F2AE">
                <w:rPr>
                  <w:rFonts w:ascii="Segoe UI" w:hAnsi="Segoe UI" w:cs="Segoe UI"/>
                  <w:noProof/>
                </w:rPr>
                <w:t>un valor predeterminado que puede indicar una fecha desconocida o no especificada.</w:t>
              </w:r>
            </w:ins>
          </w:p>
        </w:tc>
      </w:tr>
      <w:tr w:rsidRPr="00FC2824" w:rsidR="00C272EB" w:rsidTr="06E8CBC3" w14:paraId="47B92D41"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0CB50AD9" w14:textId="05928561">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24</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186DCF5F" w14:textId="00304F5E">
            <w:pPr>
              <w:rPr>
                <w:rFonts w:ascii="Segoe UI" w:hAnsi="Segoe UI" w:cs="Segoe UI"/>
                <w:noProof/>
              </w:rPr>
            </w:pPr>
            <w:r w:rsidRPr="00A15C0E">
              <w:rPr>
                <w:rFonts w:ascii="Segoe UI" w:hAnsi="Segoe UI" w:cs="Segoe UI"/>
                <w:noProof/>
              </w:rPr>
              <w:t>FechaAjuste</w:t>
            </w:r>
          </w:p>
        </w:tc>
      </w:tr>
      <w:tr w:rsidRPr="00FC2824" w:rsidR="00C272EB" w:rsidTr="06E8CBC3" w14:paraId="40E0D81D"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4DC0EBCD" w14:textId="0CCFA9C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7D22F368" w14:textId="42984B38">
            <w:pPr>
              <w:rPr>
                <w:rFonts w:ascii="Segoe UI" w:hAnsi="Segoe UI" w:cs="Segoe UI"/>
                <w:noProof/>
              </w:rPr>
            </w:pPr>
            <w:r>
              <w:rPr>
                <w:rFonts w:ascii="Segoe UI" w:hAnsi="Segoe UI" w:eastAsia="Quattrocento Sans" w:cs="Segoe UI"/>
              </w:rPr>
              <w:t>Fecha de ajuste</w:t>
            </w:r>
          </w:p>
        </w:tc>
      </w:tr>
      <w:tr w:rsidRPr="00FC2824" w:rsidR="00C272EB" w:rsidTr="06E8CBC3" w14:paraId="24C918A1"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C272EB" w:rsidP="00C272EB" w:rsidRDefault="00C272EB" w14:paraId="26140DDB" w14:textId="51C2AA62">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6A644C1E" w14:textId="37966A6C">
            <w:pPr>
              <w:rPr>
                <w:rFonts w:ascii="Segoe UI" w:hAnsi="Segoe UI" w:eastAsia="Quattrocento Sans" w:cs="Segoe UI"/>
              </w:rPr>
            </w:pPr>
            <w:r>
              <w:rPr>
                <w:rFonts w:ascii="Segoe UI" w:hAnsi="Segoe UI" w:eastAsia="Quattrocento Sans" w:cs="Segoe UI"/>
              </w:rPr>
              <w:t xml:space="preserve">Describe la fecha de ajuste. </w:t>
            </w:r>
          </w:p>
        </w:tc>
      </w:tr>
      <w:tr w:rsidRPr="00FC2824" w:rsidR="00C272EB" w:rsidTr="06E8CBC3" w14:paraId="185108B1"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17EF21C0" w14:textId="77C72213">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6388CB1E" w14:paraId="4BEE8429" w14:textId="385CB930">
            <w:pPr>
              <w:rPr>
                <w:rFonts w:ascii="Segoe UI" w:hAnsi="Segoe UI" w:eastAsia="Quattrocento Sans" w:cs="Segoe UI"/>
              </w:rPr>
            </w:pPr>
            <w:r w:rsidRPr="18084E89">
              <w:rPr>
                <w:rFonts w:ascii="Segoe UI" w:hAnsi="Segoe UI" w:eastAsia="Quattrocento Sans" w:cs="Segoe UI"/>
              </w:rPr>
              <w:t>Categórico Nominal / Fecha</w:t>
            </w:r>
          </w:p>
        </w:tc>
      </w:tr>
      <w:tr w:rsidRPr="00FC2824" w:rsidR="00C272EB" w:rsidTr="06E8CBC3" w14:paraId="21F80A58"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77B05D09" w14:textId="43B193E8">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3753089E" w14:textId="4552F35C">
            <w:pPr>
              <w:spacing w:line="240" w:lineRule="auto"/>
              <w:rPr>
                <w:rFonts w:ascii="Segoe UI" w:hAnsi="Segoe UI" w:eastAsia="Quattrocento Sans" w:cs="Segoe UI"/>
              </w:rPr>
            </w:pPr>
            <w:r w:rsidRPr="18084E89">
              <w:rPr>
                <w:rFonts w:ascii="Segoe UI" w:hAnsi="Segoe UI" w:eastAsia="Quattrocento Sans" w:cs="Segoe UI"/>
              </w:rPr>
              <w:t>[</w:t>
            </w:r>
            <w:r w:rsidRPr="18084E89" w:rsidR="181C31D1">
              <w:rPr>
                <w:rFonts w:ascii="Segoe UI" w:hAnsi="Segoe UI" w:eastAsia="Quattrocento Sans" w:cs="Segoe UI"/>
              </w:rPr>
              <w:t>AAAAMMDD</w:t>
            </w:r>
            <w:r w:rsidRPr="18084E89">
              <w:rPr>
                <w:rFonts w:ascii="Segoe UI" w:hAnsi="Segoe UI" w:eastAsia="Quattrocento Sans" w:cs="Segoe UI"/>
              </w:rPr>
              <w:t xml:space="preserve">] </w:t>
            </w:r>
          </w:p>
          <w:p w:rsidRPr="00FC2824" w:rsidR="00C272EB" w:rsidP="00C272EB" w:rsidRDefault="00C272EB" w14:paraId="43EE246C" w14:textId="6B6C98A7">
            <w:pPr>
              <w:ind w:left="113"/>
              <w:rPr>
                <w:rFonts w:ascii="Segoe UI" w:hAnsi="Segoe UI" w:eastAsia="Quattrocento Sans" w:cs="Segoe UI"/>
              </w:rPr>
            </w:pPr>
            <w:r w:rsidRPr="00CD53A4">
              <w:rPr>
                <w:rFonts w:ascii="Segoe UI" w:hAnsi="Segoe UI" w:eastAsia="Quattrocento Sans" w:cs="Segoe UI"/>
              </w:rPr>
              <w:t xml:space="preserve">Existen </w:t>
            </w:r>
            <w:r w:rsidR="00431C85">
              <w:rPr>
                <w:rFonts w:ascii="Segoe UI" w:hAnsi="Segoe UI" w:eastAsia="Quattrocento Sans" w:cs="Segoe UI"/>
              </w:rPr>
              <w:t>21842</w:t>
            </w:r>
            <w:r w:rsidRPr="00CD53A4">
              <w:rPr>
                <w:rFonts w:ascii="Segoe UI" w:hAnsi="Segoe UI" w:eastAsia="Quattrocento Sans" w:cs="Segoe UI"/>
              </w:rPr>
              <w:t xml:space="preserve"> valores únicos.  </w:t>
            </w:r>
          </w:p>
        </w:tc>
      </w:tr>
      <w:tr w:rsidRPr="00FC2824" w:rsidR="00C272EB" w:rsidTr="06E8CBC3" w14:paraId="214B885C"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2A645DF6" w14:textId="69BAF814">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D37DCA" w14:paraId="67757D0F" w14:textId="268A35B9">
            <w:pPr>
              <w:ind w:left="113"/>
              <w:rPr>
                <w:rFonts w:ascii="Segoe UI" w:hAnsi="Segoe UI" w:eastAsia="Quattrocento Sans" w:cs="Segoe UI"/>
              </w:rPr>
            </w:pPr>
            <w:r>
              <w:rPr>
                <w:noProof/>
              </w:rPr>
              <w:drawing>
                <wp:inline distT="0" distB="0" distL="0" distR="0" wp14:anchorId="1F3BD3C0" wp14:editId="2456CD3C">
                  <wp:extent cx="1788353" cy="3625702"/>
                  <wp:effectExtent l="0" t="0" r="2540" b="0"/>
                  <wp:docPr id="1985990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0012" name=""/>
                          <pic:cNvPicPr/>
                        </pic:nvPicPr>
                        <pic:blipFill>
                          <a:blip r:embed="rId44"/>
                          <a:stretch>
                            <a:fillRect/>
                          </a:stretch>
                        </pic:blipFill>
                        <pic:spPr>
                          <a:xfrm>
                            <a:off x="0" y="0"/>
                            <a:ext cx="1788730" cy="3626466"/>
                          </a:xfrm>
                          <a:prstGeom prst="rect">
                            <a:avLst/>
                          </a:prstGeom>
                        </pic:spPr>
                      </pic:pic>
                    </a:graphicData>
                  </a:graphic>
                </wp:inline>
              </w:drawing>
            </w:r>
          </w:p>
        </w:tc>
      </w:tr>
      <w:tr w:rsidRPr="00FC2824" w:rsidR="00C272EB" w:rsidTr="06E8CBC3" w14:paraId="6011ADFB"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27899801" w14:textId="214C6A40">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E9775B" w:rsidR="00C272EB" w:rsidP="00832C36" w:rsidRDefault="5F5C587A" w14:paraId="649916EF" w14:textId="6E4F95A9">
            <w:pPr>
              <w:numPr>
                <w:ilvl w:val="0"/>
                <w:numId w:val="26"/>
              </w:numPr>
              <w:shd w:val="clear" w:color="auto" w:fill="FFFFFF" w:themeFill="background1"/>
              <w:spacing w:before="100" w:beforeAutospacing="1" w:after="100" w:afterAutospacing="1" w:line="240" w:lineRule="auto"/>
              <w:rPr>
                <w:rFonts w:ascii="Segoe UI" w:hAnsi="Segoe UI" w:eastAsia="Times New Roman" w:cs="Segoe UI"/>
                <w:color w:val="auto"/>
                <w:sz w:val="24"/>
                <w:szCs w:val="24"/>
              </w:rPr>
            </w:pPr>
            <w:r w:rsidRPr="18084E89">
              <w:rPr>
                <w:rFonts w:ascii="Segoe UI" w:hAnsi="Segoe UI" w:eastAsia="Times New Roman" w:cs="Segoe UI"/>
                <w:color w:val="auto"/>
                <w:sz w:val="24"/>
                <w:szCs w:val="24"/>
              </w:rPr>
              <w:t xml:space="preserve">La mayoría de los registros se encuentran con el valor por defecto. </w:t>
            </w:r>
          </w:p>
        </w:tc>
      </w:tr>
      <w:tr w:rsidRPr="00FC2824" w:rsidR="00C272EB" w:rsidTr="06E8CBC3" w14:paraId="4EA6A035"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00C272EB" w:rsidP="00C272EB" w:rsidRDefault="00C272EB" w14:paraId="3C94C91A" w14:textId="60997072">
            <w:pPr>
              <w:ind w:left="114"/>
              <w:rPr>
                <w:rFonts w:ascii="Segoe UI" w:hAnsi="Segoe UI" w:eastAsia="Quattrocento Sans" w:cs="Segoe UI"/>
              </w:rPr>
            </w:pPr>
            <w:r w:rsidRPr="00FC2824">
              <w:rPr>
                <w:rFonts w:ascii="Segoe UI" w:hAnsi="Segoe UI" w:eastAsia="Quattrocento Sans" w:cs="Segoe UI"/>
                <w:b/>
              </w:rPr>
              <w:t xml:space="preserve">Campo </w:t>
            </w:r>
            <w:r>
              <w:rPr>
                <w:rFonts w:ascii="Segoe UI" w:hAnsi="Segoe UI" w:eastAsia="Quattrocento Sans" w:cs="Segoe UI"/>
                <w:b/>
              </w:rPr>
              <w:t>25</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32F3D106" w14:textId="0A0FE93F">
            <w:pPr>
              <w:rPr>
                <w:rFonts w:ascii="Segoe UI" w:hAnsi="Segoe UI" w:cs="Segoe UI"/>
                <w:noProof/>
              </w:rPr>
            </w:pPr>
            <w:commentRangeStart w:id="75"/>
            <w:commentRangeStart w:id="76"/>
            <w:r w:rsidRPr="6E5F4326" w:rsidR="00C272EB">
              <w:rPr>
                <w:rFonts w:ascii="Segoe UI" w:hAnsi="Segoe UI" w:cs="Segoe UI"/>
                <w:noProof/>
                <w:highlight w:val="yellow"/>
              </w:rPr>
              <w:t>GP_Discapacidad</w:t>
            </w:r>
            <w:commentRangeEnd w:id="75"/>
            <w:r>
              <w:rPr>
                <w:rStyle w:val="CommentReference"/>
              </w:rPr>
              <w:commentReference w:id="75"/>
            </w:r>
            <w:commentRangeEnd w:id="76"/>
            <w:r>
              <w:rPr>
                <w:rStyle w:val="CommentReference"/>
              </w:rPr>
              <w:commentReference w:id="76"/>
            </w:r>
          </w:p>
        </w:tc>
      </w:tr>
      <w:tr w:rsidRPr="00FC2824" w:rsidR="00C272EB" w:rsidTr="06E8CBC3" w14:paraId="78687FD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50B0D6C" w14:textId="5BFD6DE3">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63D31A20" w:rsidP="18084E89" w:rsidRDefault="63D31A20" w14:paraId="20160B49" w14:textId="5153A914">
            <w:pPr>
              <w:spacing w:after="0"/>
              <w:rPr>
                <w:rFonts w:ascii="Segoe UI" w:hAnsi="Segoe UI" w:eastAsia="Quattrocento Sans" w:cs="Segoe UI"/>
              </w:rPr>
            </w:pPr>
            <w:r w:rsidRPr="18084E89">
              <w:rPr>
                <w:rFonts w:ascii="Segoe UI" w:hAnsi="Segoe UI" w:eastAsia="Quattrocento Sans" w:cs="Segoe UI"/>
              </w:rPr>
              <w:t>GP Discapacidad</w:t>
            </w:r>
          </w:p>
        </w:tc>
      </w:tr>
      <w:tr w:rsidRPr="00FC2824" w:rsidR="00C272EB" w:rsidTr="06E8CBC3" w14:paraId="5E5B294E"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27C6D852" w14:textId="6A4C8C2C">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694E1E2A" w14:textId="24B859A5">
            <w:pPr>
              <w:rPr>
                <w:rFonts w:ascii="Segoe UI" w:hAnsi="Segoe UI" w:eastAsia="Quattrocento Sans" w:cs="Segoe UI"/>
              </w:rPr>
            </w:pPr>
            <w:r w:rsidRPr="6E5F4326" w:rsidR="18084E89">
              <w:rPr>
                <w:rFonts w:ascii="Segoe UI" w:hAnsi="Segoe UI" w:eastAsia="Quattrocento Sans" w:cs="Segoe UI"/>
              </w:rPr>
              <w:t>Describe la fecha de</w:t>
            </w:r>
            <w:r w:rsidRPr="6E5F4326" w:rsidR="003C48AB">
              <w:rPr>
                <w:rFonts w:ascii="Segoe UI" w:hAnsi="Segoe UI" w:eastAsia="Quattrocento Sans" w:cs="Segoe UI"/>
              </w:rPr>
              <w:t>l</w:t>
            </w:r>
            <w:r w:rsidRPr="6E5F4326" w:rsidR="18084E89">
              <w:rPr>
                <w:rFonts w:ascii="Segoe UI" w:hAnsi="Segoe UI" w:eastAsia="Quattrocento Sans" w:cs="Segoe UI"/>
              </w:rPr>
              <w:t xml:space="preserve"> </w:t>
            </w:r>
            <w:r w:rsidRPr="6E5F4326" w:rsidR="003C48AB">
              <w:rPr>
                <w:rFonts w:ascii="Segoe UI" w:hAnsi="Segoe UI" w:eastAsia="Quattrocento Sans" w:cs="Segoe UI"/>
              </w:rPr>
              <w:t>g</w:t>
            </w:r>
            <w:r w:rsidRPr="6E5F4326" w:rsidR="003C48AB">
              <w:rPr>
                <w:rFonts w:ascii="Segoe UI" w:hAnsi="Segoe UI" w:eastAsia="Quattrocento Sans" w:cs="Segoe UI"/>
                <w:rPrChange w:author="Luis Carlos Chicaíza Rojas" w:date="2024-05-08T18:36:00Z" w:id="1500533150">
                  <w:rPr>
                    <w:rFonts w:ascii="Segoe UI" w:hAnsi="Segoe UI" w:eastAsia="Quattrocento Sans" w:cs="Segoe UI"/>
                    <w:highlight w:val="yellow"/>
                  </w:rPr>
                </w:rPrChange>
              </w:rPr>
              <w:t>rupo poblacional en personas con situación de</w:t>
            </w:r>
            <w:r w:rsidRPr="6E5F4326" w:rsidR="003C48AB">
              <w:rPr>
                <w:rFonts w:ascii="Segoe UI" w:hAnsi="Segoe UI" w:eastAsia="Quattrocento Sans" w:cs="Segoe UI"/>
              </w:rPr>
              <w:t xml:space="preserve"> d</w:t>
            </w:r>
            <w:r w:rsidRPr="6E5F4326" w:rsidR="0A710A66">
              <w:rPr>
                <w:rFonts w:ascii="Segoe UI" w:hAnsi="Segoe UI" w:eastAsia="Quattrocento Sans" w:cs="Segoe UI"/>
              </w:rPr>
              <w:t>iscapacidad</w:t>
            </w:r>
          </w:p>
        </w:tc>
      </w:tr>
      <w:tr w:rsidRPr="00FC2824" w:rsidR="00C272EB" w:rsidTr="06E8CBC3" w14:paraId="57F1127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AFACDF3" w14:textId="565DEF6A">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6E5F4326" w:rsidRDefault="18084E89" w14:paraId="4936CB3D" w14:textId="2AF0DB34">
            <w:pPr>
              <w:rPr>
                <w:rFonts w:ascii="Segoe UI" w:hAnsi="Segoe UI" w:eastAsia="Quattrocento Sans" w:cs="Segoe UI"/>
              </w:rPr>
              <w:pPrChange w:author="Luis Carlos Chicaíza Rojas" w:date="2024-05-08T19:14:00Z">
                <w:pPr/>
              </w:pPrChange>
            </w:pPr>
            <w:r w:rsidRPr="6E5F4326" w:rsidR="18084E89">
              <w:rPr>
                <w:rFonts w:ascii="Segoe UI" w:hAnsi="Segoe UI" w:eastAsia="Quattrocento Sans" w:cs="Segoe UI"/>
              </w:rPr>
              <w:t xml:space="preserve">Categórico Nominal </w:t>
            </w:r>
          </w:p>
        </w:tc>
      </w:tr>
      <w:tr w:rsidRPr="00FC2824" w:rsidR="00C272EB" w:rsidTr="06E8CBC3" w14:paraId="3C9DED6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A6871C8" w14:textId="11AA03A8">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402D2BF9" w14:textId="36FBE56B">
            <w:pPr>
              <w:spacing w:line="240" w:lineRule="auto"/>
              <w:rPr>
                <w:rFonts w:ascii="Segoe UI" w:hAnsi="Segoe UI" w:eastAsia="Quattrocento Sans" w:cs="Segoe UI"/>
              </w:rPr>
            </w:pPr>
            <w:r w:rsidRPr="6E5F4326" w:rsidR="00C272EB">
              <w:rPr>
                <w:rFonts w:ascii="Segoe UI" w:hAnsi="Segoe UI" w:eastAsia="Quattrocento Sans" w:cs="Segoe UI"/>
              </w:rPr>
              <w:t>[</w:t>
            </w:r>
            <w:r w:rsidRPr="6E5F4326" w:rsidR="00CF71A8">
              <w:rPr>
                <w:rFonts w:ascii="Segoe UI" w:hAnsi="Segoe UI" w:eastAsia="Quattrocento Sans" w:cs="Segoe UI"/>
              </w:rPr>
              <w:t>SI, NO</w:t>
            </w:r>
            <w:r w:rsidRPr="6E5F4326" w:rsidR="00C272EB">
              <w:rPr>
                <w:rFonts w:ascii="Segoe UI" w:hAnsi="Segoe UI" w:eastAsia="Quattrocento Sans" w:cs="Segoe UI"/>
              </w:rPr>
              <w:t xml:space="preserve">] </w:t>
            </w:r>
          </w:p>
          <w:p w:rsidRPr="00FC2824" w:rsidR="00C272EB" w:rsidP="00C272EB" w:rsidRDefault="00C272EB" w14:paraId="73E1E869" w14:textId="2F4F40BC">
            <w:pPr>
              <w:rPr>
                <w:rFonts w:ascii="Segoe UI" w:hAnsi="Segoe UI" w:eastAsia="Quattrocento Sans" w:cs="Segoe UI"/>
              </w:rPr>
            </w:pPr>
            <w:r w:rsidRPr="00CD53A4">
              <w:rPr>
                <w:rFonts w:ascii="Segoe UI" w:hAnsi="Segoe UI" w:eastAsia="Quattrocento Sans" w:cs="Segoe UI"/>
              </w:rPr>
              <w:t xml:space="preserve">Existen </w:t>
            </w:r>
            <w:r w:rsidRPr="00CD0926" w:rsidR="00CD0926">
              <w:rPr>
                <w:rFonts w:ascii="Segoe UI" w:hAnsi="Segoe UI" w:eastAsia="Quattrocento Sans" w:cs="Segoe UI"/>
              </w:rPr>
              <w:t>38</w:t>
            </w:r>
            <w:r w:rsidR="00CD0926">
              <w:rPr>
                <w:rFonts w:ascii="Segoe UI" w:hAnsi="Segoe UI" w:eastAsia="Quattrocento Sans" w:cs="Segoe UI"/>
              </w:rPr>
              <w:t>.</w:t>
            </w:r>
            <w:r w:rsidRPr="00CD0926" w:rsidR="00CD0926">
              <w:rPr>
                <w:rFonts w:ascii="Segoe UI" w:hAnsi="Segoe UI" w:eastAsia="Quattrocento Sans" w:cs="Segoe UI"/>
              </w:rPr>
              <w:t>194</w:t>
            </w:r>
            <w:r w:rsidRPr="00CD53A4">
              <w:rPr>
                <w:rFonts w:ascii="Segoe UI" w:hAnsi="Segoe UI" w:eastAsia="Quattrocento Sans" w:cs="Segoe UI"/>
              </w:rPr>
              <w:t xml:space="preserve"> valores únicos.  </w:t>
            </w:r>
          </w:p>
        </w:tc>
      </w:tr>
      <w:tr w:rsidRPr="00FC2824" w:rsidR="00C272EB" w:rsidTr="06E8CBC3" w14:paraId="529F5894"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7C08BA6" w14:textId="46160D64">
            <w:pPr>
              <w:ind w:left="2"/>
              <w:rPr>
                <w:rFonts w:ascii="Segoe UI" w:hAnsi="Segoe UI" w:eastAsia="Quattrocento Sans" w:cs="Segoe UI"/>
              </w:rPr>
            </w:pPr>
            <w:r w:rsidRPr="0038611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D37DCA" w14:paraId="10BA3567" w14:textId="60420DF7">
            <w:pPr>
              <w:rPr>
                <w:rFonts w:ascii="Segoe UI" w:hAnsi="Segoe UI" w:eastAsia="Quattrocento Sans" w:cs="Segoe UI"/>
              </w:rPr>
            </w:pPr>
            <w:r>
              <w:rPr>
                <w:noProof/>
              </w:rPr>
              <w:drawing>
                <wp:inline distT="0" distB="0" distL="0" distR="0" wp14:anchorId="611EAB06" wp14:editId="083BD024">
                  <wp:extent cx="1743138" cy="3306726"/>
                  <wp:effectExtent l="0" t="0" r="0" b="8255"/>
                  <wp:docPr id="747677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7585" name=""/>
                          <pic:cNvPicPr/>
                        </pic:nvPicPr>
                        <pic:blipFill>
                          <a:blip r:embed="rId45"/>
                          <a:stretch>
                            <a:fillRect/>
                          </a:stretch>
                        </pic:blipFill>
                        <pic:spPr>
                          <a:xfrm>
                            <a:off x="0" y="0"/>
                            <a:ext cx="1745467" cy="3311144"/>
                          </a:xfrm>
                          <a:prstGeom prst="rect">
                            <a:avLst/>
                          </a:prstGeom>
                        </pic:spPr>
                      </pic:pic>
                    </a:graphicData>
                  </a:graphic>
                </wp:inline>
              </w:drawing>
            </w:r>
          </w:p>
        </w:tc>
      </w:tr>
      <w:tr w:rsidRPr="00FC2824" w:rsidR="00C272EB" w:rsidTr="06E8CBC3" w14:paraId="7246F99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25C6667" w14:textId="0743E1E7">
            <w:pPr>
              <w:ind w:left="2"/>
              <w:rPr>
                <w:rFonts w:ascii="Segoe UI" w:hAnsi="Segoe UI" w:eastAsia="Quattrocento Sans" w:cs="Segoe UI"/>
              </w:rPr>
            </w:pPr>
            <w:r>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6ABBB20A" w14:textId="77777777">
            <w:pPr>
              <w:numPr>
                <w:ilvl w:val="0"/>
                <w:numId w:val="25"/>
              </w:numPr>
              <w:shd w:val="clear" w:color="auto" w:fill="FFFFFF"/>
              <w:spacing w:before="100" w:beforeAutospacing="1" w:after="100" w:afterAutospacing="1" w:line="240" w:lineRule="auto"/>
              <w:rPr>
                <w:ins w:author="Luis Carlos Chicaíza Rojas" w:date="2024-05-08T19:14:00Z" w16du:dateUtc="2024-05-09T00:14:00Z" w:id="91"/>
                <w:rFonts w:ascii="Segoe UI" w:hAnsi="Segoe UI" w:eastAsia="Quattrocento Sans" w:cs="Segoe UI"/>
              </w:rPr>
            </w:pPr>
            <w:r w:rsidRPr="005B69F6">
              <w:rPr>
                <w:rFonts w:ascii="Segoe UI" w:hAnsi="Segoe UI" w:eastAsia="Quattrocento Sans" w:cs="Segoe UI"/>
              </w:rPr>
              <w:t>La mayoría de los casos se encuentra en la categoría "NO".</w:t>
            </w:r>
          </w:p>
          <w:p w:rsidRPr="00FC2824" w:rsidR="00CF71A8" w:rsidP="00832C36" w:rsidRDefault="006C6792" w14:paraId="4DD15216" w14:textId="2BFA64AD">
            <w:pPr>
              <w:numPr>
                <w:ilvl w:val="0"/>
                <w:numId w:val="25"/>
              </w:numPr>
              <w:shd w:val="clear" w:color="auto" w:fill="FFFFFF"/>
              <w:spacing w:before="100" w:beforeAutospacing="1" w:after="100" w:afterAutospacing="1" w:line="240" w:lineRule="auto"/>
              <w:rPr>
                <w:rFonts w:ascii="Segoe UI" w:hAnsi="Segoe UI" w:eastAsia="Quattrocento Sans" w:cs="Segoe UI"/>
              </w:rPr>
            </w:pPr>
            <w:ins w:author="Luis Carlos Chicaíza Rojas" w:date="2024-05-08T19:14:00Z" w16du:dateUtc="2024-05-09T00:14:00Z" w:id="2099456935">
              <w:r w:rsidRPr="06E8CBC3" w:rsidR="3730347C">
                <w:rPr>
                  <w:rFonts w:ascii="Segoe UI" w:hAnsi="Segoe UI" w:eastAsia="Quattrocento Sans" w:cs="Segoe UI"/>
                </w:rPr>
                <w:t>Existen datos atípicos de fechas correspondientes a otras columnas.</w:t>
              </w:r>
            </w:ins>
          </w:p>
        </w:tc>
      </w:tr>
      <w:tr w:rsidRPr="00FC2824" w:rsidR="00C272EB" w:rsidTr="06E8CBC3" w14:paraId="0BF4722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6F8422E8" w14:textId="00C08974">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26</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3B3C1B6A" w14:textId="2E88CFEC">
            <w:pPr>
              <w:rPr>
                <w:rFonts w:ascii="Segoe UI" w:hAnsi="Segoe UI" w:eastAsia="Quattrocento Sans" w:cs="Segoe UI"/>
              </w:rPr>
            </w:pPr>
            <w:commentRangeStart w:id="93"/>
            <w:commentRangeStart w:id="94"/>
            <w:proofErr w:type="spellStart"/>
            <w:r w:rsidRPr="6E5F4326" w:rsidR="00C272EB">
              <w:rPr>
                <w:rFonts w:ascii="Segoe UI" w:hAnsi="Segoe UI" w:eastAsia="Quattrocento Sans" w:cs="Segoe UI"/>
                <w:highlight w:val="yellow"/>
              </w:rPr>
              <w:t>GP_Despazados</w:t>
            </w:r>
            <w:proofErr w:type="spellEnd"/>
            <w:commentRangeEnd w:id="93"/>
            <w:r>
              <w:rPr>
                <w:rStyle w:val="CommentReference"/>
              </w:rPr>
              <w:commentReference w:id="93"/>
            </w:r>
            <w:commentRangeEnd w:id="94"/>
            <w:r>
              <w:rPr>
                <w:rStyle w:val="CommentReference"/>
              </w:rPr>
              <w:commentReference w:id="94"/>
            </w:r>
          </w:p>
        </w:tc>
      </w:tr>
      <w:tr w:rsidRPr="00FC2824" w:rsidR="00C272EB" w:rsidTr="06E8CBC3" w14:paraId="4DEDC00A"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3903561" w14:textId="34ED1C8B">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1D2F1538" w14:textId="68917F04">
            <w:pPr>
              <w:spacing w:after="0"/>
              <w:rPr>
                <w:rFonts w:ascii="Segoe UI" w:hAnsi="Segoe UI" w:eastAsia="Quattrocento Sans" w:cs="Segoe UI"/>
              </w:rPr>
            </w:pPr>
            <w:r w:rsidRPr="18084E89">
              <w:rPr>
                <w:rFonts w:ascii="Segoe UI" w:hAnsi="Segoe UI" w:eastAsia="Quattrocento Sans" w:cs="Segoe UI"/>
              </w:rPr>
              <w:t xml:space="preserve">GP </w:t>
            </w:r>
            <w:proofErr w:type="spellStart"/>
            <w:r w:rsidRPr="18084E89">
              <w:rPr>
                <w:rFonts w:ascii="Segoe UI" w:hAnsi="Segoe UI" w:eastAsia="Quattrocento Sans" w:cs="Segoe UI"/>
              </w:rPr>
              <w:t>D</w:t>
            </w:r>
            <w:r w:rsidRPr="18084E89" w:rsidR="4589973C">
              <w:rPr>
                <w:rFonts w:ascii="Segoe UI" w:hAnsi="Segoe UI" w:eastAsia="Quattrocento Sans" w:cs="Segoe UI"/>
              </w:rPr>
              <w:t>espazados</w:t>
            </w:r>
            <w:proofErr w:type="spellEnd"/>
          </w:p>
        </w:tc>
      </w:tr>
      <w:tr w:rsidRPr="00FC2824" w:rsidR="00C272EB" w:rsidTr="06E8CBC3" w14:paraId="1D32FD1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CA91B47" w14:textId="48230549">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30532DE" w14:textId="29B70C12">
            <w:pPr>
              <w:rPr>
                <w:rFonts w:ascii="Segoe UI" w:hAnsi="Segoe UI" w:eastAsia="Quattrocento Sans" w:cs="Segoe UI"/>
              </w:rPr>
            </w:pPr>
            <w:r w:rsidRPr="6E5F4326" w:rsidR="18084E89">
              <w:rPr>
                <w:rFonts w:ascii="Segoe UI" w:hAnsi="Segoe UI" w:eastAsia="Quattrocento Sans" w:cs="Segoe UI"/>
              </w:rPr>
              <w:t xml:space="preserve">Describe </w:t>
            </w:r>
            <w:r w:rsidRPr="6E5F4326" w:rsidR="009509F7">
              <w:rPr>
                <w:rFonts w:ascii="Segoe UI" w:hAnsi="Segoe UI" w:eastAsia="Quattrocento Sans" w:cs="Segoe UI"/>
              </w:rPr>
              <w:t xml:space="preserve">si aplica al </w:t>
            </w:r>
            <w:r w:rsidRPr="6E5F4326" w:rsidR="003C48AB">
              <w:rPr>
                <w:rFonts w:ascii="Segoe UI" w:hAnsi="Segoe UI" w:eastAsia="Quattrocento Sans" w:cs="Segoe UI"/>
              </w:rPr>
              <w:t xml:space="preserve">grupo poblacional </w:t>
            </w:r>
            <w:r w:rsidRPr="6E5F4326" w:rsidR="009509F7">
              <w:rPr>
                <w:rFonts w:ascii="Segoe UI" w:hAnsi="Segoe UI" w:eastAsia="Quattrocento Sans" w:cs="Segoe UI"/>
              </w:rPr>
              <w:t>de</w:t>
            </w:r>
            <w:r w:rsidRPr="6E5F4326" w:rsidR="003C48AB">
              <w:rPr>
                <w:rFonts w:ascii="Segoe UI" w:hAnsi="Segoe UI" w:eastAsia="Quattrocento Sans" w:cs="Segoe UI"/>
              </w:rPr>
              <w:t xml:space="preserve"> personas con situación de</w:t>
            </w:r>
            <w:r w:rsidRPr="6E5F4326" w:rsidR="18084E89">
              <w:rPr>
                <w:rFonts w:ascii="Segoe UI" w:hAnsi="Segoe UI" w:eastAsia="Quattrocento Sans" w:cs="Segoe UI"/>
              </w:rPr>
              <w:t xml:space="preserve"> </w:t>
            </w:r>
            <w:r w:rsidRPr="6E5F4326" w:rsidR="003C48AB">
              <w:rPr>
                <w:rFonts w:ascii="Segoe UI" w:hAnsi="Segoe UI" w:eastAsia="Quattrocento Sans" w:cs="Segoe UI"/>
              </w:rPr>
              <w:t>d</w:t>
            </w:r>
            <w:r w:rsidRPr="6E5F4326" w:rsidR="36234B68">
              <w:rPr>
                <w:rFonts w:ascii="Segoe UI" w:hAnsi="Segoe UI" w:eastAsia="Quattrocento Sans" w:cs="Segoe UI"/>
              </w:rPr>
              <w:t>esplazados</w:t>
            </w:r>
            <w:r w:rsidRPr="6E5F4326" w:rsidR="36234B68">
              <w:rPr>
                <w:rFonts w:ascii="Segoe UI" w:hAnsi="Segoe UI" w:eastAsia="Quattrocento Sans" w:cs="Segoe UI"/>
              </w:rPr>
              <w:t>.</w:t>
            </w:r>
            <w:r w:rsidRPr="6E5F4326" w:rsidR="36234B68">
              <w:rPr>
                <w:rFonts w:ascii="Segoe UI" w:hAnsi="Segoe UI" w:eastAsia="Quattrocento Sans" w:cs="Segoe UI"/>
              </w:rPr>
              <w:t xml:space="preserve"> </w:t>
            </w:r>
          </w:p>
        </w:tc>
      </w:tr>
      <w:tr w:rsidRPr="00FC2824" w:rsidR="00C272EB" w:rsidTr="06E8CBC3" w14:paraId="072C583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7909F28" w14:textId="4B4123D4">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6E5F4326" w:rsidRDefault="18084E89" w14:paraId="30AE36EE" w14:textId="1AA61ED5">
            <w:pPr>
              <w:rPr>
                <w:rFonts w:ascii="Segoe UI" w:hAnsi="Segoe UI" w:eastAsia="Quattrocento Sans" w:cs="Segoe UI"/>
              </w:rPr>
              <w:pPrChange w:author="Luis Carlos Chicaíza Rojas" w:date="2024-05-08T19:12:00Z">
                <w:pPr/>
              </w:pPrChange>
            </w:pPr>
            <w:r w:rsidRPr="6E5F4326" w:rsidR="18084E89">
              <w:rPr>
                <w:rFonts w:ascii="Segoe UI" w:hAnsi="Segoe UI" w:eastAsia="Quattrocento Sans" w:cs="Segoe UI"/>
              </w:rPr>
              <w:t xml:space="preserve">Categórico Nominal </w:t>
            </w:r>
          </w:p>
        </w:tc>
      </w:tr>
      <w:tr w:rsidRPr="00FC2824" w:rsidR="00C272EB" w:rsidTr="06E8CBC3" w14:paraId="066B27B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6235C17" w14:textId="57DFC025">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7508D8DE" w14:textId="701E98B8">
            <w:pPr>
              <w:spacing w:line="240" w:lineRule="auto"/>
              <w:rPr>
                <w:rFonts w:ascii="Segoe UI" w:hAnsi="Segoe UI" w:eastAsia="Quattrocento Sans" w:cs="Segoe UI"/>
              </w:rPr>
            </w:pPr>
            <w:r w:rsidRPr="6E5F4326" w:rsidR="00C272EB">
              <w:rPr>
                <w:rFonts w:ascii="Segoe UI" w:hAnsi="Segoe UI" w:eastAsia="Quattrocento Sans" w:cs="Segoe UI"/>
              </w:rPr>
              <w:t>[</w:t>
            </w:r>
            <w:r w:rsidRPr="6E5F4326" w:rsidR="009509F7">
              <w:rPr>
                <w:rFonts w:ascii="Segoe UI" w:hAnsi="Segoe UI" w:eastAsia="Quattrocento Sans" w:cs="Segoe UI"/>
              </w:rPr>
              <w:t>SI, NO</w:t>
            </w:r>
            <w:r w:rsidRPr="6E5F4326" w:rsidR="00C272EB">
              <w:rPr>
                <w:rFonts w:ascii="Segoe UI" w:hAnsi="Segoe UI" w:eastAsia="Quattrocento Sans" w:cs="Segoe UI"/>
              </w:rPr>
              <w:t xml:space="preserve">] </w:t>
            </w:r>
          </w:p>
          <w:p w:rsidRPr="00FC2824" w:rsidR="00C272EB" w:rsidP="00C272EB" w:rsidRDefault="00C272EB" w14:paraId="3590932E" w14:textId="309DFF15">
            <w:pPr>
              <w:rPr>
                <w:rFonts w:ascii="Segoe UI" w:hAnsi="Segoe UI" w:eastAsia="Quattrocento Sans" w:cs="Segoe UI"/>
              </w:rPr>
            </w:pPr>
            <w:r w:rsidRPr="00CD53A4">
              <w:rPr>
                <w:rFonts w:ascii="Segoe UI" w:hAnsi="Segoe UI" w:eastAsia="Quattrocento Sans" w:cs="Segoe UI"/>
              </w:rPr>
              <w:t xml:space="preserve">Existen </w:t>
            </w:r>
            <w:r w:rsidR="00C60CB8">
              <w:rPr>
                <w:rFonts w:ascii="Segoe UI" w:hAnsi="Segoe UI" w:eastAsia="Quattrocento Sans" w:cs="Segoe UI"/>
              </w:rPr>
              <w:t>26.122</w:t>
            </w:r>
            <w:r w:rsidRPr="00CD53A4">
              <w:rPr>
                <w:rFonts w:ascii="Segoe UI" w:hAnsi="Segoe UI" w:eastAsia="Quattrocento Sans" w:cs="Segoe UI"/>
              </w:rPr>
              <w:t xml:space="preserve"> valores únicos.  </w:t>
            </w:r>
          </w:p>
        </w:tc>
      </w:tr>
      <w:tr w:rsidRPr="00FC2824" w:rsidR="00C272EB" w:rsidTr="06E8CBC3" w14:paraId="2A67077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A421782" w14:textId="4D975BBE">
            <w:pPr>
              <w:ind w:left="2"/>
              <w:rPr>
                <w:rFonts w:ascii="Segoe UI" w:hAnsi="Segoe UI" w:eastAsia="Quattrocento Sans" w:cs="Segoe UI"/>
              </w:rPr>
            </w:pPr>
            <w:r w:rsidRPr="0038611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60CB8" w14:paraId="048CD8D5" w14:textId="7F434BA8">
            <w:pPr>
              <w:rPr>
                <w:rFonts w:ascii="Segoe UI" w:hAnsi="Segoe UI" w:eastAsia="Quattrocento Sans" w:cs="Segoe UI"/>
              </w:rPr>
            </w:pPr>
            <w:r>
              <w:rPr>
                <w:noProof/>
              </w:rPr>
              <w:drawing>
                <wp:inline distT="0" distB="0" distL="0" distR="0" wp14:anchorId="53BA6D0F" wp14:editId="0DAC6C91">
                  <wp:extent cx="1658679" cy="3363010"/>
                  <wp:effectExtent l="0" t="0" r="0" b="8890"/>
                  <wp:docPr id="2135045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5321" name=""/>
                          <pic:cNvPicPr/>
                        </pic:nvPicPr>
                        <pic:blipFill>
                          <a:blip r:embed="rId46"/>
                          <a:stretch>
                            <a:fillRect/>
                          </a:stretch>
                        </pic:blipFill>
                        <pic:spPr>
                          <a:xfrm>
                            <a:off x="0" y="0"/>
                            <a:ext cx="1660821" cy="3367353"/>
                          </a:xfrm>
                          <a:prstGeom prst="rect">
                            <a:avLst/>
                          </a:prstGeom>
                        </pic:spPr>
                      </pic:pic>
                    </a:graphicData>
                  </a:graphic>
                </wp:inline>
              </w:drawing>
            </w:r>
          </w:p>
        </w:tc>
      </w:tr>
      <w:tr w:rsidRPr="00BA7A0B" w:rsidR="00C272EB" w:rsidTr="06E8CBC3" w14:paraId="669F53F7" w14:textId="77777777">
        <w:trPr>
          <w:trHeight w:val="308"/>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3AC39DD9" w14:textId="09652923">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1E3562EC" w14:textId="77777777">
            <w:pPr>
              <w:numPr>
                <w:ilvl w:val="0"/>
                <w:numId w:val="24"/>
              </w:numPr>
              <w:shd w:val="clear" w:color="auto" w:fill="FFFFFF"/>
              <w:spacing w:before="100" w:beforeAutospacing="1" w:after="100" w:afterAutospacing="1" w:line="240" w:lineRule="auto"/>
              <w:rPr>
                <w:ins w:author="Luis Carlos Chicaíza Rojas" w:date="2024-05-08T19:14:00Z" w16du:dateUtc="2024-05-09T00:14:00Z" w:id="114"/>
                <w:rFonts w:ascii="Segoe UI" w:hAnsi="Segoe UI" w:cs="Segoe UI"/>
                <w:bCs/>
                <w:noProof/>
              </w:rPr>
            </w:pPr>
            <w:r w:rsidRPr="005B69F6">
              <w:rPr>
                <w:rFonts w:ascii="Segoe UI" w:hAnsi="Segoe UI" w:cs="Segoe UI"/>
                <w:bCs/>
                <w:noProof/>
              </w:rPr>
              <w:t>La mayoría de los casos se encuentra en la categoría "NO".</w:t>
            </w:r>
          </w:p>
          <w:p w:rsidRPr="005B69F6" w:rsidR="009509F7" w:rsidP="00832C36" w:rsidRDefault="00186A95" w14:paraId="7D8B5DED" w14:textId="31A49F48">
            <w:pPr>
              <w:numPr>
                <w:ilvl w:val="0"/>
                <w:numId w:val="24"/>
              </w:numPr>
              <w:shd w:val="clear" w:color="auto" w:fill="FFFFFF"/>
              <w:spacing w:before="100" w:beforeAutospacing="1" w:after="100" w:afterAutospacing="1" w:line="240" w:lineRule="auto"/>
              <w:rPr>
                <w:rFonts w:ascii="Segoe UI" w:hAnsi="Segoe UI" w:cs="Segoe UI"/>
                <w:bCs/>
                <w:noProof/>
              </w:rPr>
            </w:pPr>
            <w:ins w:author="Luis Carlos Chicaíza Rojas" w:date="2024-05-08T19:14:00Z" w16du:dateUtc="2024-05-09T00:14:00Z" w:id="1791659611">
              <w:r w:rsidRPr="06E8CBC3" w:rsidR="77EC421D">
                <w:rPr>
                  <w:rFonts w:ascii="Segoe UI" w:hAnsi="Segoe UI" w:cs="Segoe UI"/>
                  <w:noProof/>
                </w:rPr>
                <w:t>Existen datos atípicos de fechas correspondientes a otras columnas.</w:t>
              </w:r>
            </w:ins>
          </w:p>
        </w:tc>
      </w:tr>
      <w:tr w:rsidRPr="00FC2824" w:rsidR="00C272EB" w:rsidTr="06E8CBC3" w14:paraId="6F67F28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56874567" w14:textId="307EB294">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27</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1E7E53F7" w14:textId="61B2EC64">
            <w:pPr>
              <w:rPr>
                <w:rFonts w:ascii="Segoe UI" w:hAnsi="Segoe UI" w:eastAsia="Quattrocento Sans" w:cs="Segoe UI"/>
              </w:rPr>
            </w:pPr>
            <w:commentRangeStart w:id="116"/>
            <w:commentRangeStart w:id="117"/>
            <w:proofErr w:type="spellStart"/>
            <w:r w:rsidRPr="6E5F4326" w:rsidR="00C272EB">
              <w:rPr>
                <w:rFonts w:ascii="Segoe UI" w:hAnsi="Segoe UI" w:eastAsia="Quattrocento Sans" w:cs="Segoe UI"/>
                <w:highlight w:val="yellow"/>
              </w:rPr>
              <w:t>GP_Migrantes</w:t>
            </w:r>
            <w:proofErr w:type="spellEnd"/>
            <w:commentRangeEnd w:id="116"/>
            <w:r>
              <w:rPr>
                <w:rStyle w:val="CommentReference"/>
              </w:rPr>
              <w:commentReference w:id="116"/>
            </w:r>
            <w:commentRangeEnd w:id="117"/>
            <w:r>
              <w:rPr>
                <w:rStyle w:val="CommentReference"/>
              </w:rPr>
              <w:commentReference w:id="117"/>
            </w:r>
          </w:p>
        </w:tc>
      </w:tr>
      <w:tr w:rsidRPr="00FC2824" w:rsidR="00C272EB" w:rsidTr="06E8CBC3" w14:paraId="214B27E5"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A3288DA" w14:textId="5B465056">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2AC82F2" w14:textId="4E75CD9A">
            <w:pPr>
              <w:spacing w:after="0"/>
              <w:rPr>
                <w:rFonts w:ascii="Segoe UI" w:hAnsi="Segoe UI" w:eastAsia="Quattrocento Sans" w:cs="Segoe UI"/>
              </w:rPr>
            </w:pPr>
            <w:r w:rsidRPr="18084E89">
              <w:rPr>
                <w:rFonts w:ascii="Segoe UI" w:hAnsi="Segoe UI" w:eastAsia="Quattrocento Sans" w:cs="Segoe UI"/>
              </w:rPr>
              <w:t xml:space="preserve">GP </w:t>
            </w:r>
            <w:r w:rsidRPr="18084E89" w:rsidR="3F57AEAE">
              <w:rPr>
                <w:rFonts w:ascii="Segoe UI" w:hAnsi="Segoe UI" w:eastAsia="Quattrocento Sans" w:cs="Segoe UI"/>
              </w:rPr>
              <w:t>migrantes</w:t>
            </w:r>
          </w:p>
        </w:tc>
      </w:tr>
      <w:tr w:rsidRPr="00FC2824" w:rsidR="00C272EB" w:rsidTr="06E8CBC3" w14:paraId="07BB9D8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FB35A58" w14:textId="4396E370">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0EA0166" w14:textId="1AB5B4F8">
            <w:pPr>
              <w:rPr>
                <w:rFonts w:ascii="Segoe UI" w:hAnsi="Segoe UI" w:eastAsia="Quattrocento Sans" w:cs="Segoe UI"/>
              </w:rPr>
            </w:pPr>
            <w:r w:rsidRPr="6E5F4326" w:rsidR="18084E89">
              <w:rPr>
                <w:rFonts w:ascii="Segoe UI" w:hAnsi="Segoe UI" w:eastAsia="Quattrocento Sans" w:cs="Segoe UI"/>
              </w:rPr>
              <w:t xml:space="preserve">Describe </w:t>
            </w:r>
            <w:r w:rsidRPr="6E5F4326" w:rsidR="009509F7">
              <w:rPr>
                <w:rFonts w:ascii="Segoe UI" w:hAnsi="Segoe UI" w:eastAsia="Quattrocento Sans" w:cs="Segoe UI"/>
              </w:rPr>
              <w:t>si aplica al</w:t>
            </w:r>
            <w:r w:rsidRPr="6E5F4326" w:rsidR="003C48AB">
              <w:rPr>
                <w:rFonts w:ascii="Segoe UI" w:hAnsi="Segoe UI" w:eastAsia="Quattrocento Sans" w:cs="Segoe UI"/>
              </w:rPr>
              <w:t xml:space="preserve"> </w:t>
            </w:r>
            <w:r w:rsidRPr="6E5F4326" w:rsidR="003C48AB">
              <w:rPr>
                <w:rFonts w:ascii="Segoe UI" w:hAnsi="Segoe UI" w:eastAsia="Quattrocento Sans" w:cs="Segoe UI"/>
              </w:rPr>
              <w:t>g</w:t>
            </w:r>
            <w:r w:rsidRPr="6E5F4326" w:rsidR="003C48AB">
              <w:rPr>
                <w:rFonts w:ascii="Segoe UI" w:hAnsi="Segoe UI" w:eastAsia="Quattrocento Sans" w:cs="Segoe UI"/>
              </w:rPr>
              <w:t xml:space="preserve">rupo poblacional </w:t>
            </w:r>
            <w:r w:rsidRPr="6E5F4326" w:rsidR="009509F7">
              <w:rPr>
                <w:rFonts w:ascii="Segoe UI" w:hAnsi="Segoe UI" w:eastAsia="Quattrocento Sans" w:cs="Segoe UI"/>
              </w:rPr>
              <w:t>de</w:t>
            </w:r>
            <w:r w:rsidRPr="6E5F4326" w:rsidR="003C48AB">
              <w:rPr>
                <w:rFonts w:ascii="Segoe UI" w:hAnsi="Segoe UI" w:eastAsia="Quattrocento Sans" w:cs="Segoe UI"/>
              </w:rPr>
              <w:t xml:space="preserve"> personas </w:t>
            </w:r>
            <w:r w:rsidRPr="6E5F4326" w:rsidR="009509F7">
              <w:rPr>
                <w:rFonts w:ascii="Segoe UI" w:hAnsi="Segoe UI" w:eastAsia="Quattrocento Sans" w:cs="Segoe UI"/>
              </w:rPr>
              <w:t>con</w:t>
            </w:r>
            <w:r w:rsidRPr="6E5F4326" w:rsidR="003C48AB">
              <w:rPr>
                <w:rFonts w:ascii="Segoe UI" w:hAnsi="Segoe UI" w:eastAsia="Quattrocento Sans" w:cs="Segoe UI"/>
              </w:rPr>
              <w:t xml:space="preserve"> situación de</w:t>
            </w:r>
            <w:r w:rsidRPr="6E5F4326" w:rsidR="003C48AB">
              <w:rPr>
                <w:rFonts w:ascii="Segoe UI" w:hAnsi="Segoe UI" w:eastAsia="Quattrocento Sans" w:cs="Segoe UI"/>
              </w:rPr>
              <w:t xml:space="preserve"> </w:t>
            </w:r>
            <w:r w:rsidRPr="6E5F4326" w:rsidR="39D1E980">
              <w:rPr>
                <w:rFonts w:ascii="Segoe UI" w:hAnsi="Segoe UI" w:eastAsia="Quattrocento Sans" w:cs="Segoe UI"/>
              </w:rPr>
              <w:t>migrantes.</w:t>
            </w:r>
          </w:p>
        </w:tc>
      </w:tr>
      <w:tr w:rsidRPr="00FC2824" w:rsidR="00C272EB" w:rsidTr="06E8CBC3" w14:paraId="043CBC3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43B02DB" w14:textId="290D1AD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5403E6B4" w14:textId="5E2109DE">
            <w:pPr>
              <w:rPr>
                <w:rFonts w:ascii="Segoe UI" w:hAnsi="Segoe UI" w:eastAsia="Quattrocento Sans" w:cs="Segoe UI"/>
              </w:rPr>
            </w:pPr>
            <w:r w:rsidRPr="6E5F4326" w:rsidR="18084E89">
              <w:rPr>
                <w:rFonts w:ascii="Segoe UI" w:hAnsi="Segoe UI" w:eastAsia="Quattrocento Sans" w:cs="Segoe UI"/>
              </w:rPr>
              <w:t xml:space="preserve">Categórico Nominal </w:t>
            </w:r>
          </w:p>
        </w:tc>
      </w:tr>
      <w:tr w:rsidRPr="00FC2824" w:rsidR="00C272EB" w:rsidTr="06E8CBC3" w14:paraId="5802514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B291949" w14:textId="6BF60B6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075D09BF" w14:textId="043ABCE4">
            <w:pPr>
              <w:spacing w:line="240" w:lineRule="auto"/>
              <w:rPr>
                <w:rFonts w:ascii="Segoe UI" w:hAnsi="Segoe UI" w:eastAsia="Quattrocento Sans" w:cs="Segoe UI"/>
              </w:rPr>
            </w:pPr>
            <w:r w:rsidRPr="6E5F4326" w:rsidR="00C272EB">
              <w:rPr>
                <w:rFonts w:ascii="Segoe UI" w:hAnsi="Segoe UI" w:eastAsia="Quattrocento Sans" w:cs="Segoe UI"/>
              </w:rPr>
              <w:t>[</w:t>
            </w:r>
            <w:r w:rsidRPr="6E5F4326" w:rsidR="00C22D76">
              <w:rPr>
                <w:rFonts w:ascii="Segoe UI" w:hAnsi="Segoe UI" w:eastAsia="Quattrocento Sans" w:cs="Segoe UI"/>
              </w:rPr>
              <w:t>SI, NO</w:t>
            </w:r>
            <w:r w:rsidRPr="6E5F4326" w:rsidR="00C272EB">
              <w:rPr>
                <w:rFonts w:ascii="Segoe UI" w:hAnsi="Segoe UI" w:eastAsia="Quattrocento Sans" w:cs="Segoe UI"/>
              </w:rPr>
              <w:t xml:space="preserve">] </w:t>
            </w:r>
          </w:p>
          <w:p w:rsidRPr="00FC2824" w:rsidR="00C272EB" w:rsidP="00C272EB" w:rsidRDefault="00386115" w14:paraId="62BBC1AF" w14:textId="4AE82801">
            <w:pPr>
              <w:rPr>
                <w:rFonts w:ascii="Segoe UI" w:hAnsi="Segoe UI" w:eastAsia="Quattrocento Sans" w:cs="Segoe UI"/>
              </w:rPr>
            </w:pPr>
            <w:r w:rsidRPr="00CD53A4">
              <w:rPr>
                <w:rFonts w:ascii="Segoe UI" w:hAnsi="Segoe UI" w:eastAsia="Quattrocento Sans" w:cs="Segoe UI"/>
              </w:rPr>
              <w:t>Existen 32.783</w:t>
            </w:r>
            <w:r w:rsidR="00276157">
              <w:rPr>
                <w:rFonts w:ascii="Segoe UI" w:hAnsi="Segoe UI" w:eastAsia="Quattrocento Sans" w:cs="Segoe UI"/>
              </w:rPr>
              <w:t xml:space="preserve"> </w:t>
            </w:r>
            <w:r w:rsidRPr="00CD53A4" w:rsidR="00C272EB">
              <w:rPr>
                <w:rFonts w:ascii="Segoe UI" w:hAnsi="Segoe UI" w:eastAsia="Quattrocento Sans" w:cs="Segoe UI"/>
              </w:rPr>
              <w:t xml:space="preserve">valores únicos.  </w:t>
            </w:r>
          </w:p>
        </w:tc>
      </w:tr>
      <w:tr w:rsidRPr="00FC2824" w:rsidR="00C272EB" w:rsidTr="06E8CBC3" w14:paraId="3B07667B"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BA9CE39" w14:textId="25F3454B">
            <w:pPr>
              <w:rPr>
                <w:rFonts w:ascii="Segoe UI" w:hAnsi="Segoe UI" w:eastAsia="Quattrocento Sans" w:cs="Segoe UI"/>
              </w:rPr>
            </w:pPr>
            <w:r w:rsidRPr="0038611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276157" w14:paraId="6C595B10" w14:textId="159BC2DB">
            <w:pPr>
              <w:rPr>
                <w:rFonts w:ascii="Segoe UI" w:hAnsi="Segoe UI" w:eastAsia="Quattrocento Sans" w:cs="Segoe UI"/>
              </w:rPr>
            </w:pPr>
            <w:r>
              <w:rPr>
                <w:noProof/>
              </w:rPr>
              <w:drawing>
                <wp:inline distT="0" distB="0" distL="0" distR="0" wp14:anchorId="138F161E" wp14:editId="6E48791E">
                  <wp:extent cx="1903228" cy="3713819"/>
                  <wp:effectExtent l="0" t="0" r="1905" b="1270"/>
                  <wp:docPr id="1726281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1670" name=""/>
                          <pic:cNvPicPr/>
                        </pic:nvPicPr>
                        <pic:blipFill>
                          <a:blip r:embed="rId47"/>
                          <a:stretch>
                            <a:fillRect/>
                          </a:stretch>
                        </pic:blipFill>
                        <pic:spPr>
                          <a:xfrm>
                            <a:off x="0" y="0"/>
                            <a:ext cx="1907539" cy="3722231"/>
                          </a:xfrm>
                          <a:prstGeom prst="rect">
                            <a:avLst/>
                          </a:prstGeom>
                        </pic:spPr>
                      </pic:pic>
                    </a:graphicData>
                  </a:graphic>
                </wp:inline>
              </w:drawing>
            </w:r>
          </w:p>
        </w:tc>
      </w:tr>
      <w:tr w:rsidRPr="00FC2824" w:rsidR="00C272EB" w:rsidTr="06E8CBC3" w14:paraId="7E1926CA"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51688D95" w14:textId="25F20114">
            <w:pPr>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62F1CFCE" w14:textId="77777777">
            <w:pPr>
              <w:numPr>
                <w:ilvl w:val="0"/>
                <w:numId w:val="23"/>
              </w:numPr>
              <w:shd w:val="clear" w:color="auto" w:fill="FFFFFF"/>
              <w:spacing w:before="100" w:beforeAutospacing="1" w:after="100" w:afterAutospacing="1" w:line="240" w:lineRule="auto"/>
              <w:rPr>
                <w:ins w:author="Luis Carlos Chicaíza Rojas" w:date="2024-05-08T19:09:00Z" w16du:dateUtc="2024-05-09T00:09:00Z" w:id="129"/>
                <w:rFonts w:ascii="Segoe UI" w:hAnsi="Segoe UI" w:eastAsia="Times New Roman" w:cs="Segoe UI"/>
                <w:color w:val="auto"/>
                <w:sz w:val="24"/>
                <w:szCs w:val="24"/>
              </w:rPr>
            </w:pPr>
            <w:r w:rsidRPr="005B69F6">
              <w:rPr>
                <w:rFonts w:ascii="Segoe UI" w:hAnsi="Segoe UI" w:eastAsia="Times New Roman" w:cs="Segoe UI"/>
                <w:color w:val="auto"/>
                <w:sz w:val="24"/>
                <w:szCs w:val="24"/>
              </w:rPr>
              <w:t>La mayoría de los casos se encuentra en la categoría "NO".</w:t>
            </w:r>
          </w:p>
          <w:p w:rsidRPr="002F7E54" w:rsidR="0050375C" w:rsidP="00832C36" w:rsidRDefault="0050375C" w14:paraId="330C68B1" w14:textId="353FC0DE">
            <w:pPr>
              <w:numPr>
                <w:ilvl w:val="0"/>
                <w:numId w:val="23"/>
              </w:numPr>
              <w:shd w:val="clear" w:color="auto" w:fill="FFFFFF"/>
              <w:spacing w:before="100" w:beforeAutospacing="1" w:after="100" w:afterAutospacing="1" w:line="240" w:lineRule="auto"/>
              <w:rPr>
                <w:rFonts w:ascii="Segoe UI" w:hAnsi="Segoe UI" w:eastAsia="Times New Roman" w:cs="Segoe UI"/>
                <w:color w:val="auto"/>
                <w:sz w:val="24"/>
                <w:szCs w:val="24"/>
              </w:rPr>
            </w:pPr>
            <w:ins w:author="Luis Carlos Chicaíza Rojas" w:date="2024-05-08T19:09:00Z" w16du:dateUtc="2024-05-09T00:09:00Z" w:id="1558399276">
              <w:r w:rsidRPr="06E8CBC3" w:rsidR="3C753058">
                <w:rPr>
                  <w:rFonts w:ascii="Segoe UI" w:hAnsi="Segoe UI" w:eastAsia="Times New Roman" w:cs="Segoe UI"/>
                  <w:color w:val="auto"/>
                  <w:sz w:val="24"/>
                  <w:szCs w:val="24"/>
                </w:rPr>
                <w:t xml:space="preserve">Existen datos </w:t>
              </w:r>
              <w:r w:rsidRPr="06E8CBC3" w:rsidR="3C753058">
                <w:rPr>
                  <w:rFonts w:ascii="Segoe UI" w:hAnsi="Segoe UI" w:eastAsia="Times New Roman" w:cs="Segoe UI"/>
                  <w:color w:val="auto"/>
                  <w:sz w:val="24"/>
                  <w:szCs w:val="24"/>
                </w:rPr>
                <w:t>atípicos</w:t>
              </w:r>
              <w:r w:rsidRPr="06E8CBC3" w:rsidR="3C753058">
                <w:rPr>
                  <w:rFonts w:ascii="Segoe UI" w:hAnsi="Segoe UI" w:eastAsia="Times New Roman" w:cs="Segoe UI"/>
                  <w:color w:val="auto"/>
                  <w:sz w:val="24"/>
                  <w:szCs w:val="24"/>
                </w:rPr>
                <w:t xml:space="preserve"> de fechas correspondientes a otras columnas.</w:t>
              </w:r>
            </w:ins>
          </w:p>
        </w:tc>
      </w:tr>
      <w:tr w:rsidRPr="00FC2824" w:rsidR="00C272EB" w:rsidTr="06E8CBC3" w14:paraId="502690D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31356B73" w14:textId="30C15D1F">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28</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6967DA17" w14:textId="342D2227">
            <w:pPr>
              <w:rPr>
                <w:rFonts w:ascii="Segoe UI" w:hAnsi="Segoe UI" w:eastAsia="Quattrocento Sans" w:cs="Segoe UI"/>
              </w:rPr>
            </w:pPr>
            <w:proofErr w:type="spellStart"/>
            <w:r w:rsidRPr="00386115">
              <w:rPr>
                <w:rFonts w:ascii="Segoe UI" w:hAnsi="Segoe UI" w:eastAsia="Quattrocento Sans" w:cs="Segoe UI"/>
                <w:highlight w:val="yellow"/>
              </w:rPr>
              <w:t>GP_Carcelarios</w:t>
            </w:r>
            <w:proofErr w:type="spellEnd"/>
          </w:p>
        </w:tc>
      </w:tr>
      <w:tr w:rsidRPr="00FC2824" w:rsidR="00C272EB" w:rsidTr="06E8CBC3" w14:paraId="6BDF81FE"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E3EAE25" w14:textId="788AD618">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B81E69B" w14:textId="0157CAC2">
            <w:pPr>
              <w:spacing w:after="0"/>
              <w:rPr>
                <w:rFonts w:ascii="Segoe UI" w:hAnsi="Segoe UI" w:eastAsia="Quattrocento Sans" w:cs="Segoe UI"/>
              </w:rPr>
            </w:pPr>
            <w:r w:rsidRPr="18084E89">
              <w:rPr>
                <w:rFonts w:ascii="Segoe UI" w:hAnsi="Segoe UI" w:eastAsia="Quattrocento Sans" w:cs="Segoe UI"/>
              </w:rPr>
              <w:t xml:space="preserve">GP </w:t>
            </w:r>
            <w:r w:rsidRPr="18084E89" w:rsidR="2A482EE4">
              <w:rPr>
                <w:rFonts w:ascii="Segoe UI" w:hAnsi="Segoe UI" w:eastAsia="Quattrocento Sans" w:cs="Segoe UI"/>
              </w:rPr>
              <w:t>Carcelarios</w:t>
            </w:r>
          </w:p>
        </w:tc>
      </w:tr>
      <w:tr w:rsidRPr="00FC2824" w:rsidR="00C272EB" w:rsidTr="06E8CBC3" w14:paraId="2E4ECFED"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1740B97C" w14:textId="208B8C85">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42EC07F" w14:textId="598F49B7">
            <w:pPr>
              <w:rPr>
                <w:rFonts w:ascii="Segoe UI" w:hAnsi="Segoe UI" w:eastAsia="Quattrocento Sans" w:cs="Segoe UI"/>
              </w:rPr>
            </w:pPr>
            <w:r w:rsidRPr="18084E89">
              <w:rPr>
                <w:rFonts w:ascii="Segoe UI" w:hAnsi="Segoe UI" w:eastAsia="Quattrocento Sans" w:cs="Segoe UI"/>
              </w:rPr>
              <w:t xml:space="preserve">Describe </w:t>
            </w:r>
            <w:del w:author="Luis Carlos Chicaíza Rojas" w:date="2024-05-08T19:09:00Z" w16du:dateUtc="2024-05-09T00:09:00Z" w:id="131">
              <w:r w:rsidRPr="18084E89" w:rsidDel="00DD61FA">
                <w:rPr>
                  <w:rFonts w:ascii="Segoe UI" w:hAnsi="Segoe UI" w:eastAsia="Quattrocento Sans" w:cs="Segoe UI"/>
                </w:rPr>
                <w:delText xml:space="preserve">la fecha </w:delText>
              </w:r>
            </w:del>
            <w:ins w:author="Luis Carlos Chicaíza Rojas" w:date="2024-05-08T19:09:00Z" w16du:dateUtc="2024-05-09T00:09:00Z" w:id="132">
              <w:r w:rsidR="00DD61FA">
                <w:rPr>
                  <w:rFonts w:ascii="Segoe UI" w:hAnsi="Segoe UI" w:eastAsia="Quattrocento Sans" w:cs="Segoe UI"/>
                </w:rPr>
                <w:t>si aplica al</w:t>
              </w:r>
            </w:ins>
            <w:ins w:author="Luis Carlos Chicaíza Rojas" w:date="2024-05-08T18:38:00Z" w16du:dateUtc="2024-05-08T23:38:00Z" w:id="133">
              <w:r w:rsidRPr="003C48AB" w:rsidR="002940C3">
                <w:rPr>
                  <w:rFonts w:ascii="Segoe UI" w:hAnsi="Segoe UI" w:eastAsia="Quattrocento Sans" w:cs="Segoe UI"/>
                </w:rPr>
                <w:t xml:space="preserve"> grupo poblacional </w:t>
              </w:r>
            </w:ins>
            <w:ins w:author="Luis Carlos Chicaíza Rojas" w:date="2024-05-08T19:09:00Z" w16du:dateUtc="2024-05-09T00:09:00Z" w:id="134">
              <w:r w:rsidR="00DD61FA">
                <w:rPr>
                  <w:rFonts w:ascii="Segoe UI" w:hAnsi="Segoe UI" w:eastAsia="Quattrocento Sans" w:cs="Segoe UI"/>
                </w:rPr>
                <w:t>de</w:t>
              </w:r>
            </w:ins>
            <w:ins w:author="Luis Carlos Chicaíza Rojas" w:date="2024-05-08T18:38:00Z" w16du:dateUtc="2024-05-08T23:38:00Z" w:id="135">
              <w:r w:rsidRPr="003C48AB" w:rsidR="002940C3">
                <w:rPr>
                  <w:rFonts w:ascii="Segoe UI" w:hAnsi="Segoe UI" w:eastAsia="Quattrocento Sans" w:cs="Segoe UI"/>
                </w:rPr>
                <w:t xml:space="preserve"> personas </w:t>
              </w:r>
              <w:r w:rsidR="003A3100">
                <w:rPr>
                  <w:rFonts w:ascii="Segoe UI" w:hAnsi="Segoe UI" w:eastAsia="Quattrocento Sans" w:cs="Segoe UI"/>
                </w:rPr>
                <w:t xml:space="preserve">privadas de la libertad. </w:t>
              </w:r>
            </w:ins>
            <w:del w:author="Luis Carlos Chicaíza Rojas" w:date="2024-05-08T18:38:00Z" w16du:dateUtc="2024-05-08T23:38:00Z" w:id="136">
              <w:r w:rsidRPr="18084E89" w:rsidDel="002940C3">
                <w:rPr>
                  <w:rFonts w:ascii="Segoe UI" w:hAnsi="Segoe UI" w:eastAsia="Quattrocento Sans" w:cs="Segoe UI"/>
                </w:rPr>
                <w:delText xml:space="preserve">de </w:delText>
              </w:r>
              <w:r w:rsidRPr="18084E89" w:rsidDel="002940C3">
                <w:rPr>
                  <w:rFonts w:ascii="Segoe UI" w:hAnsi="Segoe UI" w:eastAsia="Quattrocento Sans" w:cs="Segoe UI"/>
                  <w:highlight w:val="yellow"/>
                </w:rPr>
                <w:delText>GP</w:delText>
              </w:r>
              <w:r w:rsidRPr="18084E89" w:rsidDel="002940C3">
                <w:rPr>
                  <w:rFonts w:ascii="Segoe UI" w:hAnsi="Segoe UI" w:eastAsia="Quattrocento Sans" w:cs="Segoe UI"/>
                </w:rPr>
                <w:delText xml:space="preserve"> </w:delText>
              </w:r>
              <w:r w:rsidRPr="18084E89" w:rsidDel="002940C3" w:rsidR="484F103C">
                <w:rPr>
                  <w:rFonts w:ascii="Segoe UI" w:hAnsi="Segoe UI" w:eastAsia="Quattrocento Sans" w:cs="Segoe UI"/>
                </w:rPr>
                <w:delText>C</w:delText>
              </w:r>
              <w:r w:rsidRPr="18084E89" w:rsidDel="003A3100" w:rsidR="484F103C">
                <w:rPr>
                  <w:rFonts w:ascii="Segoe UI" w:hAnsi="Segoe UI" w:eastAsia="Quattrocento Sans" w:cs="Segoe UI"/>
                </w:rPr>
                <w:delText>arcelarios</w:delText>
              </w:r>
            </w:del>
          </w:p>
        </w:tc>
      </w:tr>
      <w:tr w:rsidRPr="00FC2824" w:rsidR="00C272EB" w:rsidTr="06E8CBC3" w14:paraId="408FF7B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55C1452" w14:textId="6E1EE691">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4FE812B4" w14:textId="3A18602A">
            <w:pPr>
              <w:rPr>
                <w:rFonts w:ascii="Segoe UI" w:hAnsi="Segoe UI" w:eastAsia="Quattrocento Sans" w:cs="Segoe UI"/>
              </w:rPr>
            </w:pPr>
            <w:r w:rsidRPr="18084E89">
              <w:rPr>
                <w:rFonts w:ascii="Segoe UI" w:hAnsi="Segoe UI" w:eastAsia="Quattrocento Sans" w:cs="Segoe UI"/>
              </w:rPr>
              <w:t>Categórico Nominal</w:t>
            </w:r>
            <w:del w:author="Luis Carlos Chicaíza Rojas" w:date="2024-05-08T19:12:00Z" w16du:dateUtc="2024-05-09T00:12:00Z" w:id="137">
              <w:r w:rsidRPr="18084E89" w:rsidDel="009509F7">
                <w:rPr>
                  <w:rFonts w:ascii="Segoe UI" w:hAnsi="Segoe UI" w:eastAsia="Quattrocento Sans" w:cs="Segoe UI"/>
                </w:rPr>
                <w:delText xml:space="preserve"> / Fecha</w:delText>
              </w:r>
            </w:del>
          </w:p>
        </w:tc>
      </w:tr>
      <w:tr w:rsidRPr="00FC2824" w:rsidR="00C272EB" w:rsidTr="06E8CBC3" w14:paraId="5975688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AFD59B0" w14:textId="0837A97C">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3286613C" w14:textId="59E6B3CF">
            <w:pPr>
              <w:spacing w:line="240" w:lineRule="auto"/>
              <w:rPr>
                <w:rFonts w:ascii="Segoe UI" w:hAnsi="Segoe UI" w:eastAsia="Quattrocento Sans" w:cs="Segoe UI"/>
              </w:rPr>
            </w:pPr>
            <w:r w:rsidRPr="18084E89">
              <w:rPr>
                <w:rFonts w:ascii="Segoe UI" w:hAnsi="Segoe UI" w:eastAsia="Quattrocento Sans" w:cs="Segoe UI"/>
              </w:rPr>
              <w:t>[</w:t>
            </w:r>
            <w:del w:author="Luis Carlos Chicaíza Rojas" w:date="2024-05-08T19:09:00Z" w16du:dateUtc="2024-05-09T00:09:00Z" w:id="138">
              <w:r w:rsidRPr="18084E89" w:rsidDel="00CA74FE" w:rsidR="0AE28EBF">
                <w:rPr>
                  <w:rFonts w:ascii="Segoe UI" w:hAnsi="Segoe UI" w:eastAsia="Quattrocento Sans" w:cs="Segoe UI"/>
                </w:rPr>
                <w:delText>AAAAMMDD</w:delText>
              </w:r>
            </w:del>
            <w:ins w:author="Luis Carlos Chicaíza Rojas" w:date="2024-05-08T19:09:00Z" w16du:dateUtc="2024-05-09T00:09:00Z" w:id="139">
              <w:r w:rsidR="00CA74FE">
                <w:rPr>
                  <w:rFonts w:ascii="Segoe UI" w:hAnsi="Segoe UI" w:eastAsia="Quattrocento Sans" w:cs="Segoe UI"/>
                </w:rPr>
                <w:t>SI, NO</w:t>
              </w:r>
            </w:ins>
            <w:r w:rsidRPr="18084E89">
              <w:rPr>
                <w:rFonts w:ascii="Segoe UI" w:hAnsi="Segoe UI" w:eastAsia="Quattrocento Sans" w:cs="Segoe UI"/>
              </w:rPr>
              <w:t xml:space="preserve">] </w:t>
            </w:r>
          </w:p>
          <w:p w:rsidRPr="00FC2824" w:rsidR="00C272EB" w:rsidP="00C272EB" w:rsidRDefault="00C272EB" w14:paraId="346673CE" w14:textId="282D0B52">
            <w:pPr>
              <w:rPr>
                <w:rFonts w:ascii="Segoe UI" w:hAnsi="Segoe UI" w:eastAsia="Quattrocento Sans" w:cs="Segoe UI"/>
              </w:rPr>
            </w:pPr>
            <w:r w:rsidRPr="00CD53A4">
              <w:rPr>
                <w:rFonts w:ascii="Segoe UI" w:hAnsi="Segoe UI" w:eastAsia="Quattrocento Sans" w:cs="Segoe UI"/>
              </w:rPr>
              <w:t>Existen</w:t>
            </w:r>
            <w:r w:rsidR="00C06ABD">
              <w:rPr>
                <w:rFonts w:ascii="Segoe UI" w:hAnsi="Segoe UI" w:eastAsia="Quattrocento Sans" w:cs="Segoe UI"/>
              </w:rPr>
              <w:t xml:space="preserve"> 11.515</w:t>
            </w:r>
            <w:r w:rsidRPr="00CD53A4">
              <w:rPr>
                <w:rFonts w:ascii="Segoe UI" w:hAnsi="Segoe UI" w:eastAsia="Quattrocento Sans" w:cs="Segoe UI"/>
              </w:rPr>
              <w:t xml:space="preserve"> valores únicos.  </w:t>
            </w:r>
          </w:p>
        </w:tc>
      </w:tr>
      <w:tr w:rsidRPr="00FC2824" w:rsidR="00C272EB" w:rsidTr="06E8CBC3" w14:paraId="00DE207E"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39C30EA" w14:textId="6491303A">
            <w:pPr>
              <w:ind w:left="2"/>
              <w:rPr>
                <w:rFonts w:ascii="Segoe UI" w:hAnsi="Segoe UI" w:eastAsia="Quattrocento Sans" w:cs="Segoe UI"/>
              </w:rPr>
            </w:pPr>
            <w:r w:rsidRPr="0038611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06ABD" w14:paraId="4A0D7213" w14:textId="70DC54B5">
            <w:pPr>
              <w:rPr>
                <w:rFonts w:ascii="Segoe UI" w:hAnsi="Segoe UI" w:eastAsia="Quattrocento Sans" w:cs="Segoe UI"/>
              </w:rPr>
            </w:pPr>
            <w:r>
              <w:rPr>
                <w:noProof/>
              </w:rPr>
              <w:drawing>
                <wp:inline distT="0" distB="0" distL="0" distR="0" wp14:anchorId="4FAAA0A9" wp14:editId="05E6E00A">
                  <wp:extent cx="1633132" cy="3157870"/>
                  <wp:effectExtent l="0" t="0" r="5715" b="4445"/>
                  <wp:docPr id="236997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97677" name=""/>
                          <pic:cNvPicPr/>
                        </pic:nvPicPr>
                        <pic:blipFill>
                          <a:blip r:embed="rId48"/>
                          <a:stretch>
                            <a:fillRect/>
                          </a:stretch>
                        </pic:blipFill>
                        <pic:spPr>
                          <a:xfrm>
                            <a:off x="0" y="0"/>
                            <a:ext cx="1635564" cy="3162572"/>
                          </a:xfrm>
                          <a:prstGeom prst="rect">
                            <a:avLst/>
                          </a:prstGeom>
                        </pic:spPr>
                      </pic:pic>
                    </a:graphicData>
                  </a:graphic>
                </wp:inline>
              </w:drawing>
            </w:r>
          </w:p>
        </w:tc>
      </w:tr>
      <w:tr w:rsidRPr="00B81B08" w:rsidR="00C272EB" w:rsidTr="06E8CBC3" w14:paraId="123DAD8D"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471C147A" w14:textId="6337A89A">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5F9B3232" w14:textId="77777777">
            <w:pPr>
              <w:numPr>
                <w:ilvl w:val="0"/>
                <w:numId w:val="22"/>
              </w:numPr>
              <w:shd w:val="clear" w:color="auto" w:fill="FFFFFF"/>
              <w:spacing w:before="100" w:beforeAutospacing="1" w:after="100" w:afterAutospacing="1" w:line="240" w:lineRule="auto"/>
              <w:rPr>
                <w:ins w:author="Luis Carlos Chicaíza Rojas" w:date="2024-05-08T19:09:00Z" w16du:dateUtc="2024-05-09T00:09:00Z" w:id="140"/>
                <w:rFonts w:ascii="Segoe UI" w:hAnsi="Segoe UI" w:cs="Segoe UI"/>
                <w:bCs/>
                <w:noProof/>
              </w:rPr>
            </w:pPr>
            <w:r w:rsidRPr="005B69F6">
              <w:rPr>
                <w:rFonts w:ascii="Segoe UI" w:hAnsi="Segoe UI" w:cs="Segoe UI"/>
                <w:bCs/>
                <w:noProof/>
              </w:rPr>
              <w:t>La mayoría de los casos se encuentra en la categoría "NO".</w:t>
            </w:r>
          </w:p>
          <w:p w:rsidRPr="005B69F6" w:rsidR="00CA74FE" w:rsidP="00832C36" w:rsidRDefault="0050375C" w14:paraId="1B4A7380" w14:textId="18A21A2E">
            <w:pPr>
              <w:numPr>
                <w:ilvl w:val="0"/>
                <w:numId w:val="22"/>
              </w:numPr>
              <w:shd w:val="clear" w:color="auto" w:fill="FFFFFF"/>
              <w:spacing w:before="100" w:beforeAutospacing="1" w:after="100" w:afterAutospacing="1" w:line="240" w:lineRule="auto"/>
              <w:rPr>
                <w:rFonts w:ascii="Segoe UI" w:hAnsi="Segoe UI" w:cs="Segoe UI"/>
                <w:bCs/>
                <w:noProof/>
              </w:rPr>
            </w:pPr>
            <w:ins w:author="Luis Carlos Chicaíza Rojas" w:date="2024-05-08T19:09:00Z" w16du:dateUtc="2024-05-09T00:09:00Z" w:id="559897023">
              <w:r w:rsidRPr="06E8CBC3" w:rsidR="3C753058">
                <w:rPr>
                  <w:rFonts w:ascii="Segoe UI" w:hAnsi="Segoe UI" w:cs="Segoe UI"/>
                  <w:noProof/>
                </w:rPr>
                <w:t>Existen datos atípicos de fechas correspondientes a otras columnas.</w:t>
              </w:r>
            </w:ins>
          </w:p>
        </w:tc>
      </w:tr>
      <w:tr w:rsidRPr="00FC2824" w:rsidR="00C272EB" w:rsidTr="06E8CBC3" w14:paraId="62F7722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743B2A4E" w14:textId="79B9E6F7">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29</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1CD2EDBF" w14:textId="7E4EFDC8">
            <w:pPr>
              <w:rPr>
                <w:rFonts w:ascii="Segoe UI" w:hAnsi="Segoe UI" w:eastAsia="Quattrocento Sans" w:cs="Segoe UI"/>
              </w:rPr>
            </w:pPr>
            <w:proofErr w:type="spellStart"/>
            <w:r w:rsidRPr="00386115">
              <w:rPr>
                <w:rFonts w:ascii="Segoe UI" w:hAnsi="Segoe UI" w:eastAsia="Quattrocento Sans" w:cs="Segoe UI"/>
                <w:highlight w:val="yellow"/>
              </w:rPr>
              <w:t>GP_</w:t>
            </w:r>
            <w:commentRangeStart w:id="142"/>
            <w:r w:rsidRPr="00386115">
              <w:rPr>
                <w:rFonts w:ascii="Segoe UI" w:hAnsi="Segoe UI" w:eastAsia="Quattrocento Sans" w:cs="Segoe UI"/>
                <w:highlight w:val="yellow"/>
              </w:rPr>
              <w:t>Gestantes</w:t>
            </w:r>
            <w:proofErr w:type="spellEnd"/>
            <w:commentRangeEnd w:id="142"/>
            <w:r w:rsidR="00914904">
              <w:rPr>
                <w:rStyle w:val="Refdecomentario"/>
              </w:rPr>
              <w:commentReference w:id="142"/>
            </w:r>
          </w:p>
        </w:tc>
      </w:tr>
      <w:tr w:rsidRPr="00FC2824" w:rsidR="00C272EB" w:rsidTr="06E8CBC3" w14:paraId="66402DCD"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79FF41E" w14:textId="4729F713">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2F9248A" w14:textId="3C257686">
            <w:pPr>
              <w:spacing w:after="0"/>
              <w:rPr>
                <w:rFonts w:ascii="Segoe UI" w:hAnsi="Segoe UI" w:eastAsia="Quattrocento Sans" w:cs="Segoe UI"/>
              </w:rPr>
            </w:pPr>
            <w:r w:rsidRPr="18084E89">
              <w:rPr>
                <w:rFonts w:ascii="Segoe UI" w:hAnsi="Segoe UI" w:eastAsia="Quattrocento Sans" w:cs="Segoe UI"/>
              </w:rPr>
              <w:t xml:space="preserve">GP </w:t>
            </w:r>
            <w:r w:rsidRPr="18084E89" w:rsidR="7EF5473B">
              <w:rPr>
                <w:rFonts w:ascii="Segoe UI" w:hAnsi="Segoe UI" w:eastAsia="Quattrocento Sans" w:cs="Segoe UI"/>
              </w:rPr>
              <w:t>Gestantes</w:t>
            </w:r>
          </w:p>
        </w:tc>
      </w:tr>
      <w:tr w:rsidRPr="00FC2824" w:rsidR="00C272EB" w:rsidTr="06E8CBC3" w14:paraId="2F109661"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32928400" w14:textId="2A65DB4F">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178EA2E" w14:textId="3446B894">
            <w:pPr>
              <w:rPr>
                <w:rFonts w:ascii="Segoe UI" w:hAnsi="Segoe UI" w:eastAsia="Quattrocento Sans" w:cs="Segoe UI"/>
              </w:rPr>
            </w:pPr>
            <w:r w:rsidRPr="18084E89">
              <w:rPr>
                <w:rFonts w:ascii="Segoe UI" w:hAnsi="Segoe UI" w:eastAsia="Quattrocento Sans" w:cs="Segoe UI"/>
              </w:rPr>
              <w:t xml:space="preserve">Describe </w:t>
            </w:r>
            <w:ins w:author="Luis Carlos Chicaíza Rojas" w:date="2024-05-08T19:08:00Z" w16du:dateUtc="2024-05-09T00:08:00Z" w:id="143">
              <w:r w:rsidR="00914904">
                <w:rPr>
                  <w:rFonts w:ascii="Segoe UI" w:hAnsi="Segoe UI" w:eastAsia="Quattrocento Sans" w:cs="Segoe UI"/>
                </w:rPr>
                <w:t xml:space="preserve">si aplica </w:t>
              </w:r>
              <w:r w:rsidRPr="00914904" w:rsidR="00914904">
                <w:rPr>
                  <w:rFonts w:ascii="Segoe UI" w:hAnsi="Segoe UI" w:eastAsia="Quattrocento Sans" w:cs="Segoe UI"/>
                </w:rPr>
                <w:t xml:space="preserve">al grupo poblacional de </w:t>
              </w:r>
            </w:ins>
            <w:del w:author="Luis Carlos Chicaíza Rojas" w:date="2024-05-08T19:08:00Z" w16du:dateUtc="2024-05-09T00:08:00Z" w:id="144">
              <w:r w:rsidRPr="18084E89" w:rsidDel="00914904">
                <w:rPr>
                  <w:rFonts w:ascii="Segoe UI" w:hAnsi="Segoe UI" w:eastAsia="Quattrocento Sans" w:cs="Segoe UI"/>
                </w:rPr>
                <w:delText xml:space="preserve">la fecha de </w:delText>
              </w:r>
              <w:r w:rsidRPr="18084E89" w:rsidDel="00914904">
                <w:rPr>
                  <w:rFonts w:ascii="Segoe UI" w:hAnsi="Segoe UI" w:eastAsia="Quattrocento Sans" w:cs="Segoe UI"/>
                  <w:highlight w:val="yellow"/>
                </w:rPr>
                <w:delText>GP</w:delText>
              </w:r>
              <w:r w:rsidRPr="18084E89" w:rsidDel="00914904">
                <w:rPr>
                  <w:rFonts w:ascii="Segoe UI" w:hAnsi="Segoe UI" w:eastAsia="Quattrocento Sans" w:cs="Segoe UI"/>
                </w:rPr>
                <w:delText xml:space="preserve"> </w:delText>
              </w:r>
            </w:del>
            <w:ins w:author="Luis Carlos Chicaíza Rojas" w:date="2024-05-08T19:08:00Z" w16du:dateUtc="2024-05-09T00:08:00Z" w:id="145">
              <w:r w:rsidR="00914904">
                <w:rPr>
                  <w:rFonts w:ascii="Segoe UI" w:hAnsi="Segoe UI" w:eastAsia="Quattrocento Sans" w:cs="Segoe UI"/>
                </w:rPr>
                <w:t>g</w:t>
              </w:r>
            </w:ins>
            <w:del w:author="Luis Carlos Chicaíza Rojas" w:date="2024-05-08T19:08:00Z" w16du:dateUtc="2024-05-09T00:08:00Z" w:id="146">
              <w:r w:rsidRPr="18084E89" w:rsidDel="00914904" w:rsidR="1B7286EB">
                <w:rPr>
                  <w:rFonts w:ascii="Segoe UI" w:hAnsi="Segoe UI" w:eastAsia="Quattrocento Sans" w:cs="Segoe UI"/>
                </w:rPr>
                <w:delText>G</w:delText>
              </w:r>
            </w:del>
            <w:r w:rsidRPr="18084E89" w:rsidR="1B7286EB">
              <w:rPr>
                <w:rFonts w:ascii="Segoe UI" w:hAnsi="Segoe UI" w:eastAsia="Quattrocento Sans" w:cs="Segoe UI"/>
              </w:rPr>
              <w:t>estantes</w:t>
            </w:r>
            <w:ins w:author="Luis Carlos Chicaíza Rojas" w:date="2024-05-08T19:11:00Z" w16du:dateUtc="2024-05-09T00:11:00Z" w:id="147">
              <w:r w:rsidR="00C22D76">
                <w:rPr>
                  <w:rFonts w:ascii="Segoe UI" w:hAnsi="Segoe UI" w:eastAsia="Quattrocento Sans" w:cs="Segoe UI"/>
                </w:rPr>
                <w:t>.</w:t>
              </w:r>
            </w:ins>
          </w:p>
        </w:tc>
      </w:tr>
      <w:tr w:rsidRPr="00FC2824" w:rsidR="00C272EB" w:rsidTr="06E8CBC3" w14:paraId="37D0C49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78A2161" w14:textId="5F12E132">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4B2E219C" w14:textId="6138AA61">
            <w:pPr>
              <w:rPr>
                <w:rFonts w:ascii="Segoe UI" w:hAnsi="Segoe UI" w:eastAsia="Quattrocento Sans" w:cs="Segoe UI"/>
              </w:rPr>
            </w:pPr>
            <w:r w:rsidRPr="18084E89">
              <w:rPr>
                <w:rFonts w:ascii="Segoe UI" w:hAnsi="Segoe UI" w:eastAsia="Quattrocento Sans" w:cs="Segoe UI"/>
              </w:rPr>
              <w:t xml:space="preserve">Categórico Nominal </w:t>
            </w:r>
            <w:del w:author="Luis Carlos Chicaíza Rojas" w:date="2024-05-08T19:12:00Z" w16du:dateUtc="2024-05-09T00:12:00Z" w:id="148">
              <w:r w:rsidRPr="18084E89" w:rsidDel="009509F7">
                <w:rPr>
                  <w:rFonts w:ascii="Segoe UI" w:hAnsi="Segoe UI" w:eastAsia="Quattrocento Sans" w:cs="Segoe UI"/>
                </w:rPr>
                <w:delText>/ Fecha</w:delText>
              </w:r>
            </w:del>
          </w:p>
        </w:tc>
      </w:tr>
      <w:tr w:rsidRPr="00FC2824" w:rsidR="00C272EB" w:rsidTr="06E8CBC3" w14:paraId="1473D88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DA6DDD1" w14:textId="3B4559D4">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1BF190F9" w14:textId="5C27509F">
            <w:pPr>
              <w:spacing w:line="240" w:lineRule="auto"/>
              <w:rPr>
                <w:rFonts w:ascii="Segoe UI" w:hAnsi="Segoe UI" w:eastAsia="Quattrocento Sans" w:cs="Segoe UI"/>
              </w:rPr>
            </w:pPr>
            <w:r w:rsidRPr="18084E89">
              <w:rPr>
                <w:rFonts w:ascii="Segoe UI" w:hAnsi="Segoe UI" w:eastAsia="Quattrocento Sans" w:cs="Segoe UI"/>
              </w:rPr>
              <w:t>[</w:t>
            </w:r>
            <w:del w:author="Luis Carlos Chicaíza Rojas" w:date="2024-05-08T19:07:00Z" w16du:dateUtc="2024-05-09T00:07:00Z" w:id="149">
              <w:r w:rsidRPr="18084E89" w:rsidDel="001346CB" w:rsidR="1E2E54C2">
                <w:rPr>
                  <w:rFonts w:ascii="Segoe UI" w:hAnsi="Segoe UI" w:eastAsia="Quattrocento Sans" w:cs="Segoe UI"/>
                </w:rPr>
                <w:delText>AAAAMMDD</w:delText>
              </w:r>
            </w:del>
            <w:ins w:author="Luis Carlos Chicaíza Rojas" w:date="2024-05-08T19:09:00Z" w16du:dateUtc="2024-05-09T00:09:00Z" w:id="150">
              <w:r w:rsidR="00DD61FA">
                <w:rPr>
                  <w:rFonts w:ascii="Segoe UI" w:hAnsi="Segoe UI" w:eastAsia="Quattrocento Sans" w:cs="Segoe UI"/>
                </w:rPr>
                <w:t>SI, NO</w:t>
              </w:r>
            </w:ins>
            <w:r w:rsidRPr="18084E89">
              <w:rPr>
                <w:rFonts w:ascii="Segoe UI" w:hAnsi="Segoe UI" w:eastAsia="Quattrocento Sans" w:cs="Segoe UI"/>
              </w:rPr>
              <w:t xml:space="preserve">] </w:t>
            </w:r>
          </w:p>
          <w:p w:rsidRPr="00FC2824" w:rsidR="00C272EB" w:rsidP="00C272EB" w:rsidRDefault="00C272EB" w14:paraId="159872AB" w14:textId="384C6C35">
            <w:pPr>
              <w:rPr>
                <w:rFonts w:ascii="Segoe UI" w:hAnsi="Segoe UI" w:eastAsia="Quattrocento Sans" w:cs="Segoe UI"/>
              </w:rPr>
            </w:pPr>
            <w:r w:rsidRPr="00CD53A4">
              <w:rPr>
                <w:rFonts w:ascii="Segoe UI" w:hAnsi="Segoe UI" w:eastAsia="Quattrocento Sans" w:cs="Segoe UI"/>
              </w:rPr>
              <w:t xml:space="preserve">Existen </w:t>
            </w:r>
            <w:r w:rsidR="004925C5">
              <w:rPr>
                <w:rFonts w:ascii="Segoe UI" w:hAnsi="Segoe UI" w:eastAsia="Quattrocento Sans" w:cs="Segoe UI"/>
              </w:rPr>
              <w:t>4956</w:t>
            </w:r>
            <w:r w:rsidRPr="00CD53A4">
              <w:rPr>
                <w:rFonts w:ascii="Segoe UI" w:hAnsi="Segoe UI" w:eastAsia="Quattrocento Sans" w:cs="Segoe UI"/>
              </w:rPr>
              <w:t xml:space="preserve"> valores únicos.  </w:t>
            </w:r>
          </w:p>
        </w:tc>
      </w:tr>
      <w:tr w:rsidRPr="00FC2824" w:rsidR="00C272EB" w:rsidTr="06E8CBC3" w14:paraId="2A09BD88"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748AD28" w14:textId="52B8C18D">
            <w:pPr>
              <w:ind w:left="2"/>
              <w:rPr>
                <w:rFonts w:ascii="Segoe UI" w:hAnsi="Segoe UI" w:eastAsia="Quattrocento Sans" w:cs="Segoe UI"/>
              </w:rPr>
            </w:pPr>
            <w:r w:rsidRPr="0038611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511705" w14:paraId="0A278AF0" w14:textId="7B8A26E8">
            <w:pPr>
              <w:rPr>
                <w:rFonts w:ascii="Segoe UI" w:hAnsi="Segoe UI" w:eastAsia="Quattrocento Sans" w:cs="Segoe UI"/>
              </w:rPr>
            </w:pPr>
            <w:r>
              <w:rPr>
                <w:noProof/>
              </w:rPr>
              <w:drawing>
                <wp:inline distT="0" distB="0" distL="0" distR="0" wp14:anchorId="7E038106" wp14:editId="6779AF00">
                  <wp:extent cx="2219325" cy="4238625"/>
                  <wp:effectExtent l="0" t="0" r="9525" b="9525"/>
                  <wp:docPr id="1193114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4411" name=""/>
                          <pic:cNvPicPr/>
                        </pic:nvPicPr>
                        <pic:blipFill>
                          <a:blip r:embed="rId49"/>
                          <a:stretch>
                            <a:fillRect/>
                          </a:stretch>
                        </pic:blipFill>
                        <pic:spPr>
                          <a:xfrm>
                            <a:off x="0" y="0"/>
                            <a:ext cx="2219325" cy="4238625"/>
                          </a:xfrm>
                          <a:prstGeom prst="rect">
                            <a:avLst/>
                          </a:prstGeom>
                        </pic:spPr>
                      </pic:pic>
                    </a:graphicData>
                  </a:graphic>
                </wp:inline>
              </w:drawing>
            </w:r>
          </w:p>
        </w:tc>
      </w:tr>
      <w:tr w:rsidRPr="008C2D30" w:rsidR="00C272EB" w:rsidTr="06E8CBC3" w14:paraId="6B0485A6"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0302DAF4" w14:textId="278811E4">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21C94F9E" w14:textId="77777777">
            <w:pPr>
              <w:numPr>
                <w:ilvl w:val="0"/>
                <w:numId w:val="21"/>
              </w:numPr>
              <w:shd w:val="clear" w:color="auto" w:fill="FFFFFF"/>
              <w:spacing w:before="100" w:beforeAutospacing="1" w:after="100" w:afterAutospacing="1" w:line="240" w:lineRule="auto"/>
              <w:rPr>
                <w:ins w:author="Luis Carlos Chicaíza Rojas" w:date="2024-05-08T19:08:00Z" w16du:dateUtc="2024-05-09T00:08:00Z" w:id="151"/>
                <w:rFonts w:ascii="Segoe UI" w:hAnsi="Segoe UI" w:cs="Segoe UI"/>
                <w:bCs/>
                <w:noProof/>
              </w:rPr>
            </w:pPr>
            <w:r w:rsidRPr="005B69F6">
              <w:rPr>
                <w:rFonts w:ascii="Segoe UI" w:hAnsi="Segoe UI" w:cs="Segoe UI"/>
                <w:bCs/>
                <w:noProof/>
              </w:rPr>
              <w:t>La mayoría de los casos se encuentra en la categoría "NO".</w:t>
            </w:r>
          </w:p>
          <w:p w:rsidRPr="005B69F6" w:rsidR="001346CB" w:rsidP="00832C36" w:rsidRDefault="00026776" w14:paraId="1F967B4A" w14:textId="6AFA9C04">
            <w:pPr>
              <w:numPr>
                <w:ilvl w:val="0"/>
                <w:numId w:val="21"/>
              </w:numPr>
              <w:shd w:val="clear" w:color="auto" w:fill="FFFFFF"/>
              <w:spacing w:before="100" w:beforeAutospacing="1" w:after="100" w:afterAutospacing="1" w:line="240" w:lineRule="auto"/>
              <w:rPr>
                <w:rFonts w:ascii="Segoe UI" w:hAnsi="Segoe UI" w:cs="Segoe UI"/>
                <w:bCs/>
                <w:noProof/>
              </w:rPr>
            </w:pPr>
            <w:ins w:author="Luis Carlos Chicaíza Rojas" w:date="2024-05-08T19:10:00Z" w16du:dateUtc="2024-05-09T00:10:00Z" w:id="1452031875">
              <w:r w:rsidRPr="06E8CBC3" w:rsidR="2FE44569">
                <w:rPr>
                  <w:rFonts w:ascii="Segoe UI" w:hAnsi="Segoe UI" w:cs="Segoe UI"/>
                  <w:noProof/>
                </w:rPr>
                <w:t>Existen datos atípicos de fechas correspondientes a otras columnas.</w:t>
              </w:r>
            </w:ins>
          </w:p>
        </w:tc>
      </w:tr>
      <w:tr w:rsidRPr="00FC2824" w:rsidR="00C272EB" w:rsidTr="06E8CBC3" w14:paraId="5137CF3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6723F776" w14:textId="79660BC0">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30</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69D95251" w14:textId="58E90E58">
            <w:pPr>
              <w:rPr>
                <w:rFonts w:ascii="Segoe UI" w:hAnsi="Segoe UI" w:eastAsia="Quattrocento Sans" w:cs="Segoe UI"/>
              </w:rPr>
            </w:pPr>
            <w:r w:rsidRPr="6E5F4326" w:rsidR="00C272EB">
              <w:rPr>
                <w:rFonts w:ascii="Segoe UI" w:hAnsi="Segoe UI" w:eastAsia="Quattrocento Sans" w:cs="Segoe UI"/>
                <w:highlight w:val="yellow"/>
              </w:rPr>
              <w:t>GP_</w:t>
            </w:r>
            <w:commentRangeStart w:id="153"/>
            <w:commentRangeStart w:id="720871972"/>
            <w:r w:rsidRPr="6E5F4326" w:rsidR="00C272EB">
              <w:rPr>
                <w:rFonts w:ascii="Segoe UI" w:hAnsi="Segoe UI" w:eastAsia="Quattrocento Sans" w:cs="Segoe UI"/>
                <w:highlight w:val="yellow"/>
              </w:rPr>
              <w:t>Indigen</w:t>
            </w:r>
            <w:commentRangeEnd w:id="153"/>
            <w:r>
              <w:rPr>
                <w:rStyle w:val="CommentReference"/>
              </w:rPr>
              <w:commentReference w:id="153"/>
            </w:r>
            <w:commentRangeEnd w:id="720871972"/>
            <w:r>
              <w:rPr>
                <w:rStyle w:val="CommentReference"/>
              </w:rPr>
              <w:commentReference w:id="720871972"/>
            </w:r>
          </w:p>
        </w:tc>
      </w:tr>
      <w:tr w:rsidRPr="00FC2824" w:rsidR="00C272EB" w:rsidTr="06E8CBC3" w14:paraId="75A52209"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923867B" w14:textId="5B17BC3D">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965F8C1" w14:textId="3B18E5E3">
            <w:pPr>
              <w:spacing w:after="0"/>
              <w:rPr>
                <w:rFonts w:ascii="Segoe UI" w:hAnsi="Segoe UI" w:eastAsia="Quattrocento Sans" w:cs="Segoe UI"/>
              </w:rPr>
            </w:pPr>
            <w:r w:rsidRPr="6E5F4326" w:rsidR="18084E89">
              <w:rPr>
                <w:rFonts w:ascii="Segoe UI" w:hAnsi="Segoe UI" w:eastAsia="Quattrocento Sans" w:cs="Segoe UI"/>
              </w:rPr>
              <w:t xml:space="preserve">GP </w:t>
            </w:r>
            <w:r w:rsidRPr="6E5F4326" w:rsidR="163C9BDA">
              <w:rPr>
                <w:rFonts w:ascii="Segoe UI" w:hAnsi="Segoe UI" w:eastAsia="Quattrocento Sans" w:cs="Segoe UI"/>
              </w:rPr>
              <w:t>Ind</w:t>
            </w:r>
            <w:r w:rsidRPr="6E5F4326" w:rsidR="7DBB3327">
              <w:rPr>
                <w:rFonts w:ascii="Segoe UI" w:hAnsi="Segoe UI" w:eastAsia="Quattrocento Sans" w:cs="Segoe UI"/>
              </w:rPr>
              <w:t>igen</w:t>
            </w:r>
          </w:p>
        </w:tc>
      </w:tr>
      <w:tr w:rsidRPr="00FC2824" w:rsidR="00C272EB" w:rsidTr="06E8CBC3" w14:paraId="66148C13"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3C75ECB0" w14:textId="3D4EB122">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0AB25B6" w14:textId="0E250DB3">
            <w:pPr>
              <w:rPr>
                <w:rFonts w:ascii="Segoe UI" w:hAnsi="Segoe UI" w:eastAsia="Quattrocento Sans" w:cs="Segoe UI"/>
              </w:rPr>
            </w:pPr>
            <w:r w:rsidRPr="6E5F4326" w:rsidR="18084E89">
              <w:rPr>
                <w:rFonts w:ascii="Segoe UI" w:hAnsi="Segoe UI" w:eastAsia="Quattrocento Sans" w:cs="Segoe UI"/>
              </w:rPr>
              <w:t xml:space="preserve">Describe </w:t>
            </w:r>
            <w:r w:rsidRPr="6E5F4326" w:rsidR="006C6792">
              <w:rPr>
                <w:rFonts w:ascii="Segoe UI" w:hAnsi="Segoe UI" w:eastAsia="Quattrocento Sans" w:cs="Segoe UI"/>
              </w:rPr>
              <w:t>si aplica al</w:t>
            </w:r>
            <w:r w:rsidRPr="6E5F4326" w:rsidR="00F6239D">
              <w:rPr>
                <w:rFonts w:ascii="Segoe UI" w:hAnsi="Segoe UI" w:eastAsia="Quattrocento Sans" w:cs="Segoe UI"/>
              </w:rPr>
              <w:t xml:space="preserve"> grupo poblacional </w:t>
            </w:r>
            <w:r w:rsidRPr="6E5F4326" w:rsidR="00F6239D">
              <w:rPr>
                <w:rFonts w:ascii="Segoe UI" w:hAnsi="Segoe UI" w:eastAsia="Quattrocento Sans" w:cs="Segoe UI"/>
                <w:highlight w:val="yellow"/>
                <w:rPrChange w:author="Luis Carlos Chicaíza Rojas" w:date="2024-05-08T19:17:00Z" w:id="1241926306">
                  <w:rPr>
                    <w:rFonts w:ascii="Segoe UI" w:hAnsi="Segoe UI" w:eastAsia="Quattrocento Sans" w:cs="Segoe UI"/>
                  </w:rPr>
                </w:rPrChange>
              </w:rPr>
              <w:t>en personas con situación</w:t>
            </w:r>
            <w:r w:rsidRPr="6E5F4326" w:rsidR="00F6239D">
              <w:rPr>
                <w:rFonts w:ascii="Segoe UI" w:hAnsi="Segoe UI" w:eastAsia="Quattrocento Sans" w:cs="Segoe UI"/>
              </w:rPr>
              <w:t xml:space="preserve"> de </w:t>
            </w:r>
            <w:r w:rsidRPr="6E5F4326" w:rsidR="589B3E0E">
              <w:rPr>
                <w:rFonts w:ascii="Segoe UI" w:hAnsi="Segoe UI" w:eastAsia="Quattrocento Sans" w:cs="Segoe UI"/>
              </w:rPr>
              <w:t>Habitantes de Calle</w:t>
            </w:r>
          </w:p>
        </w:tc>
      </w:tr>
      <w:tr w:rsidRPr="00FC2824" w:rsidR="00C272EB" w:rsidTr="06E8CBC3" w14:paraId="626798F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6E5F4326" w:rsidRDefault="00C272EB" w14:paraId="60A84261" w14:textId="3B63DFB2" w14:noSpellErr="1">
            <w:pPr>
              <w:ind w:left="0"/>
              <w:rPr>
                <w:rFonts w:ascii="Segoe UI" w:hAnsi="Segoe UI" w:eastAsia="Quattrocento Sans" w:cs="Segoe UI"/>
              </w:rPr>
            </w:pPr>
            <w:r w:rsidRPr="6E5F4326" w:rsidR="00C272EB">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02B09219" w14:textId="7C96EE81">
            <w:pPr>
              <w:rPr>
                <w:rFonts w:ascii="Segoe UI" w:hAnsi="Segoe UI" w:eastAsia="Quattrocento Sans" w:cs="Segoe UI"/>
              </w:rPr>
            </w:pPr>
            <w:r w:rsidRPr="6E5F4326" w:rsidR="18084E89">
              <w:rPr>
                <w:rFonts w:ascii="Segoe UI" w:hAnsi="Segoe UI" w:eastAsia="Quattrocento Sans" w:cs="Segoe UI"/>
              </w:rPr>
              <w:t xml:space="preserve">Categórico Nominal </w:t>
            </w:r>
          </w:p>
        </w:tc>
      </w:tr>
      <w:tr w:rsidRPr="00FC2824" w:rsidR="00C272EB" w:rsidTr="06E8CBC3" w14:paraId="3E9A779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BFC75AB" w14:textId="46EA92C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675F4321" w14:textId="1149CEC1">
            <w:pPr>
              <w:spacing w:line="240" w:lineRule="auto"/>
              <w:rPr>
                <w:rFonts w:ascii="Segoe UI" w:hAnsi="Segoe UI" w:eastAsia="Quattrocento Sans" w:cs="Segoe UI"/>
              </w:rPr>
            </w:pPr>
            <w:r w:rsidRPr="6E5F4326" w:rsidR="00C272EB">
              <w:rPr>
                <w:rFonts w:ascii="Segoe UI" w:hAnsi="Segoe UI" w:eastAsia="Quattrocento Sans" w:cs="Segoe UI"/>
              </w:rPr>
              <w:t>[</w:t>
            </w:r>
            <w:r w:rsidRPr="6E5F4326" w:rsidR="009509F7">
              <w:rPr>
                <w:rFonts w:ascii="Segoe UI" w:hAnsi="Segoe UI" w:eastAsia="Quattrocento Sans" w:cs="Segoe UI"/>
              </w:rPr>
              <w:t>SI, NO</w:t>
            </w:r>
            <w:r w:rsidRPr="6E5F4326" w:rsidR="00C272EB">
              <w:rPr>
                <w:rFonts w:ascii="Segoe UI" w:hAnsi="Segoe UI" w:eastAsia="Quattrocento Sans" w:cs="Segoe UI"/>
              </w:rPr>
              <w:t xml:space="preserve">] </w:t>
            </w:r>
          </w:p>
          <w:p w:rsidRPr="00FC2824" w:rsidR="00C272EB" w:rsidP="00C272EB" w:rsidRDefault="00C272EB" w14:paraId="6F3AD216" w14:textId="7B36933B">
            <w:pPr>
              <w:rPr>
                <w:rFonts w:ascii="Segoe UI" w:hAnsi="Segoe UI" w:eastAsia="Quattrocento Sans" w:cs="Segoe UI"/>
              </w:rPr>
            </w:pPr>
            <w:r w:rsidRPr="00CD53A4">
              <w:rPr>
                <w:rFonts w:ascii="Segoe UI" w:hAnsi="Segoe UI" w:eastAsia="Quattrocento Sans" w:cs="Segoe UI"/>
              </w:rPr>
              <w:t>Existen</w:t>
            </w:r>
            <w:r w:rsidR="004C5CF4">
              <w:rPr>
                <w:rFonts w:ascii="Segoe UI" w:hAnsi="Segoe UI" w:eastAsia="Quattrocento Sans" w:cs="Segoe UI"/>
              </w:rPr>
              <w:t xml:space="preserve"> </w:t>
            </w:r>
            <w:r w:rsidRPr="004C5CF4" w:rsidR="004C5CF4">
              <w:rPr>
                <w:rFonts w:ascii="Segoe UI" w:hAnsi="Segoe UI" w:eastAsia="Quattrocento Sans" w:cs="Segoe UI"/>
              </w:rPr>
              <w:t>1</w:t>
            </w:r>
            <w:r w:rsidR="004C5CF4">
              <w:rPr>
                <w:rFonts w:ascii="Segoe UI" w:hAnsi="Segoe UI" w:eastAsia="Quattrocento Sans" w:cs="Segoe UI"/>
              </w:rPr>
              <w:t>.</w:t>
            </w:r>
            <w:r w:rsidRPr="004C5CF4" w:rsidR="004C5CF4">
              <w:rPr>
                <w:rFonts w:ascii="Segoe UI" w:hAnsi="Segoe UI" w:eastAsia="Quattrocento Sans" w:cs="Segoe UI"/>
              </w:rPr>
              <w:t>339</w:t>
            </w:r>
            <w:r w:rsidRPr="00CD53A4">
              <w:rPr>
                <w:rFonts w:ascii="Segoe UI" w:hAnsi="Segoe UI" w:eastAsia="Quattrocento Sans" w:cs="Segoe UI"/>
              </w:rPr>
              <w:t xml:space="preserve"> valores únicos.  </w:t>
            </w:r>
          </w:p>
        </w:tc>
      </w:tr>
      <w:tr w:rsidRPr="00FC2824" w:rsidR="00C272EB" w:rsidTr="06E8CBC3" w14:paraId="48EB1864"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F81D997" w14:textId="7E139EA6">
            <w:pPr>
              <w:ind w:left="2"/>
              <w:rPr>
                <w:rFonts w:ascii="Segoe UI" w:hAnsi="Segoe UI" w:eastAsia="Quattrocento Sans" w:cs="Segoe UI"/>
              </w:rPr>
            </w:pPr>
            <w:r w:rsidRPr="0038611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4925C5" w14:paraId="23853911" w14:textId="795DBE38">
            <w:pPr>
              <w:rPr>
                <w:rFonts w:ascii="Segoe UI" w:hAnsi="Segoe UI" w:eastAsia="Quattrocento Sans" w:cs="Segoe UI"/>
              </w:rPr>
            </w:pPr>
            <w:r>
              <w:rPr>
                <w:noProof/>
              </w:rPr>
              <w:drawing>
                <wp:inline distT="0" distB="0" distL="0" distR="0" wp14:anchorId="1C576E12" wp14:editId="6126689A">
                  <wp:extent cx="2152650" cy="4286250"/>
                  <wp:effectExtent l="0" t="0" r="0" b="0"/>
                  <wp:docPr id="1739659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9797" name=""/>
                          <pic:cNvPicPr/>
                        </pic:nvPicPr>
                        <pic:blipFill>
                          <a:blip r:embed="rId50"/>
                          <a:stretch>
                            <a:fillRect/>
                          </a:stretch>
                        </pic:blipFill>
                        <pic:spPr>
                          <a:xfrm>
                            <a:off x="0" y="0"/>
                            <a:ext cx="2152650" cy="4286250"/>
                          </a:xfrm>
                          <a:prstGeom prst="rect">
                            <a:avLst/>
                          </a:prstGeom>
                        </pic:spPr>
                      </pic:pic>
                    </a:graphicData>
                  </a:graphic>
                </wp:inline>
              </w:drawing>
            </w:r>
          </w:p>
        </w:tc>
      </w:tr>
      <w:tr w:rsidRPr="00FC2824" w:rsidR="00C272EB" w:rsidTr="06E8CBC3" w14:paraId="3C980661"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1AAC46CB" w14:textId="2F397EF2">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4CC5DEED" w14:textId="77777777">
            <w:pPr>
              <w:numPr>
                <w:ilvl w:val="0"/>
                <w:numId w:val="20"/>
              </w:numPr>
              <w:shd w:val="clear" w:color="auto" w:fill="FFFFFF"/>
              <w:spacing w:before="100" w:beforeAutospacing="1" w:after="100" w:afterAutospacing="1" w:line="240" w:lineRule="auto"/>
              <w:rPr>
                <w:ins w:author="Luis Carlos Chicaíza Rojas" w:date="2024-05-08T19:10:00Z" w16du:dateUtc="2024-05-09T00:10:00Z" w:id="166"/>
                <w:rFonts w:ascii="Segoe UI" w:hAnsi="Segoe UI" w:cs="Segoe UI"/>
                <w:noProof/>
              </w:rPr>
            </w:pPr>
            <w:r w:rsidRPr="005B69F6">
              <w:rPr>
                <w:rFonts w:ascii="Segoe UI" w:hAnsi="Segoe UI" w:cs="Segoe UI"/>
                <w:noProof/>
              </w:rPr>
              <w:t>La mayoría de los casos se encuentra en la categoría "NO".</w:t>
            </w:r>
          </w:p>
          <w:p w:rsidRPr="00FC2824" w:rsidR="00026776" w:rsidP="00832C36" w:rsidRDefault="00026776" w14:paraId="5E2495E9" w14:textId="6542E611">
            <w:pPr>
              <w:numPr>
                <w:ilvl w:val="0"/>
                <w:numId w:val="20"/>
              </w:numPr>
              <w:shd w:val="clear" w:color="auto" w:fill="FFFFFF"/>
              <w:spacing w:before="100" w:beforeAutospacing="1" w:after="100" w:afterAutospacing="1" w:line="240" w:lineRule="auto"/>
              <w:rPr>
                <w:rFonts w:ascii="Segoe UI" w:hAnsi="Segoe UI" w:cs="Segoe UI"/>
                <w:noProof/>
              </w:rPr>
            </w:pPr>
            <w:ins w:author="Luis Carlos Chicaíza Rojas" w:date="2024-05-08T19:10:00Z" w16du:dateUtc="2024-05-09T00:10:00Z" w:id="1956050609">
              <w:r w:rsidRPr="06E8CBC3" w:rsidR="2FE44569">
                <w:rPr>
                  <w:rFonts w:ascii="Segoe UI" w:hAnsi="Segoe UI" w:cs="Segoe UI"/>
                  <w:noProof/>
                </w:rPr>
                <w:t>Existen datos atípicos de fechas correspondientes a otras columnas.</w:t>
              </w:r>
            </w:ins>
          </w:p>
        </w:tc>
      </w:tr>
      <w:tr w:rsidRPr="00FC2824" w:rsidR="00C272EB" w:rsidTr="06E8CBC3" w14:paraId="1B1EB52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0FCDFEC" w14:textId="1AF7E3A6">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31</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02734BB" w14:textId="22A0AEC8">
            <w:pPr>
              <w:rPr>
                <w:rFonts w:ascii="Segoe UI" w:hAnsi="Segoe UI" w:eastAsia="Quattrocento Sans" w:cs="Segoe UI"/>
              </w:rPr>
            </w:pPr>
            <w:proofErr w:type="spellStart"/>
            <w:r w:rsidRPr="00386115">
              <w:rPr>
                <w:rFonts w:ascii="Segoe UI" w:hAnsi="Segoe UI" w:eastAsia="Quattrocento Sans" w:cs="Segoe UI"/>
                <w:highlight w:val="yellow"/>
              </w:rPr>
              <w:t>GP_</w:t>
            </w:r>
            <w:commentRangeStart w:id="168"/>
            <w:r w:rsidRPr="00386115">
              <w:rPr>
                <w:rFonts w:ascii="Segoe UI" w:hAnsi="Segoe UI" w:eastAsia="Quattrocento Sans" w:cs="Segoe UI"/>
                <w:highlight w:val="yellow"/>
              </w:rPr>
              <w:t>PoblacionICBF</w:t>
            </w:r>
            <w:proofErr w:type="spellEnd"/>
            <w:commentRangeEnd w:id="168"/>
            <w:r w:rsidR="009D3160">
              <w:rPr>
                <w:rStyle w:val="Refdecomentario"/>
              </w:rPr>
              <w:commentReference w:id="168"/>
            </w:r>
          </w:p>
        </w:tc>
      </w:tr>
      <w:tr w:rsidRPr="00FC2824" w:rsidR="00C272EB" w:rsidTr="06E8CBC3" w14:paraId="0DF4A877"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472C065" w14:textId="7DEF9EA4">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3CF7C2A" w14:textId="19C644CC">
            <w:pPr>
              <w:spacing w:after="0"/>
              <w:rPr>
                <w:rFonts w:ascii="Segoe UI" w:hAnsi="Segoe UI" w:eastAsia="Quattrocento Sans" w:cs="Segoe UI"/>
              </w:rPr>
            </w:pPr>
            <w:r w:rsidRPr="18084E89">
              <w:rPr>
                <w:rFonts w:ascii="Segoe UI" w:hAnsi="Segoe UI" w:eastAsia="Quattrocento Sans" w:cs="Segoe UI"/>
              </w:rPr>
              <w:t xml:space="preserve">GP </w:t>
            </w:r>
            <w:r w:rsidRPr="18084E89" w:rsidR="44DBFCAB">
              <w:rPr>
                <w:rFonts w:ascii="Segoe UI" w:hAnsi="Segoe UI" w:eastAsia="Quattrocento Sans" w:cs="Segoe UI"/>
              </w:rPr>
              <w:t>Población ICBF</w:t>
            </w:r>
          </w:p>
        </w:tc>
      </w:tr>
      <w:tr w:rsidRPr="00FC2824" w:rsidR="00C272EB" w:rsidTr="06E8CBC3" w14:paraId="3B02DF0F"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1B89BCED" w14:textId="783426DA">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02566E9" w14:textId="3B8CA2F7">
            <w:pPr>
              <w:rPr>
                <w:rFonts w:ascii="Segoe UI" w:hAnsi="Segoe UI" w:eastAsia="Quattrocento Sans" w:cs="Segoe UI"/>
              </w:rPr>
            </w:pPr>
            <w:r w:rsidRPr="6E5F4326" w:rsidR="18084E89">
              <w:rPr>
                <w:rFonts w:ascii="Segoe UI" w:hAnsi="Segoe UI" w:eastAsia="Quattrocento Sans" w:cs="Segoe UI"/>
              </w:rPr>
              <w:t xml:space="preserve">Describe </w:t>
            </w:r>
            <w:r w:rsidRPr="6E5F4326" w:rsidR="006C6792">
              <w:rPr>
                <w:rFonts w:ascii="Segoe UI" w:hAnsi="Segoe UI" w:eastAsia="Quattrocento Sans" w:cs="Segoe UI"/>
              </w:rPr>
              <w:t>si aplica al</w:t>
            </w:r>
            <w:r w:rsidRPr="6E5F4326" w:rsidR="00A63E89">
              <w:rPr>
                <w:rFonts w:ascii="Segoe UI" w:hAnsi="Segoe UI" w:eastAsia="Quattrocento Sans" w:cs="Segoe UI"/>
              </w:rPr>
              <w:t xml:space="preserve"> </w:t>
            </w:r>
            <w:r w:rsidRPr="6E5F4326" w:rsidR="00877BB2">
              <w:rPr>
                <w:rFonts w:ascii="Segoe UI" w:hAnsi="Segoe UI" w:eastAsia="Quattrocento Sans" w:cs="Segoe UI"/>
              </w:rPr>
              <w:t>grupo poblacional de</w:t>
            </w:r>
            <w:r w:rsidRPr="6E5F4326" w:rsidR="00A63E89">
              <w:rPr>
                <w:rFonts w:ascii="Segoe UI" w:hAnsi="Segoe UI" w:eastAsia="Quattrocento Sans" w:cs="Segoe UI"/>
              </w:rPr>
              <w:t xml:space="preserve"> población infantil</w:t>
            </w:r>
            <w:r w:rsidRPr="6E5F4326" w:rsidR="00A63E89">
              <w:rPr>
                <w:rFonts w:ascii="Segoe UI" w:hAnsi="Segoe UI" w:eastAsia="Quattrocento Sans" w:cs="Segoe UI"/>
              </w:rPr>
              <w:t xml:space="preserve"> a cargo </w:t>
            </w:r>
            <w:r w:rsidRPr="6E5F4326" w:rsidR="008178D3">
              <w:rPr>
                <w:rFonts w:ascii="Segoe UI" w:hAnsi="Segoe UI" w:eastAsia="Quattrocento Sans" w:cs="Segoe UI"/>
              </w:rPr>
              <w:t>del</w:t>
            </w:r>
            <w:r w:rsidRPr="6E5F4326" w:rsidR="00877BB2">
              <w:rPr>
                <w:rFonts w:ascii="Segoe UI" w:hAnsi="Segoe UI" w:eastAsia="Quattrocento Sans" w:cs="Segoe UI"/>
              </w:rPr>
              <w:t xml:space="preserve"> </w:t>
            </w:r>
            <w:r w:rsidRPr="6E5F4326" w:rsidR="1BC71A8E">
              <w:rPr>
                <w:rFonts w:ascii="Segoe UI" w:hAnsi="Segoe UI" w:eastAsia="Quattrocento Sans" w:cs="Segoe UI"/>
              </w:rPr>
              <w:t>ICBF</w:t>
            </w:r>
          </w:p>
        </w:tc>
      </w:tr>
      <w:tr w:rsidRPr="00FC2824" w:rsidR="00C272EB" w:rsidTr="06E8CBC3" w14:paraId="5251675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F54A581" w14:textId="17F64C59">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48C7518F" w14:textId="67C87273">
            <w:pPr>
              <w:rPr>
                <w:rFonts w:ascii="Segoe UI" w:hAnsi="Segoe UI" w:eastAsia="Quattrocento Sans" w:cs="Segoe UI"/>
              </w:rPr>
            </w:pPr>
            <w:r w:rsidRPr="6E5F4326" w:rsidR="18084E89">
              <w:rPr>
                <w:rFonts w:ascii="Segoe UI" w:hAnsi="Segoe UI" w:eastAsia="Quattrocento Sans" w:cs="Segoe UI"/>
              </w:rPr>
              <w:t>Categórico Nominal</w:t>
            </w:r>
          </w:p>
        </w:tc>
      </w:tr>
      <w:tr w:rsidRPr="00FC2824" w:rsidR="00C272EB" w:rsidTr="06E8CBC3" w14:paraId="464AFB2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EE30E26" w14:textId="45924D0E">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6EF90F77" w14:textId="69D3558A">
            <w:pPr>
              <w:spacing w:line="240" w:lineRule="auto"/>
              <w:rPr>
                <w:rFonts w:ascii="Segoe UI" w:hAnsi="Segoe UI" w:eastAsia="Quattrocento Sans" w:cs="Segoe UI"/>
              </w:rPr>
            </w:pPr>
            <w:r w:rsidRPr="6E5F4326" w:rsidR="00C272EB">
              <w:rPr>
                <w:rFonts w:ascii="Segoe UI" w:hAnsi="Segoe UI" w:eastAsia="Quattrocento Sans" w:cs="Segoe UI"/>
              </w:rPr>
              <w:t>[</w:t>
            </w:r>
            <w:r w:rsidRPr="6E5F4326" w:rsidR="009934A0">
              <w:rPr>
                <w:rFonts w:ascii="Segoe UI" w:hAnsi="Segoe UI" w:eastAsia="Quattrocento Sans" w:cs="Segoe UI"/>
              </w:rPr>
              <w:t>SI, NO</w:t>
            </w:r>
            <w:r w:rsidRPr="6E5F4326" w:rsidR="00C272EB">
              <w:rPr>
                <w:rFonts w:ascii="Segoe UI" w:hAnsi="Segoe UI" w:eastAsia="Quattrocento Sans" w:cs="Segoe UI"/>
              </w:rPr>
              <w:t xml:space="preserve">] </w:t>
            </w:r>
          </w:p>
          <w:p w:rsidRPr="00FC2824" w:rsidR="00C272EB" w:rsidP="00C272EB" w:rsidRDefault="00C272EB" w14:paraId="47A2A970" w14:noSpellErr="1" w14:textId="7A79D407">
            <w:pPr>
              <w:rPr>
                <w:rFonts w:ascii="Segoe UI" w:hAnsi="Segoe UI" w:eastAsia="Quattrocento Sans" w:cs="Segoe UI"/>
              </w:rPr>
            </w:pPr>
          </w:p>
        </w:tc>
      </w:tr>
      <w:tr w:rsidRPr="00FC2824" w:rsidR="00C272EB" w:rsidTr="06E8CBC3" w14:paraId="28079AF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A51F507" w14:textId="46D0002B">
            <w:pPr>
              <w:ind w:left="2"/>
              <w:rPr>
                <w:rFonts w:ascii="Segoe UI" w:hAnsi="Segoe UI" w:eastAsia="Quattrocento Sans" w:cs="Segoe UI"/>
              </w:rPr>
            </w:pPr>
            <w:r w:rsidRPr="0038611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320769" w14:paraId="4531F16C" w14:textId="6D6C5EA8">
            <w:pPr>
              <w:rPr>
                <w:rFonts w:ascii="Segoe UI" w:hAnsi="Segoe UI" w:eastAsia="Quattrocento Sans" w:cs="Segoe UI"/>
              </w:rPr>
            </w:pPr>
            <w:r>
              <w:rPr>
                <w:noProof/>
              </w:rPr>
              <w:drawing>
                <wp:inline distT="0" distB="0" distL="0" distR="0" wp14:anchorId="717851E2" wp14:editId="1ABFBC7D">
                  <wp:extent cx="1913861" cy="3540643"/>
                  <wp:effectExtent l="0" t="0" r="0" b="3175"/>
                  <wp:docPr id="825525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5812" name=""/>
                          <pic:cNvPicPr/>
                        </pic:nvPicPr>
                        <pic:blipFill>
                          <a:blip r:embed="rId51"/>
                          <a:stretch>
                            <a:fillRect/>
                          </a:stretch>
                        </pic:blipFill>
                        <pic:spPr>
                          <a:xfrm>
                            <a:off x="0" y="0"/>
                            <a:ext cx="1916053" cy="3544698"/>
                          </a:xfrm>
                          <a:prstGeom prst="rect">
                            <a:avLst/>
                          </a:prstGeom>
                        </pic:spPr>
                      </pic:pic>
                    </a:graphicData>
                  </a:graphic>
                </wp:inline>
              </w:drawing>
            </w:r>
          </w:p>
        </w:tc>
      </w:tr>
      <w:tr w:rsidRPr="00FC2824" w:rsidR="00C272EB" w:rsidTr="06E8CBC3" w14:paraId="1AA3EA25"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1E9E2832" w14:textId="1D5A41F8">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780DFA35" w14:textId="77777777">
            <w:pPr>
              <w:numPr>
                <w:ilvl w:val="0"/>
                <w:numId w:val="19"/>
              </w:numPr>
              <w:shd w:val="clear" w:color="auto" w:fill="FFFFFF"/>
              <w:spacing w:before="100" w:beforeAutospacing="1" w:after="100" w:afterAutospacing="1" w:line="240" w:lineRule="auto"/>
              <w:rPr>
                <w:ins w:author="Luis Carlos Chicaíza Rojas" w:date="2024-05-08T18:45:00Z" w16du:dateUtc="2024-05-08T23:45:00Z" w:id="182"/>
                <w:rFonts w:ascii="Segoe UI" w:hAnsi="Segoe UI" w:cs="Segoe UI"/>
                <w:noProof/>
              </w:rPr>
            </w:pPr>
            <w:r w:rsidRPr="005B69F6">
              <w:rPr>
                <w:rFonts w:ascii="Segoe UI" w:hAnsi="Segoe UI" w:cs="Segoe UI"/>
                <w:noProof/>
              </w:rPr>
              <w:t>La mayoría de los casos se encuentra en la categoría "NO".</w:t>
            </w:r>
          </w:p>
          <w:p w:rsidRPr="00FC2824" w:rsidR="00A926D5" w:rsidP="00832C36" w:rsidRDefault="00026776" w14:paraId="3478D584" w14:textId="26B3BA9C">
            <w:pPr>
              <w:numPr>
                <w:ilvl w:val="0"/>
                <w:numId w:val="19"/>
              </w:numPr>
              <w:shd w:val="clear" w:color="auto" w:fill="FFFFFF"/>
              <w:spacing w:before="100" w:beforeAutospacing="1" w:after="100" w:afterAutospacing="1" w:line="240" w:lineRule="auto"/>
              <w:rPr>
                <w:rFonts w:ascii="Segoe UI" w:hAnsi="Segoe UI" w:cs="Segoe UI"/>
                <w:noProof/>
              </w:rPr>
            </w:pPr>
            <w:ins w:author="Luis Carlos Chicaíza Rojas" w:date="2024-05-08T19:10:00Z" w16du:dateUtc="2024-05-09T00:10:00Z" w:id="785428202">
              <w:r w:rsidRPr="06E8CBC3" w:rsidR="2FE44569">
                <w:rPr>
                  <w:rFonts w:ascii="Segoe UI" w:hAnsi="Segoe UI" w:cs="Segoe UI"/>
                  <w:noProof/>
                </w:rPr>
                <w:t>Existen datos atípicos de fechas correspondientes a otras columnas.</w:t>
              </w:r>
            </w:ins>
          </w:p>
        </w:tc>
      </w:tr>
      <w:tr w:rsidRPr="00FC2824" w:rsidR="00C272EB" w:rsidTr="06E8CBC3" w14:paraId="11E84B4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1F857B08" w14:textId="287EB2E1">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32</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5ECDA2B8" w14:textId="58A957B0">
            <w:pPr>
              <w:tabs>
                <w:tab w:val="left" w:pos="1020"/>
              </w:tabs>
              <w:rPr>
                <w:rFonts w:ascii="Segoe UI" w:hAnsi="Segoe UI" w:eastAsia="Quattrocento Sans" w:cs="Segoe UI"/>
              </w:rPr>
            </w:pPr>
            <w:proofErr w:type="spellStart"/>
            <w:r w:rsidRPr="00386115">
              <w:rPr>
                <w:rFonts w:ascii="Segoe UI" w:hAnsi="Segoe UI" w:eastAsia="Quattrocento Sans" w:cs="Segoe UI"/>
                <w:highlight w:val="yellow"/>
              </w:rPr>
              <w:t>GP_</w:t>
            </w:r>
            <w:commentRangeStart w:id="184"/>
            <w:r w:rsidRPr="00386115">
              <w:rPr>
                <w:rFonts w:ascii="Segoe UI" w:hAnsi="Segoe UI" w:eastAsia="Quattrocento Sans" w:cs="Segoe UI"/>
                <w:highlight w:val="yellow"/>
              </w:rPr>
              <w:t>MadresComunitarias</w:t>
            </w:r>
            <w:proofErr w:type="spellEnd"/>
            <w:commentRangeEnd w:id="184"/>
            <w:r w:rsidR="0055099A">
              <w:rPr>
                <w:rStyle w:val="Refdecomentario"/>
              </w:rPr>
              <w:commentReference w:id="184"/>
            </w:r>
          </w:p>
        </w:tc>
      </w:tr>
      <w:tr w:rsidRPr="00FC2824" w:rsidR="00C272EB" w:rsidTr="06E8CBC3" w14:paraId="25CCE8C2"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D19BE14" w14:textId="410A2F12">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58D5D1B" w14:textId="59BAC259">
            <w:pPr>
              <w:spacing w:after="0"/>
              <w:rPr>
                <w:rFonts w:ascii="Segoe UI" w:hAnsi="Segoe UI" w:eastAsia="Quattrocento Sans" w:cs="Segoe UI"/>
              </w:rPr>
            </w:pPr>
            <w:r w:rsidRPr="18084E89">
              <w:rPr>
                <w:rFonts w:ascii="Segoe UI" w:hAnsi="Segoe UI" w:eastAsia="Quattrocento Sans" w:cs="Segoe UI"/>
              </w:rPr>
              <w:t xml:space="preserve">GP </w:t>
            </w:r>
            <w:r w:rsidRPr="18084E89" w:rsidR="18A4EA0F">
              <w:rPr>
                <w:rFonts w:ascii="Segoe UI" w:hAnsi="Segoe UI" w:eastAsia="Quattrocento Sans" w:cs="Segoe UI"/>
              </w:rPr>
              <w:t>Madres comunitarias</w:t>
            </w:r>
          </w:p>
        </w:tc>
      </w:tr>
      <w:tr w:rsidRPr="00FC2824" w:rsidR="00C272EB" w:rsidTr="06E8CBC3" w14:paraId="6651948A"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18249AFE" w14:textId="62BC6958">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5393D012" w14:textId="7DF37B7B">
            <w:pPr>
              <w:rPr>
                <w:rFonts w:ascii="Segoe UI" w:hAnsi="Segoe UI" w:eastAsia="Quattrocento Sans" w:cs="Segoe UI"/>
              </w:rPr>
            </w:pPr>
            <w:r w:rsidRPr="6E5F4326" w:rsidR="18084E89">
              <w:rPr>
                <w:rFonts w:ascii="Segoe UI" w:hAnsi="Segoe UI" w:eastAsia="Quattrocento Sans" w:cs="Segoe UI"/>
              </w:rPr>
              <w:t xml:space="preserve">Describe </w:t>
            </w:r>
            <w:r w:rsidRPr="6E5F4326" w:rsidR="05919B98">
              <w:rPr>
                <w:rFonts w:ascii="Segoe UI" w:hAnsi="Segoe UI" w:eastAsia="Quattrocento Sans" w:cs="Segoe UI"/>
              </w:rPr>
              <w:t xml:space="preserve">si aplica </w:t>
            </w:r>
            <w:r w:rsidRPr="6E5F4326" w:rsidR="00F6239D">
              <w:rPr>
                <w:rFonts w:ascii="Segoe UI" w:hAnsi="Segoe UI" w:eastAsia="Quattrocento Sans" w:cs="Segoe UI"/>
              </w:rPr>
              <w:t>en el</w:t>
            </w:r>
            <w:r w:rsidRPr="6E5F4326" w:rsidR="00F6239D">
              <w:rPr>
                <w:rFonts w:ascii="Segoe UI" w:hAnsi="Segoe UI" w:eastAsia="Quattrocento Sans" w:cs="Segoe UI"/>
              </w:rPr>
              <w:t xml:space="preserve"> grupo poblacional </w:t>
            </w:r>
            <w:r w:rsidRPr="6E5F4326" w:rsidR="0D942E1F">
              <w:rPr>
                <w:rFonts w:ascii="Segoe UI" w:hAnsi="Segoe UI" w:eastAsia="Quattrocento Sans" w:cs="Segoe UI"/>
              </w:rPr>
              <w:t xml:space="preserve">de </w:t>
            </w:r>
            <w:r w:rsidRPr="6E5F4326" w:rsidR="00F6239D">
              <w:rPr>
                <w:rFonts w:ascii="Segoe UI" w:hAnsi="Segoe UI" w:eastAsia="Quattrocento Sans" w:cs="Segoe UI"/>
              </w:rPr>
              <w:t>m</w:t>
            </w:r>
            <w:r w:rsidRPr="6E5F4326" w:rsidR="1BCD0378">
              <w:rPr>
                <w:rFonts w:ascii="Segoe UI" w:hAnsi="Segoe UI" w:eastAsia="Quattrocento Sans" w:cs="Segoe UI"/>
              </w:rPr>
              <w:t>adres comunitarias</w:t>
            </w:r>
            <w:r w:rsidRPr="6E5F4326" w:rsidR="00F6239D">
              <w:rPr>
                <w:rFonts w:ascii="Segoe UI" w:hAnsi="Segoe UI" w:eastAsia="Quattrocento Sans" w:cs="Segoe UI"/>
              </w:rPr>
              <w:t>.</w:t>
            </w:r>
          </w:p>
        </w:tc>
      </w:tr>
      <w:tr w:rsidRPr="00FC2824" w:rsidR="00C272EB" w:rsidTr="06E8CBC3" w14:paraId="349403B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64B0F06" w14:textId="2D605063">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1DA9800C" w14:textId="0BDC9D58">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16C1666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7906FFA" w14:textId="1482BA51">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512BC4F3" w14:textId="400600D6">
            <w:pPr>
              <w:spacing w:line="240" w:lineRule="auto"/>
              <w:rPr>
                <w:rFonts w:ascii="Segoe UI" w:hAnsi="Segoe UI" w:eastAsia="Quattrocento Sans" w:cs="Segoe UI"/>
              </w:rPr>
            </w:pPr>
            <w:r w:rsidRPr="00CD53A4">
              <w:rPr>
                <w:rFonts w:ascii="Segoe UI" w:hAnsi="Segoe UI" w:eastAsia="Quattrocento Sans" w:cs="Segoe UI"/>
              </w:rPr>
              <w:t>[</w:t>
            </w:r>
            <w:r w:rsidR="00A90CD8">
              <w:rPr>
                <w:rFonts w:ascii="Segoe UI" w:hAnsi="Segoe UI" w:eastAsia="Quattrocento Sans" w:cs="Segoe UI"/>
              </w:rPr>
              <w:t>SI</w:t>
            </w:r>
            <w:r w:rsidRPr="00CD53A4" w:rsidR="00A90CD8">
              <w:rPr>
                <w:rFonts w:ascii="Segoe UI" w:hAnsi="Segoe UI" w:eastAsia="Quattrocento Sans" w:cs="Segoe UI"/>
              </w:rPr>
              <w:t>,</w:t>
            </w:r>
            <w:r w:rsidR="00A90CD8">
              <w:rPr>
                <w:rFonts w:ascii="Segoe UI" w:hAnsi="Segoe UI" w:eastAsia="Quattrocento Sans" w:cs="Segoe UI"/>
              </w:rPr>
              <w:t xml:space="preserve"> NO</w:t>
            </w:r>
            <w:r w:rsidRPr="00CD53A4">
              <w:rPr>
                <w:rFonts w:ascii="Segoe UI" w:hAnsi="Segoe UI" w:eastAsia="Quattrocento Sans" w:cs="Segoe UI"/>
              </w:rPr>
              <w:t xml:space="preserve">] </w:t>
            </w:r>
          </w:p>
          <w:p w:rsidRPr="00FC2824" w:rsidR="00C272EB" w:rsidP="00C272EB" w:rsidRDefault="00C272EB" w14:paraId="0B249DAB" w14:textId="5BDCE131">
            <w:pPr>
              <w:rPr>
                <w:rFonts w:ascii="Segoe UI" w:hAnsi="Segoe UI" w:eastAsia="Quattrocento Sans" w:cs="Segoe UI"/>
              </w:rPr>
            </w:pPr>
            <w:r w:rsidRPr="00CD53A4">
              <w:rPr>
                <w:rFonts w:ascii="Segoe UI" w:hAnsi="Segoe UI" w:eastAsia="Quattrocento Sans" w:cs="Segoe UI"/>
              </w:rPr>
              <w:t xml:space="preserve">Existen </w:t>
            </w:r>
            <w:r w:rsidR="00A90CD8">
              <w:rPr>
                <w:rFonts w:ascii="Segoe UI" w:hAnsi="Segoe UI" w:eastAsia="Quattrocento Sans" w:cs="Segoe UI"/>
              </w:rPr>
              <w:t xml:space="preserve">3 </w:t>
            </w:r>
            <w:r w:rsidRPr="00CD53A4" w:rsidR="00A90CD8">
              <w:rPr>
                <w:rFonts w:ascii="Segoe UI" w:hAnsi="Segoe UI" w:eastAsia="Quattrocento Sans" w:cs="Segoe UI"/>
              </w:rPr>
              <w:t>valores</w:t>
            </w:r>
            <w:r w:rsidRPr="00CD53A4">
              <w:rPr>
                <w:rFonts w:ascii="Segoe UI" w:hAnsi="Segoe UI" w:eastAsia="Quattrocento Sans" w:cs="Segoe UI"/>
              </w:rPr>
              <w:t xml:space="preserve"> únicos.  </w:t>
            </w:r>
          </w:p>
        </w:tc>
      </w:tr>
      <w:tr w:rsidRPr="00FC2824" w:rsidR="00C272EB" w:rsidTr="06E8CBC3" w14:paraId="7153214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C60AC06" w14:textId="1D31CA17">
            <w:pPr>
              <w:ind w:left="2"/>
              <w:rPr>
                <w:rFonts w:ascii="Segoe UI" w:hAnsi="Segoe UI" w:eastAsia="Quattrocento Sans" w:cs="Segoe UI"/>
              </w:rPr>
            </w:pPr>
            <w:r w:rsidRPr="00386115">
              <w:rPr>
                <w:rFonts w:ascii="Segoe UI" w:hAnsi="Segoe UI" w:eastAsia="Quattrocento Sans" w:cs="Segoe UI"/>
                <w:highlight w:val="yellow"/>
              </w:rPr>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BD3CEB" w14:paraId="43B42744" w14:textId="74AF0C8A">
            <w:pPr>
              <w:rPr>
                <w:rFonts w:ascii="Segoe UI" w:hAnsi="Segoe UI" w:eastAsia="Quattrocento Sans" w:cs="Segoe UI"/>
              </w:rPr>
            </w:pPr>
            <w:r>
              <w:rPr>
                <w:noProof/>
              </w:rPr>
              <w:drawing>
                <wp:inline distT="0" distB="0" distL="0" distR="0" wp14:anchorId="7A80F68D" wp14:editId="0317BA12">
                  <wp:extent cx="2286000" cy="991419"/>
                  <wp:effectExtent l="0" t="0" r="0" b="0"/>
                  <wp:docPr id="1168137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7318" name=""/>
                          <pic:cNvPicPr/>
                        </pic:nvPicPr>
                        <pic:blipFill>
                          <a:blip r:embed="rId52"/>
                          <a:stretch>
                            <a:fillRect/>
                          </a:stretch>
                        </pic:blipFill>
                        <pic:spPr>
                          <a:xfrm>
                            <a:off x="0" y="0"/>
                            <a:ext cx="2288691" cy="992586"/>
                          </a:xfrm>
                          <a:prstGeom prst="rect">
                            <a:avLst/>
                          </a:prstGeom>
                        </pic:spPr>
                      </pic:pic>
                    </a:graphicData>
                  </a:graphic>
                </wp:inline>
              </w:drawing>
            </w:r>
          </w:p>
        </w:tc>
      </w:tr>
      <w:tr w:rsidRPr="00FC2824" w:rsidR="00C272EB" w:rsidTr="06E8CBC3" w14:paraId="1DC8891E"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210ACC8D" w14:textId="31411592">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302C6924" w14:textId="77777777">
            <w:pPr>
              <w:numPr>
                <w:ilvl w:val="0"/>
                <w:numId w:val="18"/>
              </w:numPr>
              <w:shd w:val="clear" w:color="auto" w:fill="FFFFFF"/>
              <w:spacing w:before="100" w:beforeAutospacing="1" w:after="100" w:afterAutospacing="1" w:line="240" w:lineRule="auto"/>
              <w:rPr>
                <w:ins w:author="Luis Carlos Chicaíza Rojas" w:date="2024-05-08T18:46:00Z" w16du:dateUtc="2024-05-08T23:46:00Z" w:id="190"/>
                <w:rFonts w:ascii="Segoe UI" w:hAnsi="Segoe UI" w:cs="Segoe UI"/>
                <w:noProof/>
              </w:rPr>
            </w:pPr>
            <w:r w:rsidRPr="005B69F6">
              <w:rPr>
                <w:rFonts w:ascii="Segoe UI" w:hAnsi="Segoe UI" w:cs="Segoe UI"/>
                <w:noProof/>
              </w:rPr>
              <w:t>La mayoría de los casos se encuentra en la categoría "NO".</w:t>
            </w:r>
          </w:p>
          <w:p w:rsidRPr="00FC2824" w:rsidR="008D0CCE" w:rsidP="6E5F4326" w:rsidRDefault="008D0CCE" w14:paraId="365609F3" w14:textId="0A962994">
            <w:pPr>
              <w:numPr>
                <w:ilvl w:val="0"/>
                <w:numId w:val="18"/>
              </w:numPr>
              <w:shd w:val="clear" w:color="auto" w:fill="FFFFFF" w:themeFill="background1"/>
              <w:spacing w:before="100" w:beforeAutospacing="on" w:after="100" w:afterAutospacing="on" w:line="240" w:lineRule="auto"/>
              <w:rPr>
                <w:rFonts w:ascii="Segoe UI" w:hAnsi="Segoe UI" w:cs="Segoe UI"/>
                <w:noProof/>
              </w:rPr>
            </w:pPr>
            <w:ins w:author="Luis Carlos Chicaíza Rojas" w:date="2024-05-08T18:46:00Z" w:id="1391361508">
              <w:r w:rsidRPr="06E8CBC3" w:rsidR="1A1B8E11">
                <w:rPr>
                  <w:rFonts w:ascii="Segoe UI" w:hAnsi="Segoe UI" w:cs="Segoe UI"/>
                  <w:noProof/>
                </w:rPr>
                <w:t xml:space="preserve">Existen </w:t>
              </w:r>
              <w:r w:rsidRPr="06E8CBC3" w:rsidR="1A1B8E11">
                <w:rPr>
                  <w:rFonts w:ascii="Segoe UI" w:hAnsi="Segoe UI" w:cs="Segoe UI"/>
                  <w:noProof/>
                </w:rPr>
                <w:t>dato</w:t>
              </w:r>
            </w:ins>
            <w:r w:rsidRPr="06E8CBC3" w:rsidR="7C3F5B27">
              <w:rPr>
                <w:rFonts w:ascii="Segoe UI" w:hAnsi="Segoe UI" w:cs="Segoe UI"/>
                <w:noProof/>
              </w:rPr>
              <w:t>s</w:t>
            </w:r>
            <w:ins w:author="Luis Carlos Chicaíza Rojas" w:date="2024-05-08T18:46:00Z" w:id="2096946907">
              <w:r w:rsidRPr="06E8CBC3" w:rsidR="1A1B8E11">
                <w:rPr>
                  <w:rFonts w:ascii="Segoe UI" w:hAnsi="Segoe UI" w:cs="Segoe UI"/>
                  <w:noProof/>
                </w:rPr>
                <w:t xml:space="preserve"> at</w:t>
              </w:r>
            </w:ins>
            <w:ins w:author="Luis Carlos Chicaíza Rojas" w:date="2024-05-08T19:10:00Z" w:id="512986187">
              <w:r w:rsidRPr="06E8CBC3" w:rsidR="2FE44569">
                <w:rPr>
                  <w:rFonts w:ascii="Segoe UI" w:hAnsi="Segoe UI" w:cs="Segoe UI"/>
                  <w:noProof/>
                </w:rPr>
                <w:t>Í</w:t>
              </w:r>
            </w:ins>
            <w:ins w:author="Luis Carlos Chicaíza Rojas" w:date="2024-05-08T18:46:00Z" w:id="1140831935">
              <w:r w:rsidRPr="06E8CBC3" w:rsidR="1A1B8E11">
                <w:rPr>
                  <w:rFonts w:ascii="Segoe UI" w:hAnsi="Segoe UI" w:cs="Segoe UI"/>
                  <w:noProof/>
                </w:rPr>
                <w:t>pico</w:t>
              </w:r>
            </w:ins>
            <w:r w:rsidRPr="06E8CBC3" w:rsidR="1BFF3ADA">
              <w:rPr>
                <w:rFonts w:ascii="Segoe UI" w:hAnsi="Segoe UI" w:cs="Segoe UI"/>
                <w:noProof/>
              </w:rPr>
              <w:t>s</w:t>
            </w:r>
            <w:ins w:author="Luis Carlos Chicaíza Rojas" w:date="2024-05-08T18:46:00Z" w:id="617108042">
              <w:r w:rsidRPr="06E8CBC3" w:rsidR="1A1B8E11">
                <w:rPr>
                  <w:rFonts w:ascii="Segoe UI" w:hAnsi="Segoe UI" w:cs="Segoe UI"/>
                  <w:noProof/>
                </w:rPr>
                <w:t xml:space="preserve"> de fecha correspondientes a otra columna.</w:t>
              </w:r>
            </w:ins>
          </w:p>
        </w:tc>
      </w:tr>
      <w:tr w:rsidRPr="00FC2824" w:rsidR="00C272EB" w:rsidTr="06E8CBC3" w14:paraId="2866E32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2F75231" w14:textId="4DA1D5DB">
            <w:pPr>
              <w:ind w:left="2"/>
              <w:rPr>
                <w:rFonts w:ascii="Segoe UI" w:hAnsi="Segoe UI" w:eastAsia="Quattrocento Sans" w:cs="Segoe UI"/>
                <w:b/>
              </w:rPr>
            </w:pPr>
            <w:r w:rsidRPr="00FC2824">
              <w:rPr>
                <w:rFonts w:ascii="Segoe UI" w:hAnsi="Segoe UI" w:eastAsia="Quattrocento Sans" w:cs="Segoe UI"/>
                <w:b/>
              </w:rPr>
              <w:lastRenderedPageBreak/>
              <w:t xml:space="preserve">Campo </w:t>
            </w:r>
            <w:r>
              <w:rPr>
                <w:rFonts w:ascii="Segoe UI" w:hAnsi="Segoe UI" w:eastAsia="Quattrocento Sans" w:cs="Segoe UI"/>
                <w:b/>
              </w:rPr>
              <w:t>33</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0518EDC9" w14:textId="6B89E555">
            <w:pPr>
              <w:rPr>
                <w:rFonts w:ascii="Segoe UI" w:hAnsi="Segoe UI" w:eastAsia="Quattrocento Sans" w:cs="Segoe UI"/>
              </w:rPr>
            </w:pPr>
            <w:proofErr w:type="spellStart"/>
            <w:r w:rsidRPr="00A15C0E">
              <w:rPr>
                <w:rFonts w:ascii="Segoe UI" w:hAnsi="Segoe UI" w:eastAsia="Quattrocento Sans" w:cs="Segoe UI"/>
              </w:rPr>
              <w:t>GP_</w:t>
            </w:r>
            <w:commentRangeStart w:id="194"/>
            <w:r w:rsidRPr="00A15C0E">
              <w:rPr>
                <w:rFonts w:ascii="Segoe UI" w:hAnsi="Segoe UI" w:eastAsia="Quattrocento Sans" w:cs="Segoe UI"/>
              </w:rPr>
              <w:t>Desmovilizados</w:t>
            </w:r>
            <w:proofErr w:type="spellEnd"/>
            <w:commentRangeEnd w:id="194"/>
            <w:r w:rsidR="004C4F01">
              <w:rPr>
                <w:rStyle w:val="Refdecomentario"/>
              </w:rPr>
              <w:commentReference w:id="194"/>
            </w:r>
          </w:p>
        </w:tc>
      </w:tr>
      <w:tr w:rsidRPr="00FC2824" w:rsidR="00C272EB" w:rsidTr="06E8CBC3" w14:paraId="6C32E680"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CBD486C" w14:textId="77C1B55B">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190A0B95" w14:textId="485DDF06">
            <w:pPr>
              <w:spacing w:after="0"/>
              <w:rPr>
                <w:rFonts w:ascii="Segoe UI" w:hAnsi="Segoe UI" w:eastAsia="Quattrocento Sans" w:cs="Segoe UI"/>
              </w:rPr>
            </w:pPr>
            <w:r w:rsidRPr="18084E89">
              <w:rPr>
                <w:rFonts w:ascii="Segoe UI" w:hAnsi="Segoe UI" w:eastAsia="Quattrocento Sans" w:cs="Segoe UI"/>
              </w:rPr>
              <w:t xml:space="preserve">GP </w:t>
            </w:r>
            <w:r w:rsidRPr="18084E89" w:rsidR="119954BD">
              <w:rPr>
                <w:rFonts w:ascii="Segoe UI" w:hAnsi="Segoe UI" w:eastAsia="Quattrocento Sans" w:cs="Segoe UI"/>
              </w:rPr>
              <w:t xml:space="preserve">Desmovilizados </w:t>
            </w:r>
          </w:p>
        </w:tc>
      </w:tr>
      <w:tr w:rsidRPr="00FC2824" w:rsidR="00C272EB" w:rsidTr="06E8CBC3" w14:paraId="4B6B626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BD12102" w14:textId="71AA40F6">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436B2A22" w14:textId="60D71A50">
            <w:pPr>
              <w:rPr>
                <w:rFonts w:ascii="Segoe UI" w:hAnsi="Segoe UI" w:eastAsia="Quattrocento Sans" w:cs="Segoe UI"/>
              </w:rPr>
            </w:pPr>
            <w:r w:rsidRPr="6E5F4326" w:rsidR="18084E89">
              <w:rPr>
                <w:rFonts w:ascii="Segoe UI" w:hAnsi="Segoe UI" w:eastAsia="Quattrocento Sans" w:cs="Segoe UI"/>
              </w:rPr>
              <w:t xml:space="preserve">Describe si aplica </w:t>
            </w:r>
            <w:r w:rsidRPr="6E5F4326" w:rsidR="00A71505">
              <w:rPr>
                <w:rFonts w:ascii="Segoe UI" w:hAnsi="Segoe UI" w:eastAsia="Quattrocento Sans" w:cs="Segoe UI"/>
              </w:rPr>
              <w:t>al grupo poblacional de</w:t>
            </w:r>
            <w:r w:rsidRPr="6E5F4326" w:rsidR="00A71505">
              <w:rPr>
                <w:rFonts w:ascii="Segoe UI" w:hAnsi="Segoe UI" w:eastAsia="Quattrocento Sans" w:cs="Segoe UI"/>
              </w:rPr>
              <w:t xml:space="preserve"> d</w:t>
            </w:r>
            <w:r w:rsidRPr="6E5F4326" w:rsidR="57E50A5E">
              <w:rPr>
                <w:rFonts w:ascii="Segoe UI" w:hAnsi="Segoe UI" w:eastAsia="Quattrocento Sans" w:cs="Segoe UI"/>
              </w:rPr>
              <w:t>esmovilizados</w:t>
            </w:r>
            <w:r w:rsidRPr="6E5F4326" w:rsidR="00A71505">
              <w:rPr>
                <w:rFonts w:ascii="Segoe UI" w:hAnsi="Segoe UI" w:eastAsia="Quattrocento Sans" w:cs="Segoe UI"/>
              </w:rPr>
              <w:t>.</w:t>
            </w:r>
          </w:p>
        </w:tc>
      </w:tr>
      <w:tr w:rsidRPr="00FC2824" w:rsidR="00C272EB" w:rsidTr="06E8CBC3" w14:paraId="3F16B9C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FC6A4B3" w14:textId="65E10B23">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50415DF" w14:textId="0BDC9D58">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030FECB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7206E2A" w14:textId="14F7EB70">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B2317B" w:rsidP="00B2317B" w:rsidRDefault="00B2317B" w14:paraId="35390437" w14:textId="77777777">
            <w:pPr>
              <w:spacing w:line="240" w:lineRule="auto"/>
              <w:rPr>
                <w:rFonts w:ascii="Segoe UI" w:hAnsi="Segoe UI" w:eastAsia="Quattrocento Sans" w:cs="Segoe UI"/>
              </w:rPr>
            </w:pPr>
            <w:r w:rsidRPr="00CD53A4">
              <w:rPr>
                <w:rFonts w:ascii="Segoe UI" w:hAnsi="Segoe UI" w:eastAsia="Quattrocento Sans" w:cs="Segoe UI"/>
              </w:rPr>
              <w:t>[</w:t>
            </w:r>
            <w:r>
              <w:rPr>
                <w:rFonts w:ascii="Segoe UI" w:hAnsi="Segoe UI" w:eastAsia="Quattrocento Sans" w:cs="Segoe UI"/>
              </w:rPr>
              <w:t>SI</w:t>
            </w:r>
            <w:r w:rsidRPr="00CD53A4">
              <w:rPr>
                <w:rFonts w:ascii="Segoe UI" w:hAnsi="Segoe UI" w:eastAsia="Quattrocento Sans" w:cs="Segoe UI"/>
              </w:rPr>
              <w:t>,</w:t>
            </w:r>
            <w:r>
              <w:rPr>
                <w:rFonts w:ascii="Segoe UI" w:hAnsi="Segoe UI" w:eastAsia="Quattrocento Sans" w:cs="Segoe UI"/>
              </w:rPr>
              <w:t xml:space="preserve"> NO</w:t>
            </w:r>
            <w:r w:rsidRPr="00CD53A4">
              <w:rPr>
                <w:rFonts w:ascii="Segoe UI" w:hAnsi="Segoe UI" w:eastAsia="Quattrocento Sans" w:cs="Segoe UI"/>
              </w:rPr>
              <w:t xml:space="preserve">] </w:t>
            </w:r>
          </w:p>
          <w:p w:rsidRPr="00FC2824" w:rsidR="00C272EB" w:rsidP="00C272EB" w:rsidRDefault="00C272EB" w14:paraId="222F139B" w14:textId="3942C0BB">
            <w:pPr>
              <w:rPr>
                <w:rFonts w:ascii="Segoe UI" w:hAnsi="Segoe UI" w:eastAsia="Quattrocento Sans" w:cs="Segoe UI"/>
              </w:rPr>
            </w:pPr>
            <w:r w:rsidRPr="00CD53A4">
              <w:rPr>
                <w:rFonts w:ascii="Segoe UI" w:hAnsi="Segoe UI" w:eastAsia="Quattrocento Sans" w:cs="Segoe UI"/>
              </w:rPr>
              <w:t>Existen</w:t>
            </w:r>
            <w:r w:rsidR="00B2317B">
              <w:rPr>
                <w:rFonts w:ascii="Segoe UI" w:hAnsi="Segoe UI" w:eastAsia="Quattrocento Sans" w:cs="Segoe UI"/>
              </w:rPr>
              <w:t xml:space="preserve"> 2</w:t>
            </w:r>
            <w:r w:rsidRPr="00CD53A4">
              <w:rPr>
                <w:rFonts w:ascii="Segoe UI" w:hAnsi="Segoe UI" w:eastAsia="Quattrocento Sans" w:cs="Segoe UI"/>
              </w:rPr>
              <w:t xml:space="preserve"> valores únicos.  </w:t>
            </w:r>
          </w:p>
        </w:tc>
      </w:tr>
      <w:tr w:rsidRPr="00FC2824" w:rsidR="00C272EB" w:rsidTr="06E8CBC3" w14:paraId="610EBF6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A5CBCCE" w14:textId="0DD169B9">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B2317B" w14:paraId="72C3EAAC" w14:textId="13E1B777">
            <w:pPr>
              <w:rPr>
                <w:rFonts w:ascii="Segoe UI" w:hAnsi="Segoe UI" w:eastAsia="Quattrocento Sans" w:cs="Segoe UI"/>
              </w:rPr>
            </w:pPr>
            <w:r>
              <w:rPr>
                <w:noProof/>
              </w:rPr>
              <w:drawing>
                <wp:inline distT="0" distB="0" distL="0" distR="0" wp14:anchorId="5548105E" wp14:editId="7216FD13">
                  <wp:extent cx="1998921" cy="848522"/>
                  <wp:effectExtent l="0" t="0" r="1905" b="8890"/>
                  <wp:docPr id="965925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25606" name=""/>
                          <pic:cNvPicPr/>
                        </pic:nvPicPr>
                        <pic:blipFill>
                          <a:blip r:embed="rId53"/>
                          <a:stretch>
                            <a:fillRect/>
                          </a:stretch>
                        </pic:blipFill>
                        <pic:spPr>
                          <a:xfrm>
                            <a:off x="0" y="0"/>
                            <a:ext cx="2009423" cy="852980"/>
                          </a:xfrm>
                          <a:prstGeom prst="rect">
                            <a:avLst/>
                          </a:prstGeom>
                        </pic:spPr>
                      </pic:pic>
                    </a:graphicData>
                  </a:graphic>
                </wp:inline>
              </w:drawing>
            </w:r>
          </w:p>
        </w:tc>
      </w:tr>
      <w:tr w:rsidRPr="00FC2824" w:rsidR="00C272EB" w:rsidTr="06E8CBC3" w14:paraId="571CD13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0B88F4D6" w14:textId="0791F189">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005B69F6" w14:paraId="20256EEA" w14:textId="467E81DE">
            <w:pPr>
              <w:numPr>
                <w:ilvl w:val="0"/>
                <w:numId w:val="16"/>
              </w:numPr>
              <w:shd w:val="clear" w:color="auto" w:fill="FFFFFF"/>
              <w:spacing w:before="100" w:beforeAutospacing="1" w:after="100" w:afterAutospacing="1" w:line="240" w:lineRule="auto"/>
              <w:rPr>
                <w:rFonts w:ascii="Segoe UI" w:hAnsi="Segoe UI" w:cs="Segoe UI"/>
                <w:noProof/>
              </w:rPr>
            </w:pPr>
            <w:r w:rsidRPr="005B69F6">
              <w:rPr>
                <w:rFonts w:ascii="Segoe UI" w:hAnsi="Segoe UI" w:cs="Segoe UI"/>
                <w:noProof/>
              </w:rPr>
              <w:t>La mayoría de los casos se encuentra en la categoría "NO".</w:t>
            </w:r>
          </w:p>
        </w:tc>
      </w:tr>
      <w:tr w:rsidRPr="00FC2824" w:rsidR="00C272EB" w:rsidTr="06E8CBC3" w14:paraId="65216D27"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53AF5ABD" w14:textId="0CDB0F35">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34</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0938DA75" w14:textId="5C269806">
            <w:pPr>
              <w:rPr>
                <w:rFonts w:ascii="Segoe UI" w:hAnsi="Segoe UI" w:eastAsia="Quattrocento Sans" w:cs="Segoe UI"/>
              </w:rPr>
            </w:pPr>
            <w:proofErr w:type="spellStart"/>
            <w:r w:rsidRPr="00A15C0E">
              <w:rPr>
                <w:rFonts w:ascii="Segoe UI" w:hAnsi="Segoe UI" w:eastAsia="Quattrocento Sans" w:cs="Segoe UI"/>
              </w:rPr>
              <w:t>GP_Psiquia</w:t>
            </w:r>
            <w:proofErr w:type="spellEnd"/>
          </w:p>
        </w:tc>
      </w:tr>
      <w:tr w:rsidRPr="00FC2824" w:rsidR="00C272EB" w:rsidTr="06E8CBC3" w14:paraId="12F57410"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1FD5D48F" w14:textId="6D7239D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7AA08017" w14:textId="189B27D0">
            <w:pPr>
              <w:spacing w:after="0"/>
              <w:rPr>
                <w:rFonts w:ascii="Segoe UI" w:hAnsi="Segoe UI" w:eastAsia="Quattrocento Sans" w:cs="Segoe UI"/>
              </w:rPr>
            </w:pPr>
            <w:r w:rsidRPr="18084E89">
              <w:rPr>
                <w:rFonts w:ascii="Segoe UI" w:hAnsi="Segoe UI" w:eastAsia="Quattrocento Sans" w:cs="Segoe UI"/>
              </w:rPr>
              <w:t xml:space="preserve">GP </w:t>
            </w:r>
            <w:proofErr w:type="spellStart"/>
            <w:r w:rsidRPr="18084E89" w:rsidR="467484EC">
              <w:rPr>
                <w:rFonts w:ascii="Segoe UI" w:hAnsi="Segoe UI" w:eastAsia="Quattrocento Sans" w:cs="Segoe UI"/>
              </w:rPr>
              <w:t>Psiquia</w:t>
            </w:r>
            <w:proofErr w:type="spellEnd"/>
            <w:r w:rsidRPr="18084E89" w:rsidR="467484EC">
              <w:rPr>
                <w:rFonts w:ascii="Segoe UI" w:hAnsi="Segoe UI" w:eastAsia="Quattrocento Sans" w:cs="Segoe UI"/>
              </w:rPr>
              <w:t xml:space="preserve"> </w:t>
            </w:r>
          </w:p>
        </w:tc>
      </w:tr>
      <w:tr w:rsidRPr="00FC2824" w:rsidR="00C272EB" w:rsidTr="06E8CBC3" w14:paraId="0512C490"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C272EB" w:rsidP="00C272EB" w:rsidRDefault="00C272EB" w14:paraId="1D91D4B8" w14:textId="3C0B714D">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4953430C" w14:textId="2CA54B02">
            <w:pPr>
              <w:rPr>
                <w:rFonts w:ascii="Segoe UI" w:hAnsi="Segoe UI" w:eastAsia="Quattrocento Sans" w:cs="Segoe UI"/>
              </w:rPr>
            </w:pPr>
            <w:r w:rsidRPr="6E5F4326" w:rsidR="18084E89">
              <w:rPr>
                <w:rFonts w:ascii="Segoe UI" w:hAnsi="Segoe UI" w:eastAsia="Quattrocento Sans" w:cs="Segoe UI"/>
              </w:rPr>
              <w:t xml:space="preserve">Describe si aplica </w:t>
            </w:r>
            <w:r w:rsidRPr="6E5F4326" w:rsidR="00F40540">
              <w:rPr>
                <w:rFonts w:ascii="Segoe UI" w:hAnsi="Segoe UI" w:eastAsia="Quattrocento Sans" w:cs="Segoe UI"/>
              </w:rPr>
              <w:t xml:space="preserve">al grupo poblacional </w:t>
            </w:r>
            <w:r w:rsidRPr="6E5F4326" w:rsidR="004766A5">
              <w:rPr>
                <w:rFonts w:ascii="Segoe UI" w:hAnsi="Segoe UI" w:eastAsia="Quattrocento Sans" w:cs="Segoe UI"/>
              </w:rPr>
              <w:t xml:space="preserve">de población en centros psiquiátricos. </w:t>
            </w:r>
          </w:p>
        </w:tc>
      </w:tr>
      <w:tr w:rsidRPr="00FC2824" w:rsidR="00C272EB" w:rsidTr="06E8CBC3" w14:paraId="3845501D"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2CDE9A29" w14:textId="561F297F">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6F77A770" w14:textId="0BDC9D58">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25AC22F1"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5ECC8428" w14:textId="57C55057">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B2317B" w:rsidP="00B2317B" w:rsidRDefault="00B2317B" w14:paraId="4C1510F5" w14:textId="77777777">
            <w:pPr>
              <w:spacing w:line="240" w:lineRule="auto"/>
              <w:rPr>
                <w:rFonts w:ascii="Segoe UI" w:hAnsi="Segoe UI" w:eastAsia="Quattrocento Sans" w:cs="Segoe UI"/>
              </w:rPr>
            </w:pPr>
            <w:r w:rsidRPr="00CD53A4">
              <w:rPr>
                <w:rFonts w:ascii="Segoe UI" w:hAnsi="Segoe UI" w:eastAsia="Quattrocento Sans" w:cs="Segoe UI"/>
              </w:rPr>
              <w:t>[</w:t>
            </w:r>
            <w:r>
              <w:rPr>
                <w:rFonts w:ascii="Segoe UI" w:hAnsi="Segoe UI" w:eastAsia="Quattrocento Sans" w:cs="Segoe UI"/>
              </w:rPr>
              <w:t>SI</w:t>
            </w:r>
            <w:r w:rsidRPr="00CD53A4">
              <w:rPr>
                <w:rFonts w:ascii="Segoe UI" w:hAnsi="Segoe UI" w:eastAsia="Quattrocento Sans" w:cs="Segoe UI"/>
              </w:rPr>
              <w:t>,</w:t>
            </w:r>
            <w:r>
              <w:rPr>
                <w:rFonts w:ascii="Segoe UI" w:hAnsi="Segoe UI" w:eastAsia="Quattrocento Sans" w:cs="Segoe UI"/>
              </w:rPr>
              <w:t xml:space="preserve"> NO</w:t>
            </w:r>
            <w:r w:rsidRPr="00CD53A4">
              <w:rPr>
                <w:rFonts w:ascii="Segoe UI" w:hAnsi="Segoe UI" w:eastAsia="Quattrocento Sans" w:cs="Segoe UI"/>
              </w:rPr>
              <w:t xml:space="preserve">] </w:t>
            </w:r>
          </w:p>
          <w:p w:rsidRPr="00FC2824" w:rsidR="00C272EB" w:rsidP="0086034C" w:rsidRDefault="0086034C" w14:paraId="66F6D090" w14:textId="0A241CB2">
            <w:pPr>
              <w:rPr>
                <w:rFonts w:ascii="Segoe UI" w:hAnsi="Segoe UI" w:eastAsia="Quattrocento Sans" w:cs="Segoe UI"/>
              </w:rPr>
            </w:pPr>
            <w:r>
              <w:rPr>
                <w:rFonts w:ascii="Segoe UI" w:hAnsi="Segoe UI" w:eastAsia="Quattrocento Sans" w:cs="Segoe UI"/>
              </w:rPr>
              <w:t>E</w:t>
            </w:r>
            <w:r w:rsidRPr="00CD53A4" w:rsidR="00B2317B">
              <w:rPr>
                <w:rFonts w:ascii="Segoe UI" w:hAnsi="Segoe UI" w:eastAsia="Quattrocento Sans" w:cs="Segoe UI"/>
              </w:rPr>
              <w:t>xisten</w:t>
            </w:r>
            <w:r w:rsidR="00B2317B">
              <w:rPr>
                <w:rFonts w:ascii="Segoe UI" w:hAnsi="Segoe UI" w:eastAsia="Quattrocento Sans" w:cs="Segoe UI"/>
              </w:rPr>
              <w:t xml:space="preserve"> 2</w:t>
            </w:r>
            <w:r w:rsidRPr="00CD53A4" w:rsidR="00B2317B">
              <w:rPr>
                <w:rFonts w:ascii="Segoe UI" w:hAnsi="Segoe UI" w:eastAsia="Quattrocento Sans" w:cs="Segoe UI"/>
              </w:rPr>
              <w:t xml:space="preserve"> valores únicos.  </w:t>
            </w:r>
          </w:p>
        </w:tc>
      </w:tr>
      <w:tr w:rsidRPr="00FC2824" w:rsidR="00C272EB" w:rsidTr="06E8CBC3" w14:paraId="472E15E4"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4BDD8FB7" w14:textId="4E0AB8D9">
            <w:pPr>
              <w:ind w:left="114"/>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B66EE2" w14:paraId="0DDF362D" w14:textId="0E08D555">
            <w:pPr>
              <w:ind w:left="113"/>
              <w:rPr>
                <w:rFonts w:ascii="Segoe UI" w:hAnsi="Segoe UI" w:eastAsia="Quattrocento Sans" w:cs="Segoe UI"/>
              </w:rPr>
            </w:pPr>
            <w:r>
              <w:rPr>
                <w:noProof/>
              </w:rPr>
              <w:drawing>
                <wp:inline distT="0" distB="0" distL="0" distR="0" wp14:anchorId="03ECDEC5" wp14:editId="312AEA95">
                  <wp:extent cx="1771650" cy="1028700"/>
                  <wp:effectExtent l="0" t="0" r="0" b="0"/>
                  <wp:docPr id="1535463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63582" name=""/>
                          <pic:cNvPicPr/>
                        </pic:nvPicPr>
                        <pic:blipFill>
                          <a:blip r:embed="rId54"/>
                          <a:stretch>
                            <a:fillRect/>
                          </a:stretch>
                        </pic:blipFill>
                        <pic:spPr>
                          <a:xfrm>
                            <a:off x="0" y="0"/>
                            <a:ext cx="1771650" cy="1028700"/>
                          </a:xfrm>
                          <a:prstGeom prst="rect">
                            <a:avLst/>
                          </a:prstGeom>
                        </pic:spPr>
                      </pic:pic>
                    </a:graphicData>
                  </a:graphic>
                </wp:inline>
              </w:drawing>
            </w:r>
          </w:p>
        </w:tc>
      </w:tr>
      <w:tr w:rsidRPr="00FC2824" w:rsidR="00C272EB" w:rsidTr="06E8CBC3" w14:paraId="5A5DD05C"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0A1143DA" w14:textId="5C0F4D7C">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832C36" w:rsidRDefault="005B69F6" w14:paraId="5364BAC4" w14:textId="5840B7CA">
            <w:pPr>
              <w:numPr>
                <w:ilvl w:val="0"/>
                <w:numId w:val="17"/>
              </w:numPr>
              <w:shd w:val="clear" w:color="auto" w:fill="FFFFFF"/>
              <w:spacing w:before="100" w:beforeAutospacing="1" w:after="100" w:afterAutospacing="1" w:line="240" w:lineRule="auto"/>
              <w:rPr>
                <w:rFonts w:ascii="Segoe UI" w:hAnsi="Segoe UI" w:cs="Segoe UI"/>
                <w:noProof/>
              </w:rPr>
            </w:pPr>
            <w:r w:rsidRPr="005B69F6">
              <w:rPr>
                <w:rFonts w:ascii="Segoe UI" w:hAnsi="Segoe UI" w:cs="Segoe UI"/>
                <w:noProof/>
              </w:rPr>
              <w:t>La mayoría de los casos se encuentra en la categoría "NO".</w:t>
            </w:r>
          </w:p>
        </w:tc>
      </w:tr>
      <w:tr w:rsidRPr="00FC2824" w:rsidR="00C272EB" w:rsidTr="06E8CBC3" w14:paraId="176D174A"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69143AE0" w14:textId="5B781D22">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35</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4823908C" w14:textId="24B17069">
            <w:pPr>
              <w:rPr>
                <w:rFonts w:ascii="Segoe UI" w:hAnsi="Segoe UI" w:cs="Segoe UI"/>
                <w:noProof/>
              </w:rPr>
            </w:pPr>
            <w:r w:rsidRPr="6E5F4326" w:rsidR="00C272EB">
              <w:rPr>
                <w:rFonts w:ascii="Segoe UI" w:hAnsi="Segoe UI" w:cs="Segoe UI"/>
                <w:noProof/>
              </w:rPr>
              <w:t>GP_</w:t>
            </w:r>
            <w:commentRangeStart w:id="204"/>
            <w:r w:rsidRPr="6E5F4326" w:rsidR="00C272EB">
              <w:rPr>
                <w:rFonts w:ascii="Segoe UI" w:hAnsi="Segoe UI" w:cs="Segoe UI"/>
                <w:noProof/>
              </w:rPr>
              <w:t>VictimasViolencia</w:t>
            </w:r>
            <w:commentRangeEnd w:id="204"/>
            <w:r>
              <w:rPr>
                <w:rStyle w:val="CommentReference"/>
              </w:rPr>
              <w:commentReference w:id="204"/>
            </w:r>
          </w:p>
        </w:tc>
      </w:tr>
      <w:tr w:rsidRPr="00FC2824" w:rsidR="00C272EB" w:rsidTr="06E8CBC3" w14:paraId="48C9B214"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3F9CB2C9" w14:textId="7CC18400">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15FCBECF" w14:textId="199BBDF9">
            <w:pPr>
              <w:spacing w:after="0"/>
              <w:rPr>
                <w:rFonts w:ascii="Segoe UI" w:hAnsi="Segoe UI" w:eastAsia="Quattrocento Sans" w:cs="Segoe UI"/>
              </w:rPr>
            </w:pPr>
            <w:r w:rsidRPr="18084E89">
              <w:rPr>
                <w:rFonts w:ascii="Segoe UI" w:hAnsi="Segoe UI" w:eastAsia="Quattrocento Sans" w:cs="Segoe UI"/>
              </w:rPr>
              <w:t xml:space="preserve">GP </w:t>
            </w:r>
            <w:r w:rsidRPr="18084E89" w:rsidR="5D23E88F">
              <w:rPr>
                <w:rFonts w:ascii="Segoe UI" w:hAnsi="Segoe UI" w:eastAsia="Quattrocento Sans" w:cs="Segoe UI"/>
              </w:rPr>
              <w:t xml:space="preserve">Victimas violencia </w:t>
            </w:r>
          </w:p>
        </w:tc>
      </w:tr>
      <w:tr w:rsidRPr="00FC2824" w:rsidR="00C272EB" w:rsidTr="06E8CBC3" w14:paraId="5B87EC5B"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C272EB" w:rsidP="00C272EB" w:rsidRDefault="00C272EB" w14:paraId="6F3C654D" w14:textId="0883566C">
            <w:pPr>
              <w:ind w:left="114"/>
              <w:rPr>
                <w:rFonts w:ascii="Segoe UI" w:hAnsi="Segoe UI" w:eastAsia="Quattrocento Sans" w:cs="Segoe UI"/>
              </w:rPr>
            </w:pPr>
            <w:r w:rsidRPr="00FC2824">
              <w:rPr>
                <w:rFonts w:ascii="Segoe UI" w:hAnsi="Segoe UI" w:eastAsia="Quattrocento Sans" w:cs="Segoe UI"/>
              </w:rPr>
              <w:lastRenderedPageBreak/>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57526E81" w14:textId="498C17C3">
            <w:pPr>
              <w:rPr>
                <w:rFonts w:ascii="Segoe UI" w:hAnsi="Segoe UI" w:eastAsia="Quattrocento Sans" w:cs="Segoe UI"/>
              </w:rPr>
            </w:pPr>
            <w:r w:rsidRPr="6E5F4326" w:rsidR="18084E89">
              <w:rPr>
                <w:rFonts w:ascii="Segoe UI" w:hAnsi="Segoe UI" w:eastAsia="Quattrocento Sans" w:cs="Segoe UI"/>
              </w:rPr>
              <w:t xml:space="preserve">Describe si aplica </w:t>
            </w:r>
            <w:r w:rsidRPr="6E5F4326" w:rsidR="00023579">
              <w:rPr>
                <w:rFonts w:ascii="Segoe UI" w:hAnsi="Segoe UI" w:eastAsia="Quattrocento Sans" w:cs="Segoe UI"/>
              </w:rPr>
              <w:t xml:space="preserve">al grupo poblacional </w:t>
            </w:r>
            <w:r w:rsidRPr="6E5F4326" w:rsidR="18084E89">
              <w:rPr>
                <w:rFonts w:ascii="Segoe UI" w:hAnsi="Segoe UI" w:eastAsia="Quattrocento Sans" w:cs="Segoe UI"/>
              </w:rPr>
              <w:t xml:space="preserve">de </w:t>
            </w:r>
            <w:r w:rsidRPr="6E5F4326" w:rsidR="694AF264">
              <w:rPr>
                <w:rFonts w:ascii="Segoe UI" w:hAnsi="Segoe UI" w:eastAsia="Quattrocento Sans" w:cs="Segoe UI"/>
              </w:rPr>
              <w:t>víctimas de</w:t>
            </w:r>
            <w:r w:rsidRPr="6E5F4326" w:rsidR="00023579">
              <w:rPr>
                <w:rFonts w:ascii="Segoe UI" w:hAnsi="Segoe UI" w:eastAsia="Quattrocento Sans" w:cs="Segoe UI"/>
              </w:rPr>
              <w:t xml:space="preserve"> la</w:t>
            </w:r>
            <w:r w:rsidRPr="6E5F4326" w:rsidR="694AF264">
              <w:rPr>
                <w:rFonts w:ascii="Segoe UI" w:hAnsi="Segoe UI" w:eastAsia="Quattrocento Sans" w:cs="Segoe UI"/>
              </w:rPr>
              <w:t xml:space="preserve"> violencia</w:t>
            </w:r>
          </w:p>
        </w:tc>
      </w:tr>
      <w:tr w:rsidRPr="00FC2824" w:rsidR="00C272EB" w:rsidTr="06E8CBC3" w14:paraId="1C578313"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463677FB" w14:textId="644C3390">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63040A3F" w14:textId="0BDC9D58">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650A6598"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44A4604B" w14:textId="5AE86E3B">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B2317B" w:rsidP="00B2317B" w:rsidRDefault="00B2317B" w14:paraId="38710565" w14:textId="77777777">
            <w:pPr>
              <w:spacing w:line="240" w:lineRule="auto"/>
              <w:rPr>
                <w:rFonts w:ascii="Segoe UI" w:hAnsi="Segoe UI" w:eastAsia="Quattrocento Sans" w:cs="Segoe UI"/>
              </w:rPr>
            </w:pPr>
            <w:r w:rsidRPr="00CD53A4">
              <w:rPr>
                <w:rFonts w:ascii="Segoe UI" w:hAnsi="Segoe UI" w:eastAsia="Quattrocento Sans" w:cs="Segoe UI"/>
              </w:rPr>
              <w:t>[</w:t>
            </w:r>
            <w:r>
              <w:rPr>
                <w:rFonts w:ascii="Segoe UI" w:hAnsi="Segoe UI" w:eastAsia="Quattrocento Sans" w:cs="Segoe UI"/>
              </w:rPr>
              <w:t>SI</w:t>
            </w:r>
            <w:r w:rsidRPr="00CD53A4">
              <w:rPr>
                <w:rFonts w:ascii="Segoe UI" w:hAnsi="Segoe UI" w:eastAsia="Quattrocento Sans" w:cs="Segoe UI"/>
              </w:rPr>
              <w:t>,</w:t>
            </w:r>
            <w:r>
              <w:rPr>
                <w:rFonts w:ascii="Segoe UI" w:hAnsi="Segoe UI" w:eastAsia="Quattrocento Sans" w:cs="Segoe UI"/>
              </w:rPr>
              <w:t xml:space="preserve"> NO</w:t>
            </w:r>
            <w:r w:rsidRPr="00CD53A4">
              <w:rPr>
                <w:rFonts w:ascii="Segoe UI" w:hAnsi="Segoe UI" w:eastAsia="Quattrocento Sans" w:cs="Segoe UI"/>
              </w:rPr>
              <w:t xml:space="preserve">] </w:t>
            </w:r>
          </w:p>
          <w:p w:rsidRPr="00FC2824" w:rsidR="00C272EB" w:rsidP="00B2317B" w:rsidRDefault="00B2317B" w14:paraId="710EEF97" w14:textId="62E8B781">
            <w:pPr>
              <w:ind w:left="113"/>
              <w:rPr>
                <w:rFonts w:ascii="Segoe UI" w:hAnsi="Segoe UI" w:eastAsia="Quattrocento Sans" w:cs="Segoe UI"/>
              </w:rPr>
            </w:pPr>
            <w:r w:rsidRPr="00CD53A4">
              <w:rPr>
                <w:rFonts w:ascii="Segoe UI" w:hAnsi="Segoe UI" w:eastAsia="Quattrocento Sans" w:cs="Segoe UI"/>
              </w:rPr>
              <w:t>Existen</w:t>
            </w:r>
            <w:r>
              <w:rPr>
                <w:rFonts w:ascii="Segoe UI" w:hAnsi="Segoe UI" w:eastAsia="Quattrocento Sans" w:cs="Segoe UI"/>
              </w:rPr>
              <w:t xml:space="preserve"> 2</w:t>
            </w:r>
            <w:r w:rsidRPr="00CD53A4">
              <w:rPr>
                <w:rFonts w:ascii="Segoe UI" w:hAnsi="Segoe UI" w:eastAsia="Quattrocento Sans" w:cs="Segoe UI"/>
              </w:rPr>
              <w:t xml:space="preserve"> valores únicos.  </w:t>
            </w:r>
          </w:p>
        </w:tc>
      </w:tr>
      <w:tr w:rsidRPr="00FC2824" w:rsidR="00C272EB" w:rsidTr="06E8CBC3" w14:paraId="0E1735B7"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4B455A22" w14:textId="2B7475CA">
            <w:pPr>
              <w:ind w:left="114"/>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433919" w14:paraId="3E9FA8B0" w14:textId="4A532C63">
            <w:pPr>
              <w:ind w:left="113"/>
              <w:rPr>
                <w:rFonts w:ascii="Segoe UI" w:hAnsi="Segoe UI" w:eastAsia="Quattrocento Sans" w:cs="Segoe UI"/>
              </w:rPr>
            </w:pPr>
            <w:r>
              <w:rPr>
                <w:noProof/>
              </w:rPr>
              <w:drawing>
                <wp:inline distT="0" distB="0" distL="0" distR="0" wp14:anchorId="73DAA3A2" wp14:editId="1AA91DAC">
                  <wp:extent cx="2152184" cy="871870"/>
                  <wp:effectExtent l="0" t="0" r="635" b="4445"/>
                  <wp:docPr id="1283826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6572" name=""/>
                          <pic:cNvPicPr/>
                        </pic:nvPicPr>
                        <pic:blipFill>
                          <a:blip r:embed="rId55"/>
                          <a:stretch>
                            <a:fillRect/>
                          </a:stretch>
                        </pic:blipFill>
                        <pic:spPr>
                          <a:xfrm>
                            <a:off x="0" y="0"/>
                            <a:ext cx="2154627" cy="872860"/>
                          </a:xfrm>
                          <a:prstGeom prst="rect">
                            <a:avLst/>
                          </a:prstGeom>
                        </pic:spPr>
                      </pic:pic>
                    </a:graphicData>
                  </a:graphic>
                </wp:inline>
              </w:drawing>
            </w:r>
          </w:p>
        </w:tc>
      </w:tr>
      <w:tr w:rsidRPr="00FC2824" w:rsidR="00C272EB" w:rsidTr="06E8CBC3" w14:paraId="49E04BD0"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1600A0C2" w14:textId="3CC93B1C">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832C36" w:rsidRDefault="005B69F6" w14:paraId="3123EA4D" w14:textId="15D5F640">
            <w:pPr>
              <w:numPr>
                <w:ilvl w:val="0"/>
                <w:numId w:val="15"/>
              </w:numPr>
              <w:shd w:val="clear" w:color="auto" w:fill="FFFFFF"/>
              <w:spacing w:before="100" w:beforeAutospacing="1" w:after="100" w:afterAutospacing="1" w:line="240" w:lineRule="auto"/>
              <w:rPr>
                <w:rFonts w:ascii="Segoe UI" w:hAnsi="Segoe UI" w:cs="Segoe UI"/>
                <w:noProof/>
              </w:rPr>
            </w:pPr>
            <w:r w:rsidRPr="005B69F6">
              <w:rPr>
                <w:rFonts w:ascii="Segoe UI" w:hAnsi="Segoe UI" w:cs="Segoe UI"/>
                <w:noProof/>
              </w:rPr>
              <w:t>La mayoría de los casos se encuentra en la categoría "NO".</w:t>
            </w:r>
          </w:p>
        </w:tc>
      </w:tr>
      <w:tr w:rsidRPr="00FC2824" w:rsidR="00C272EB" w:rsidTr="06E8CBC3" w14:paraId="056583F7"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5F7A3078" w14:textId="57F67B7D">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36</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6DA24608" w14:textId="56629FA3">
            <w:pPr>
              <w:rPr>
                <w:rFonts w:ascii="Segoe UI" w:hAnsi="Segoe UI" w:cs="Segoe UI"/>
                <w:noProof/>
              </w:rPr>
            </w:pPr>
            <w:r w:rsidRPr="00A15C0E">
              <w:rPr>
                <w:rFonts w:ascii="Segoe UI" w:hAnsi="Segoe UI" w:cs="Segoe UI"/>
                <w:noProof/>
              </w:rPr>
              <w:t>GP_otros</w:t>
            </w:r>
          </w:p>
        </w:tc>
      </w:tr>
      <w:tr w:rsidRPr="00FC2824" w:rsidR="00C272EB" w:rsidTr="06E8CBC3" w14:paraId="53770DB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1D0786D" w14:textId="1955C5ED">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5ADA13EF" w14:textId="41FD5220">
            <w:pPr>
              <w:spacing w:after="0"/>
              <w:rPr>
                <w:rFonts w:ascii="Segoe UI" w:hAnsi="Segoe UI" w:eastAsia="Quattrocento Sans" w:cs="Segoe UI"/>
              </w:rPr>
            </w:pPr>
            <w:r w:rsidRPr="18084E89">
              <w:rPr>
                <w:rFonts w:ascii="Segoe UI" w:hAnsi="Segoe UI" w:eastAsia="Quattrocento Sans" w:cs="Segoe UI"/>
              </w:rPr>
              <w:t xml:space="preserve">GP </w:t>
            </w:r>
            <w:r w:rsidRPr="18084E89" w:rsidR="2D5AB0AC">
              <w:rPr>
                <w:rFonts w:ascii="Segoe UI" w:hAnsi="Segoe UI" w:eastAsia="Quattrocento Sans" w:cs="Segoe UI"/>
              </w:rPr>
              <w:t>Otro</w:t>
            </w:r>
            <w:r w:rsidRPr="18084E89">
              <w:rPr>
                <w:rFonts w:ascii="Segoe UI" w:hAnsi="Segoe UI" w:eastAsia="Quattrocento Sans" w:cs="Segoe UI"/>
              </w:rPr>
              <w:t>s</w:t>
            </w:r>
          </w:p>
        </w:tc>
      </w:tr>
      <w:tr w:rsidRPr="00FC2824" w:rsidR="00C272EB" w:rsidTr="06E8CBC3" w14:paraId="333959A9"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6E914CE1" w14:textId="3A3180D0">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6E0FD6A4" w14:textId="40D9EC63">
            <w:pPr>
              <w:rPr>
                <w:rFonts w:ascii="Segoe UI" w:hAnsi="Segoe UI" w:eastAsia="Quattrocento Sans" w:cs="Segoe UI"/>
              </w:rPr>
            </w:pPr>
            <w:r w:rsidRPr="6E5F4326" w:rsidR="18084E89">
              <w:rPr>
                <w:rFonts w:ascii="Segoe UI" w:hAnsi="Segoe UI" w:eastAsia="Quattrocento Sans" w:cs="Segoe UI"/>
              </w:rPr>
              <w:t xml:space="preserve">Describe si aplica </w:t>
            </w:r>
            <w:r w:rsidRPr="6E5F4326" w:rsidR="009D3160">
              <w:rPr>
                <w:rFonts w:ascii="Segoe UI" w:hAnsi="Segoe UI" w:eastAsia="Quattrocento Sans" w:cs="Segoe UI"/>
              </w:rPr>
              <w:t>al grupo poblacional</w:t>
            </w:r>
            <w:r w:rsidRPr="6E5F4326" w:rsidR="18084E89">
              <w:rPr>
                <w:rFonts w:ascii="Segoe UI" w:hAnsi="Segoe UI" w:eastAsia="Quattrocento Sans" w:cs="Segoe UI"/>
              </w:rPr>
              <w:t xml:space="preserve"> </w:t>
            </w:r>
            <w:r w:rsidRPr="6E5F4326" w:rsidR="00C408C3">
              <w:rPr>
                <w:rFonts w:ascii="Segoe UI" w:hAnsi="Segoe UI" w:eastAsia="Quattrocento Sans" w:cs="Segoe UI"/>
              </w:rPr>
              <w:t>catalogada como</w:t>
            </w:r>
            <w:r w:rsidRPr="6E5F4326" w:rsidR="00C408C3">
              <w:rPr>
                <w:rFonts w:ascii="Segoe UI" w:hAnsi="Segoe UI" w:eastAsia="Quattrocento Sans" w:cs="Segoe UI"/>
              </w:rPr>
              <w:t xml:space="preserve"> </w:t>
            </w:r>
            <w:r w:rsidRPr="6E5F4326" w:rsidR="16A3BDAB">
              <w:rPr>
                <w:rFonts w:ascii="Segoe UI" w:hAnsi="Segoe UI" w:eastAsia="Quattrocento Sans" w:cs="Segoe UI"/>
              </w:rPr>
              <w:t>otro</w:t>
            </w:r>
            <w:r w:rsidRPr="6E5F4326" w:rsidR="18084E89">
              <w:rPr>
                <w:rFonts w:ascii="Segoe UI" w:hAnsi="Segoe UI" w:eastAsia="Quattrocento Sans" w:cs="Segoe UI"/>
              </w:rPr>
              <w:t>s</w:t>
            </w:r>
            <w:r w:rsidRPr="6E5F4326" w:rsidR="00C408C3">
              <w:rPr>
                <w:rFonts w:ascii="Segoe UI" w:hAnsi="Segoe UI" w:eastAsia="Quattrocento Sans" w:cs="Segoe UI"/>
              </w:rPr>
              <w:t>.</w:t>
            </w:r>
          </w:p>
        </w:tc>
      </w:tr>
      <w:tr w:rsidRPr="00FC2824" w:rsidR="00C272EB" w:rsidTr="06E8CBC3" w14:paraId="7A069F5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FADB2EC" w14:textId="6B1B3D2B">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14CA31C" w14:textId="0BDC9D58">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1EFD8FF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2721297" w14:textId="0087AD8D">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B2317B" w:rsidP="00B2317B" w:rsidRDefault="00B2317B" w14:paraId="3D2D69DD" w14:textId="2FD1F2DA">
            <w:pPr>
              <w:spacing w:line="240" w:lineRule="auto"/>
              <w:rPr>
                <w:rFonts w:ascii="Segoe UI" w:hAnsi="Segoe UI" w:eastAsia="Quattrocento Sans" w:cs="Segoe UI"/>
              </w:rPr>
            </w:pPr>
            <w:r w:rsidRPr="00CD53A4">
              <w:rPr>
                <w:rFonts w:ascii="Segoe UI" w:hAnsi="Segoe UI" w:eastAsia="Quattrocento Sans" w:cs="Segoe UI"/>
              </w:rPr>
              <w:t>[</w:t>
            </w:r>
            <w:r>
              <w:rPr>
                <w:rFonts w:ascii="Segoe UI" w:hAnsi="Segoe UI" w:eastAsia="Quattrocento Sans" w:cs="Segoe UI"/>
              </w:rPr>
              <w:t>SI</w:t>
            </w:r>
            <w:r w:rsidRPr="00CD53A4">
              <w:rPr>
                <w:rFonts w:ascii="Segoe UI" w:hAnsi="Segoe UI" w:eastAsia="Quattrocento Sans" w:cs="Segoe UI"/>
              </w:rPr>
              <w:t>,</w:t>
            </w:r>
            <w:r>
              <w:rPr>
                <w:rFonts w:ascii="Segoe UI" w:hAnsi="Segoe UI" w:eastAsia="Quattrocento Sans" w:cs="Segoe UI"/>
              </w:rPr>
              <w:t xml:space="preserve"> NO</w:t>
            </w:r>
            <w:r w:rsidRPr="00CD53A4">
              <w:rPr>
                <w:rFonts w:ascii="Segoe UI" w:hAnsi="Segoe UI" w:eastAsia="Quattrocento Sans" w:cs="Segoe UI"/>
              </w:rPr>
              <w:t xml:space="preserve">] </w:t>
            </w:r>
          </w:p>
          <w:p w:rsidR="00C272EB" w:rsidP="00B2317B" w:rsidRDefault="00B2317B" w14:paraId="3888174A" w14:textId="416DECCB">
            <w:pPr>
              <w:spacing w:line="240" w:lineRule="auto"/>
              <w:rPr>
                <w:rFonts w:ascii="Segoe UI" w:hAnsi="Segoe UI" w:eastAsia="Quattrocento Sans" w:cs="Segoe UI"/>
              </w:rPr>
            </w:pPr>
            <w:r w:rsidRPr="00CD53A4">
              <w:rPr>
                <w:rFonts w:ascii="Segoe UI" w:hAnsi="Segoe UI" w:eastAsia="Quattrocento Sans" w:cs="Segoe UI"/>
              </w:rPr>
              <w:t>Existen</w:t>
            </w:r>
            <w:r>
              <w:rPr>
                <w:rFonts w:ascii="Segoe UI" w:hAnsi="Segoe UI" w:eastAsia="Quattrocento Sans" w:cs="Segoe UI"/>
              </w:rPr>
              <w:t xml:space="preserve"> 2</w:t>
            </w:r>
            <w:r w:rsidRPr="00CD53A4">
              <w:rPr>
                <w:rFonts w:ascii="Segoe UI" w:hAnsi="Segoe UI" w:eastAsia="Quattrocento Sans" w:cs="Segoe UI"/>
              </w:rPr>
              <w:t xml:space="preserve"> valores únicos. </w:t>
            </w:r>
          </w:p>
          <w:p w:rsidRPr="00FC2824" w:rsidR="00C272EB" w:rsidP="00C272EB" w:rsidRDefault="00C272EB" w14:paraId="7D40189F" w14:textId="245E6299">
            <w:pPr>
              <w:rPr>
                <w:rFonts w:ascii="Segoe UI" w:hAnsi="Segoe UI" w:eastAsia="Quattrocento Sans" w:cs="Segoe UI"/>
              </w:rPr>
            </w:pPr>
          </w:p>
        </w:tc>
      </w:tr>
      <w:tr w:rsidRPr="00FC2824" w:rsidR="00C272EB" w:rsidTr="06E8CBC3" w14:paraId="7F8F48C1"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2509685" w14:textId="36E6FDC3">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3119AA" w14:paraId="18AB52AC" w14:textId="1BED1F3A">
            <w:pPr>
              <w:rPr>
                <w:rFonts w:ascii="Segoe UI" w:hAnsi="Segoe UI" w:eastAsia="Quattrocento Sans" w:cs="Segoe UI"/>
              </w:rPr>
            </w:pPr>
            <w:r>
              <w:rPr>
                <w:noProof/>
              </w:rPr>
              <w:drawing>
                <wp:inline distT="0" distB="0" distL="0" distR="0" wp14:anchorId="72D3C357" wp14:editId="40F9E78D">
                  <wp:extent cx="1609725" cy="1019175"/>
                  <wp:effectExtent l="0" t="0" r="9525" b="9525"/>
                  <wp:docPr id="52775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034" name=""/>
                          <pic:cNvPicPr/>
                        </pic:nvPicPr>
                        <pic:blipFill>
                          <a:blip r:embed="rId56"/>
                          <a:stretch>
                            <a:fillRect/>
                          </a:stretch>
                        </pic:blipFill>
                        <pic:spPr>
                          <a:xfrm>
                            <a:off x="0" y="0"/>
                            <a:ext cx="1609725" cy="1019175"/>
                          </a:xfrm>
                          <a:prstGeom prst="rect">
                            <a:avLst/>
                          </a:prstGeom>
                        </pic:spPr>
                      </pic:pic>
                    </a:graphicData>
                  </a:graphic>
                </wp:inline>
              </w:drawing>
            </w:r>
          </w:p>
        </w:tc>
      </w:tr>
      <w:tr w:rsidRPr="00FC2824" w:rsidR="00C272EB" w:rsidTr="06E8CBC3" w14:paraId="314843E5"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77256FEE" w14:textId="3C616B8D">
            <w:pPr>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005B69F6" w14:paraId="7243E229" w14:textId="3809DFE9">
            <w:pPr>
              <w:numPr>
                <w:ilvl w:val="0"/>
                <w:numId w:val="14"/>
              </w:numPr>
              <w:shd w:val="clear" w:color="auto" w:fill="FFFFFF"/>
              <w:spacing w:before="100" w:beforeAutospacing="1" w:after="100" w:afterAutospacing="1" w:line="240" w:lineRule="auto"/>
              <w:rPr>
                <w:rFonts w:ascii="Segoe UI" w:hAnsi="Segoe UI" w:cs="Segoe UI"/>
                <w:noProof/>
              </w:rPr>
            </w:pPr>
            <w:r w:rsidRPr="005B69F6">
              <w:rPr>
                <w:rFonts w:ascii="Segoe UI" w:hAnsi="Segoe UI" w:cs="Segoe UI"/>
                <w:noProof/>
              </w:rPr>
              <w:t>La mayoría de los casos se encuentra en la categoría "NO".</w:t>
            </w:r>
          </w:p>
        </w:tc>
      </w:tr>
      <w:tr w:rsidRPr="00FC2824" w:rsidR="00C272EB" w:rsidTr="06E8CBC3" w14:paraId="72E0B5A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60D508ED" w14:textId="0F386EC8">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37</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67C45AEA" w14:textId="65A4F66D">
            <w:pPr>
              <w:rPr>
                <w:rFonts w:ascii="Segoe UI" w:hAnsi="Segoe UI" w:eastAsia="Quattrocento Sans" w:cs="Segoe UI"/>
                <w:highlight w:val="yellow"/>
              </w:rPr>
            </w:pPr>
            <w:commentRangeStart w:id="213"/>
            <w:proofErr w:type="spellStart"/>
            <w:r w:rsidRPr="6E5F4326" w:rsidR="00C272EB">
              <w:rPr>
                <w:rFonts w:ascii="Segoe UI" w:hAnsi="Segoe UI" w:eastAsia="Quattrocento Sans" w:cs="Segoe UI"/>
                <w:highlight w:val="yellow"/>
              </w:rPr>
              <w:t>codigoPaisOcurrencia</w:t>
            </w:r>
            <w:proofErr w:type="spellEnd"/>
            <w:commentRangeEnd w:id="213"/>
            <w:r>
              <w:rPr>
                <w:rStyle w:val="CommentReference"/>
              </w:rPr>
              <w:commentReference w:id="213"/>
            </w:r>
          </w:p>
        </w:tc>
      </w:tr>
      <w:tr w:rsidRPr="00FC2824" w:rsidR="00C272EB" w:rsidTr="06E8CBC3" w14:paraId="7664F3EE"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8AC8BE3" w14:textId="19EEDABD">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7E22C471" w14:paraId="7E7F5821" w14:textId="3F303A28">
            <w:pPr>
              <w:rPr>
                <w:rFonts w:ascii="Segoe UI" w:hAnsi="Segoe UI" w:eastAsia="Quattrocento Sans" w:cs="Segoe UI"/>
              </w:rPr>
            </w:pPr>
            <w:r w:rsidRPr="18084E89">
              <w:rPr>
                <w:rFonts w:ascii="Segoe UI" w:hAnsi="Segoe UI" w:eastAsia="Quattrocento Sans" w:cs="Segoe UI"/>
              </w:rPr>
              <w:t>Código País Ocurrencia</w:t>
            </w:r>
          </w:p>
        </w:tc>
      </w:tr>
      <w:tr w:rsidRPr="00FC2824" w:rsidR="00C272EB" w:rsidTr="06E8CBC3" w14:paraId="40FB656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8D14FC4" w14:textId="076D557F">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7C4C5DE5" w14:paraId="00EDE1C8" w14:textId="432CB40D">
            <w:pPr>
              <w:rPr>
                <w:rFonts w:ascii="Segoe UI" w:hAnsi="Segoe UI" w:eastAsia="Quattrocento Sans" w:cs="Segoe UI"/>
              </w:rPr>
            </w:pPr>
            <w:r w:rsidRPr="18084E89">
              <w:rPr>
                <w:rFonts w:ascii="Segoe UI" w:hAnsi="Segoe UI" w:eastAsia="Quattrocento Sans" w:cs="Segoe UI"/>
              </w:rPr>
              <w:t>Describe el código del país de ocurrencia</w:t>
            </w:r>
          </w:p>
        </w:tc>
      </w:tr>
      <w:tr w:rsidRPr="00FC2824" w:rsidR="00C272EB" w:rsidTr="06E8CBC3" w14:paraId="6C891C4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6CD0A47" w14:textId="630F81B9">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768E5F96" w14:paraId="13101F2F" w14:textId="2341CD5C">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6B4B6D6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8810E6F" w14:textId="47B0A351">
            <w:pPr>
              <w:ind w:left="2"/>
              <w:rPr>
                <w:rFonts w:ascii="Segoe UI" w:hAnsi="Segoe UI" w:eastAsia="Quattrocento Sans" w:cs="Segoe UI"/>
              </w:rPr>
            </w:pPr>
            <w:r w:rsidRPr="00FC2824">
              <w:rPr>
                <w:rFonts w:ascii="Segoe UI" w:hAnsi="Segoe UI" w:eastAsia="Quattrocento Sans" w:cs="Segoe UI"/>
              </w:rPr>
              <w:lastRenderedPageBreak/>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36FDDEF0" w14:textId="3F8E2958">
            <w:pPr>
              <w:spacing w:line="240" w:lineRule="auto"/>
              <w:rPr>
                <w:rFonts w:ascii="Segoe UI" w:hAnsi="Segoe UI" w:eastAsia="Quattrocento Sans" w:cs="Segoe UI"/>
              </w:rPr>
            </w:pPr>
            <w:r w:rsidRPr="18084E89">
              <w:rPr>
                <w:rFonts w:ascii="Segoe UI" w:hAnsi="Segoe UI" w:eastAsia="Quattrocento Sans" w:cs="Segoe UI"/>
              </w:rPr>
              <w:t>[</w:t>
            </w:r>
            <w:r w:rsidRPr="18084E89" w:rsidR="10F9A3F7">
              <w:rPr>
                <w:rFonts w:ascii="Segoe UI" w:hAnsi="Segoe UI" w:eastAsia="Quattrocento Sans" w:cs="Segoe UI"/>
              </w:rPr>
              <w:t>SI, NO</w:t>
            </w:r>
            <w:r w:rsidRPr="18084E89">
              <w:rPr>
                <w:rFonts w:ascii="Segoe UI" w:hAnsi="Segoe UI" w:eastAsia="Quattrocento Sans" w:cs="Segoe UI"/>
              </w:rPr>
              <w:t xml:space="preserve">] </w:t>
            </w:r>
          </w:p>
          <w:p w:rsidRPr="00FC2824" w:rsidR="00C272EB" w:rsidP="00C272EB" w:rsidRDefault="00C272EB" w14:paraId="4A138E6B" w14:textId="5A37BFA1">
            <w:pPr>
              <w:rPr>
                <w:rFonts w:ascii="Segoe UI" w:hAnsi="Segoe UI" w:eastAsia="Quattrocento Sans" w:cs="Segoe UI"/>
              </w:rPr>
            </w:pPr>
            <w:r w:rsidRPr="00CD53A4">
              <w:rPr>
                <w:rFonts w:ascii="Segoe UI" w:hAnsi="Segoe UI" w:eastAsia="Quattrocento Sans" w:cs="Segoe UI"/>
              </w:rPr>
              <w:t xml:space="preserve">Existen </w:t>
            </w:r>
            <w:r w:rsidR="00FB5264">
              <w:rPr>
                <w:rFonts w:ascii="Segoe UI" w:hAnsi="Segoe UI" w:eastAsia="Quattrocento Sans" w:cs="Segoe UI"/>
              </w:rPr>
              <w:t xml:space="preserve">93 </w:t>
            </w:r>
            <w:r w:rsidRPr="00CD53A4">
              <w:rPr>
                <w:rFonts w:ascii="Segoe UI" w:hAnsi="Segoe UI" w:eastAsia="Quattrocento Sans" w:cs="Segoe UI"/>
              </w:rPr>
              <w:t xml:space="preserve">valores únicos.  </w:t>
            </w:r>
          </w:p>
        </w:tc>
      </w:tr>
      <w:tr w:rsidRPr="00FC2824" w:rsidR="00C272EB" w:rsidTr="06E8CBC3" w14:paraId="243A11F0"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DAA7675" w14:textId="62CEEBBE">
            <w:pPr>
              <w:ind w:left="2"/>
              <w:rPr>
                <w:rFonts w:ascii="Segoe UI" w:hAnsi="Segoe UI" w:eastAsia="Quattrocento Sans" w:cs="Segoe UI"/>
              </w:rPr>
            </w:pPr>
            <w:r w:rsidRPr="18084E89">
              <w:rPr>
                <w:rFonts w:ascii="Segoe UI" w:hAnsi="Segoe UI" w:eastAsia="Quattrocento Sans" w:cs="Segoe UI"/>
                <w:highlight w:val="yellow"/>
              </w:rPr>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D93AF4" w14:paraId="2F8F36E7" w14:textId="3A030545">
            <w:pPr>
              <w:rPr>
                <w:rFonts w:ascii="Segoe UI" w:hAnsi="Segoe UI" w:eastAsia="Quattrocento Sans" w:cs="Segoe UI"/>
              </w:rPr>
            </w:pPr>
            <w:r>
              <w:rPr>
                <w:noProof/>
              </w:rPr>
              <w:drawing>
                <wp:inline distT="0" distB="0" distL="0" distR="0" wp14:anchorId="20EDFDA3" wp14:editId="20E51070">
                  <wp:extent cx="2208472" cy="3487479"/>
                  <wp:effectExtent l="0" t="0" r="1905" b="0"/>
                  <wp:docPr id="91055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8416" name=""/>
                          <pic:cNvPicPr/>
                        </pic:nvPicPr>
                        <pic:blipFill>
                          <a:blip r:embed="rId57"/>
                          <a:stretch>
                            <a:fillRect/>
                          </a:stretch>
                        </pic:blipFill>
                        <pic:spPr>
                          <a:xfrm>
                            <a:off x="0" y="0"/>
                            <a:ext cx="2209748" cy="3489495"/>
                          </a:xfrm>
                          <a:prstGeom prst="rect">
                            <a:avLst/>
                          </a:prstGeom>
                        </pic:spPr>
                      </pic:pic>
                    </a:graphicData>
                  </a:graphic>
                </wp:inline>
              </w:drawing>
            </w:r>
          </w:p>
        </w:tc>
      </w:tr>
      <w:tr w:rsidRPr="00BA7A0B" w:rsidR="00C272EB" w:rsidTr="06E8CBC3" w14:paraId="47D48050"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09B63844" w14:textId="3E4B613E">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832C36" w:rsidRDefault="005B69F6" w14:paraId="0412C0EA" w14:textId="77777777">
            <w:pPr>
              <w:numPr>
                <w:ilvl w:val="0"/>
                <w:numId w:val="13"/>
              </w:numPr>
              <w:shd w:val="clear" w:color="auto" w:fill="FFFFFF"/>
              <w:spacing w:before="100" w:beforeAutospacing="1" w:after="100" w:afterAutospacing="1" w:line="240" w:lineRule="auto"/>
              <w:rPr>
                <w:ins w:author="Luis Carlos Chicaíza Rojas" w:date="2024-05-08T19:22:00Z" w16du:dateUtc="2024-05-09T00:22:00Z" w:id="214"/>
                <w:rFonts w:ascii="Segoe UI" w:hAnsi="Segoe UI" w:cs="Segoe UI"/>
                <w:noProof/>
              </w:rPr>
            </w:pPr>
            <w:commentRangeStart w:id="215"/>
            <w:commentRangeStart w:id="216"/>
            <w:r w:rsidRPr="005B69F6">
              <w:rPr>
                <w:rFonts w:ascii="Segoe UI" w:hAnsi="Segoe UI" w:cs="Segoe UI"/>
                <w:noProof/>
              </w:rPr>
              <w:t>La mayoría de los casos se encuentra en la categoría "NO"</w:t>
            </w:r>
            <w:ins w:author="Luis Carlos Chicaíza Rojas" w:date="2024-05-08T19:22:00Z" w16du:dateUtc="2024-05-09T00:22:00Z" w:id="217">
              <w:r w:rsidR="00E57E5C">
                <w:rPr>
                  <w:rFonts w:ascii="Segoe UI" w:hAnsi="Segoe UI" w:cs="Segoe UI"/>
                  <w:noProof/>
                </w:rPr>
                <w:t>, es un valor que corresponde a otra columna</w:t>
              </w:r>
            </w:ins>
            <w:r w:rsidRPr="005B69F6">
              <w:rPr>
                <w:rFonts w:ascii="Segoe UI" w:hAnsi="Segoe UI" w:cs="Segoe UI"/>
                <w:noProof/>
              </w:rPr>
              <w:t>.</w:t>
            </w:r>
            <w:commentRangeEnd w:id="215"/>
            <w:r w:rsidR="00E61EA2">
              <w:rPr>
                <w:rStyle w:val="Refdecomentario"/>
              </w:rPr>
              <w:commentReference w:id="215"/>
            </w:r>
            <w:commentRangeEnd w:id="216"/>
            <w:r w:rsidR="005E00F7">
              <w:rPr>
                <w:rStyle w:val="Refdecomentario"/>
              </w:rPr>
              <w:commentReference w:id="216"/>
            </w:r>
          </w:p>
          <w:p w:rsidRPr="00BA7A0B" w:rsidR="00E57E5C" w:rsidP="00832C36" w:rsidRDefault="005E00F7" w14:paraId="2E993D61" w14:textId="4B3BFFBE">
            <w:pPr>
              <w:numPr>
                <w:ilvl w:val="0"/>
                <w:numId w:val="13"/>
              </w:numPr>
              <w:shd w:val="clear" w:color="auto" w:fill="FFFFFF"/>
              <w:spacing w:before="100" w:beforeAutospacing="1" w:after="100" w:afterAutospacing="1" w:line="240" w:lineRule="auto"/>
              <w:rPr>
                <w:rFonts w:ascii="Segoe UI" w:hAnsi="Segoe UI" w:cs="Segoe UI"/>
                <w:noProof/>
              </w:rPr>
            </w:pPr>
            <w:ins w:author="Luis Carlos Chicaíza Rojas" w:date="2024-05-08T19:22:00Z" w16du:dateUtc="2024-05-09T00:22:00Z" w:id="1830219419">
              <w:r w:rsidRPr="06E8CBC3" w:rsidR="64CA21D3">
                <w:rPr>
                  <w:rFonts w:ascii="Segoe UI" w:hAnsi="Segoe UI" w:cs="Segoe UI"/>
                  <w:noProof/>
                </w:rPr>
                <w:t>Existen datos atípicos correspondientes a otras columnas.</w:t>
              </w:r>
            </w:ins>
          </w:p>
        </w:tc>
      </w:tr>
      <w:tr w:rsidRPr="00FC2824" w:rsidR="00C272EB" w:rsidTr="06E8CBC3" w14:paraId="0A5587D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512A22C" w14:textId="410642B2">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38</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56E42B14" w14:textId="6C6ADD94">
            <w:pPr>
              <w:rPr>
                <w:rFonts w:ascii="Segoe UI" w:hAnsi="Segoe UI" w:eastAsia="Quattrocento Sans" w:cs="Segoe UI"/>
              </w:rPr>
            </w:pPr>
            <w:proofErr w:type="spellStart"/>
            <w:r w:rsidRPr="00386115">
              <w:rPr>
                <w:rFonts w:ascii="Segoe UI" w:hAnsi="Segoe UI" w:eastAsia="Quattrocento Sans" w:cs="Segoe UI"/>
                <w:highlight w:val="yellow"/>
              </w:rPr>
              <w:t>PaisOcurrencia</w:t>
            </w:r>
            <w:proofErr w:type="spellEnd"/>
          </w:p>
        </w:tc>
      </w:tr>
      <w:tr w:rsidRPr="00FC2824" w:rsidR="00C272EB" w:rsidTr="06E8CBC3" w14:paraId="00CE5353"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C3EE53A" w14:textId="065F367A">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62128959" w14:paraId="13ECDC5B" w14:textId="1811942B">
            <w:pPr>
              <w:rPr>
                <w:rFonts w:ascii="Segoe UI" w:hAnsi="Segoe UI" w:eastAsia="Quattrocento Sans" w:cs="Segoe UI"/>
              </w:rPr>
            </w:pPr>
            <w:r w:rsidRPr="18084E89">
              <w:rPr>
                <w:rFonts w:ascii="Segoe UI" w:hAnsi="Segoe UI" w:eastAsia="Quattrocento Sans" w:cs="Segoe UI"/>
              </w:rPr>
              <w:t xml:space="preserve">País ocurrencia </w:t>
            </w:r>
          </w:p>
        </w:tc>
      </w:tr>
      <w:tr w:rsidRPr="00FC2824" w:rsidR="00C272EB" w:rsidTr="06E8CBC3" w14:paraId="1E4E6AE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193405E" w14:textId="4168B916">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16F03006" w14:paraId="0918FA7E" w14:textId="44E20568">
            <w:pPr>
              <w:rPr>
                <w:rFonts w:ascii="Segoe UI" w:hAnsi="Segoe UI" w:eastAsia="Quattrocento Sans" w:cs="Segoe UI"/>
              </w:rPr>
            </w:pPr>
            <w:r w:rsidRPr="18084E89">
              <w:rPr>
                <w:rFonts w:ascii="Segoe UI" w:hAnsi="Segoe UI" w:eastAsia="Quattrocento Sans" w:cs="Segoe UI"/>
              </w:rPr>
              <w:t xml:space="preserve">Define el nombre del país de ocurrencia. </w:t>
            </w:r>
          </w:p>
        </w:tc>
      </w:tr>
      <w:tr w:rsidRPr="00FC2824" w:rsidR="00C272EB" w:rsidTr="06E8CBC3" w14:paraId="3042DB1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0EB3A37" w14:textId="0FDC4AEA">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4EA10EC3" w14:paraId="0B2547DF" w14:textId="6E64919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5A7247C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064B1E7" w14:textId="6D39366C">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18084E89" w:rsidRDefault="00C272EB" w14:paraId="5209BBB1" w14:textId="1B02ADF3">
            <w:pPr>
              <w:spacing w:line="240" w:lineRule="auto"/>
              <w:rPr>
                <w:rFonts w:ascii="Segoe UI" w:hAnsi="Segoe UI" w:eastAsia="Quattrocento Sans" w:cs="Segoe UI"/>
              </w:rPr>
            </w:pPr>
            <w:r w:rsidRPr="00CD53A4">
              <w:rPr>
                <w:rFonts w:ascii="Segoe UI" w:hAnsi="Segoe UI" w:eastAsia="Quattrocento Sans" w:cs="Segoe UI"/>
              </w:rPr>
              <w:t xml:space="preserve">Existen </w:t>
            </w:r>
            <w:r w:rsidR="00F4356E">
              <w:rPr>
                <w:rFonts w:ascii="Segoe UI" w:hAnsi="Segoe UI" w:eastAsia="Quattrocento Sans" w:cs="Segoe UI"/>
              </w:rPr>
              <w:t>120</w:t>
            </w:r>
            <w:r w:rsidRPr="00CD53A4">
              <w:rPr>
                <w:rFonts w:ascii="Segoe UI" w:hAnsi="Segoe UI" w:eastAsia="Quattrocento Sans" w:cs="Segoe UI"/>
              </w:rPr>
              <w:t xml:space="preserve"> valores únicos.  </w:t>
            </w:r>
          </w:p>
        </w:tc>
      </w:tr>
      <w:tr w:rsidRPr="00FC2824" w:rsidR="00C272EB" w:rsidTr="06E8CBC3" w14:paraId="1458C3D5"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26ED4CC" w14:textId="2C5D6C44">
            <w:pPr>
              <w:rPr>
                <w:rFonts w:ascii="Segoe UI" w:hAnsi="Segoe UI" w:eastAsia="Quattrocento Sans" w:cs="Segoe UI"/>
              </w:rPr>
            </w:pPr>
            <w:r w:rsidRPr="0038611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F4356E" w14:paraId="30E67665" w14:textId="0CB72AA5">
            <w:pPr>
              <w:rPr>
                <w:rFonts w:ascii="Segoe UI" w:hAnsi="Segoe UI" w:eastAsia="Quattrocento Sans" w:cs="Segoe UI"/>
              </w:rPr>
            </w:pPr>
            <w:r>
              <w:rPr>
                <w:noProof/>
              </w:rPr>
              <w:drawing>
                <wp:inline distT="0" distB="0" distL="0" distR="0" wp14:anchorId="69EBB1D0" wp14:editId="12116968">
                  <wp:extent cx="2562225" cy="4171950"/>
                  <wp:effectExtent l="0" t="0" r="9525" b="0"/>
                  <wp:docPr id="168644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0466" name=""/>
                          <pic:cNvPicPr/>
                        </pic:nvPicPr>
                        <pic:blipFill>
                          <a:blip r:embed="rId58"/>
                          <a:stretch>
                            <a:fillRect/>
                          </a:stretch>
                        </pic:blipFill>
                        <pic:spPr>
                          <a:xfrm>
                            <a:off x="0" y="0"/>
                            <a:ext cx="2562225" cy="4171950"/>
                          </a:xfrm>
                          <a:prstGeom prst="rect">
                            <a:avLst/>
                          </a:prstGeom>
                        </pic:spPr>
                      </pic:pic>
                    </a:graphicData>
                  </a:graphic>
                </wp:inline>
              </w:drawing>
            </w:r>
          </w:p>
        </w:tc>
      </w:tr>
      <w:tr w:rsidRPr="00FC2824" w:rsidR="00C272EB" w:rsidTr="06E8CBC3" w14:paraId="152770CE"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796C86EC" w14:textId="251F46BC">
            <w:pPr>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8650F" w:rsidR="00C272EB" w:rsidP="00832C36" w:rsidRDefault="417CACCF" w14:paraId="035E54B7" w14:textId="6EEE93CA">
            <w:pPr>
              <w:pStyle w:val="Prrafodelista"/>
              <w:numPr>
                <w:ilvl w:val="0"/>
                <w:numId w:val="11"/>
              </w:numPr>
              <w:rPr>
                <w:rFonts w:ascii="Segoe UI" w:hAnsi="Segoe UI" w:eastAsia="Times New Roman" w:cs="Segoe UI"/>
                <w:noProof/>
                <w:color w:val="auto"/>
                <w:sz w:val="24"/>
                <w:szCs w:val="24"/>
              </w:rPr>
            </w:pPr>
            <w:r w:rsidRPr="06E8CBC3" w:rsidR="3B6A05D7">
              <w:rPr>
                <w:rFonts w:ascii="Segoe UI" w:hAnsi="Segoe UI" w:cs="Segoe UI"/>
                <w:noProof/>
              </w:rPr>
              <w:t>Se pueden observar varios valores atipicos, al parecer correspondiente a otras columnas.</w:t>
            </w:r>
          </w:p>
          <w:p w:rsidRPr="0098650F" w:rsidR="00C272EB" w:rsidP="18084E89" w:rsidRDefault="00C272EB" w14:paraId="5380F442" w14:textId="1DB72B05">
            <w:pPr>
              <w:rPr>
                <w:rFonts w:ascii="Segoe UI" w:hAnsi="Segoe UI" w:cs="Segoe UI"/>
                <w:color w:val="000000" w:themeColor="text1"/>
              </w:rPr>
            </w:pPr>
          </w:p>
        </w:tc>
      </w:tr>
      <w:tr w:rsidRPr="00FC2824" w:rsidR="00C272EB" w:rsidTr="06E8CBC3" w14:paraId="41F09B8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61E8321" w14:textId="78E81A2A">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39</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7B9944C8" w14:textId="5FD81BDC">
            <w:pPr>
              <w:rPr>
                <w:rFonts w:ascii="Segoe UI" w:hAnsi="Segoe UI" w:eastAsia="Quattrocento Sans" w:cs="Segoe UI"/>
                <w:highlight w:val="yellow"/>
              </w:rPr>
            </w:pPr>
            <w:proofErr w:type="spellStart"/>
            <w:r w:rsidRPr="18084E89">
              <w:rPr>
                <w:rFonts w:ascii="Segoe UI" w:hAnsi="Segoe UI" w:eastAsia="Quattrocento Sans" w:cs="Segoe UI"/>
                <w:highlight w:val="yellow"/>
              </w:rPr>
              <w:t>codigoDepartamentoOcurrencia</w:t>
            </w:r>
            <w:proofErr w:type="spellEnd"/>
          </w:p>
        </w:tc>
      </w:tr>
      <w:tr w:rsidRPr="00FC2824" w:rsidR="00C272EB" w:rsidTr="06E8CBC3" w14:paraId="37594620"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9BB9C11" w14:textId="76E41615">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34F2062" w14:paraId="2D5F2D4A" w14:textId="3A23133D">
            <w:pPr>
              <w:rPr>
                <w:rFonts w:ascii="Segoe UI" w:hAnsi="Segoe UI" w:eastAsia="Quattrocento Sans" w:cs="Segoe UI"/>
              </w:rPr>
            </w:pPr>
            <w:r w:rsidRPr="18084E89">
              <w:rPr>
                <w:rFonts w:ascii="Segoe UI" w:hAnsi="Segoe UI" w:eastAsia="Quattrocento Sans" w:cs="Segoe UI"/>
              </w:rPr>
              <w:t xml:space="preserve">Código departamento ocurrencia. </w:t>
            </w:r>
          </w:p>
        </w:tc>
      </w:tr>
      <w:tr w:rsidRPr="00FC2824" w:rsidR="00C272EB" w:rsidTr="06E8CBC3" w14:paraId="47F6D41A"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6A5D6BE4" w14:textId="6333BBA4">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33A31A76" w14:paraId="1D00EFA8" w14:textId="53AF35D4">
            <w:pPr>
              <w:jc w:val="both"/>
              <w:rPr>
                <w:rFonts w:ascii="Segoe UI" w:hAnsi="Segoe UI" w:eastAsia="Quattrocento Sans" w:cs="Segoe UI"/>
              </w:rPr>
            </w:pPr>
            <w:r w:rsidRPr="18084E89">
              <w:rPr>
                <w:rFonts w:ascii="Segoe UI" w:hAnsi="Segoe UI" w:eastAsia="Quattrocento Sans" w:cs="Segoe UI"/>
              </w:rPr>
              <w:t>Describe el código del departamento</w:t>
            </w:r>
            <w:r w:rsidRPr="18084E89" w:rsidR="746D99EA">
              <w:rPr>
                <w:rFonts w:ascii="Segoe UI" w:hAnsi="Segoe UI" w:eastAsia="Quattrocento Sans" w:cs="Segoe UI"/>
              </w:rPr>
              <w:t xml:space="preserve"> del evento</w:t>
            </w:r>
          </w:p>
        </w:tc>
      </w:tr>
      <w:tr w:rsidRPr="00FC2824" w:rsidR="00C272EB" w:rsidTr="06E8CBC3" w14:paraId="2390B32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7841F58" w14:textId="0134DAA0">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89FE7D3" w14:paraId="32B34CA9" w14:textId="3792B3DE">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37CF4AD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CA79A4B" w14:textId="2675DE0A">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4EF6A391" w:rsidP="18084E89" w:rsidRDefault="4EF6A391" w14:paraId="59E2519F" w14:textId="613CEF30">
            <w:pPr>
              <w:rPr>
                <w:rFonts w:ascii="Segoe UI" w:hAnsi="Segoe UI" w:eastAsia="Quattrocento Sans" w:cs="Segoe UI"/>
              </w:rPr>
            </w:pPr>
            <w:r w:rsidRPr="18084E89">
              <w:rPr>
                <w:rFonts w:ascii="Segoe UI" w:hAnsi="Segoe UI" w:eastAsia="Quattrocento Sans" w:cs="Segoe UI"/>
              </w:rPr>
              <w:t>[Entero positivo]</w:t>
            </w:r>
          </w:p>
          <w:p w:rsidRPr="00FC2824" w:rsidR="00C272EB" w:rsidP="00C272EB" w:rsidRDefault="00C272EB" w14:paraId="34D7045E" w14:textId="1FB6FBF4">
            <w:pPr>
              <w:rPr>
                <w:rFonts w:ascii="Segoe UI" w:hAnsi="Segoe UI" w:eastAsia="Quattrocento Sans" w:cs="Segoe UI"/>
              </w:rPr>
            </w:pPr>
            <w:r w:rsidRPr="00CD53A4">
              <w:rPr>
                <w:rFonts w:ascii="Segoe UI" w:hAnsi="Segoe UI" w:eastAsia="Quattrocento Sans" w:cs="Segoe UI"/>
              </w:rPr>
              <w:t xml:space="preserve">Existen </w:t>
            </w:r>
            <w:r w:rsidR="00D93AF4">
              <w:rPr>
                <w:rFonts w:ascii="Segoe UI" w:hAnsi="Segoe UI" w:eastAsia="Quattrocento Sans" w:cs="Segoe UI"/>
              </w:rPr>
              <w:t xml:space="preserve">176 </w:t>
            </w:r>
            <w:r w:rsidRPr="00CD53A4">
              <w:rPr>
                <w:rFonts w:ascii="Segoe UI" w:hAnsi="Segoe UI" w:eastAsia="Quattrocento Sans" w:cs="Segoe UI"/>
              </w:rPr>
              <w:t xml:space="preserve">valores únicos.  </w:t>
            </w:r>
          </w:p>
        </w:tc>
      </w:tr>
      <w:tr w:rsidRPr="00FC2824" w:rsidR="00C272EB" w:rsidTr="06E8CBC3" w14:paraId="2386280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4E50F45" w14:textId="6CBB7DFF">
            <w:pPr>
              <w:ind w:left="2"/>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010D04" w14:paraId="028781AB" w14:textId="19F6DE0B">
            <w:pPr>
              <w:rPr>
                <w:rFonts w:ascii="Segoe UI" w:hAnsi="Segoe UI" w:eastAsia="Quattrocento Sans" w:cs="Segoe UI"/>
              </w:rPr>
            </w:pPr>
            <w:r>
              <w:rPr>
                <w:noProof/>
              </w:rPr>
              <w:drawing>
                <wp:inline distT="0" distB="0" distL="0" distR="0" wp14:anchorId="2EB10697" wp14:editId="0055CE8D">
                  <wp:extent cx="2444479" cy="3168503"/>
                  <wp:effectExtent l="0" t="0" r="0" b="0"/>
                  <wp:docPr id="194830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0641" name=""/>
                          <pic:cNvPicPr/>
                        </pic:nvPicPr>
                        <pic:blipFill>
                          <a:blip r:embed="rId59"/>
                          <a:stretch>
                            <a:fillRect/>
                          </a:stretch>
                        </pic:blipFill>
                        <pic:spPr>
                          <a:xfrm>
                            <a:off x="0" y="0"/>
                            <a:ext cx="2446920" cy="3171666"/>
                          </a:xfrm>
                          <a:prstGeom prst="rect">
                            <a:avLst/>
                          </a:prstGeom>
                        </pic:spPr>
                      </pic:pic>
                    </a:graphicData>
                  </a:graphic>
                </wp:inline>
              </w:drawing>
            </w:r>
          </w:p>
        </w:tc>
      </w:tr>
      <w:tr w:rsidRPr="00B81B08" w:rsidR="00C272EB" w:rsidTr="06E8CBC3" w14:paraId="6F6AD627"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20E65ECB" w14:textId="70A69AF0">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E40B62" w:rsidR="00C272EB" w:rsidDel="00E67690" w:rsidP="06E8CBC3" w:rsidRDefault="7C0C94E5" w14:paraId="588755D0" w14:textId="44285877">
            <w:pPr>
              <w:pStyle w:val="Prrafodelista"/>
              <w:numPr>
                <w:ilvl w:val="0"/>
                <w:numId w:val="11"/>
              </w:numPr>
              <w:rPr>
                <w:del w:author="Luis Carlos Chicaíza Rojas" w:date="2024-05-08T19:23:00Z" w16du:dateUtc="2024-05-09T00:23:00Z" w:id="219"/>
                <w:rFonts w:ascii="Segoe UI" w:hAnsi="Segoe UI" w:eastAsia="Times New Roman" w:cs="Segoe UI"/>
                <w:noProof/>
                <w:color w:val="auto"/>
                <w:sz w:val="24"/>
                <w:szCs w:val="24"/>
              </w:rPr>
              <w:pPrChange w:author="Luis Carlos Chicaíza Rojas" w:date="2024-05-08T19:23:00Z" w16du:dateUtc="2024-05-09T00:23:00Z" w:id="220">
                <w:pPr>
                  <w:pStyle w:val="Prrafodelista"/>
                  <w:numPr>
                    <w:numId w:val="11"/>
                  </w:numPr>
                  <w:ind w:hanging="360"/>
                </w:pPr>
              </w:pPrChange>
            </w:pPr>
            <w:commentRangeStart w:id="221"/>
            <w:commentRangeStart w:id="222"/>
            <w:r w:rsidRPr="06E8CBC3" w:rsidR="74585F08">
              <w:rPr>
                <w:rFonts w:ascii="Segoe UI" w:hAnsi="Segoe UI" w:cs="Segoe UI"/>
                <w:noProof/>
              </w:rPr>
              <w:t>Se pueden observar varios valores atipicos, al parecer correspondiente a otras columnas.</w:t>
            </w:r>
            <w:commentRangeEnd w:id="221"/>
            <w:r>
              <w:rPr>
                <w:rStyle w:val="CommentReference"/>
              </w:rPr>
              <w:commentReference w:id="221"/>
            </w:r>
            <w:commentRangeEnd w:id="222"/>
            <w:r>
              <w:rPr>
                <w:rStyle w:val="CommentReference"/>
              </w:rPr>
              <w:commentReference w:id="222"/>
            </w:r>
          </w:p>
          <w:p w:rsidRPr="00E40B62" w:rsidR="00C272EB" w:rsidP="06E8CBC3" w:rsidRDefault="00C272EB" w14:paraId="40CF6537" w14:textId="6829731B">
            <w:pPr>
              <w:pStyle w:val="Prrafodelista"/>
              <w:numPr>
                <w:ilvl w:val="0"/>
                <w:numId w:val="11"/>
              </w:numPr>
              <w:rPr>
                <w:rFonts w:ascii="Segoe UI" w:hAnsi="Segoe UI" w:cs="Segoe UI"/>
                <w:color w:val="000000" w:themeColor="text1"/>
              </w:rPr>
              <w:pPrChange w:author="Luis Carlos Chicaíza Rojas" w:date="2024-05-08T19:23:00Z" w16du:dateUtc="2024-05-09T00:23:00Z" w:id="223">
                <w:pPr/>
              </w:pPrChange>
            </w:pPr>
          </w:p>
        </w:tc>
      </w:tr>
      <w:tr w:rsidRPr="00FC2824" w:rsidR="00C272EB" w:rsidTr="06E8CBC3" w14:paraId="153F307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5C675FB2" w14:textId="3A56D68B">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40</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04CF06A9" w14:textId="66678D2F">
            <w:pPr>
              <w:rPr>
                <w:rFonts w:ascii="Segoe UI" w:hAnsi="Segoe UI" w:eastAsia="Quattrocento Sans" w:cs="Segoe UI"/>
                <w:highlight w:val="yellow"/>
              </w:rPr>
            </w:pPr>
            <w:proofErr w:type="spellStart"/>
            <w:r w:rsidRPr="18084E89">
              <w:rPr>
                <w:rFonts w:ascii="Segoe UI" w:hAnsi="Segoe UI" w:cs="Segoe UI"/>
                <w:highlight w:val="yellow"/>
              </w:rPr>
              <w:t>DepartamentoOcurrencia</w:t>
            </w:r>
            <w:proofErr w:type="spellEnd"/>
          </w:p>
        </w:tc>
      </w:tr>
      <w:tr w:rsidRPr="00FC2824" w:rsidR="00C272EB" w:rsidTr="06E8CBC3" w14:paraId="680718E8"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3828EFC" w14:textId="73537A3C">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51463F37" w14:paraId="52B43FF9" w14:textId="0E0F9142">
            <w:pPr>
              <w:rPr>
                <w:rFonts w:ascii="Segoe UI" w:hAnsi="Segoe UI" w:eastAsia="Quattrocento Sans" w:cs="Segoe UI"/>
              </w:rPr>
            </w:pPr>
            <w:r w:rsidRPr="18084E89">
              <w:rPr>
                <w:rFonts w:ascii="Segoe UI" w:hAnsi="Segoe UI" w:eastAsia="Quattrocento Sans" w:cs="Segoe UI"/>
              </w:rPr>
              <w:t>Departamento Ocurrencia</w:t>
            </w:r>
          </w:p>
        </w:tc>
      </w:tr>
      <w:tr w:rsidRPr="00FC2824" w:rsidR="00C272EB" w:rsidTr="06E8CBC3" w14:paraId="0D5D6C9D"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575223F0" w14:textId="541C6BB8">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304296D4" w14:paraId="053996DE" w14:textId="136A2F44">
            <w:pPr>
              <w:rPr>
                <w:rFonts w:ascii="Segoe UI" w:hAnsi="Segoe UI" w:eastAsia="Quattrocento Sans" w:cs="Segoe UI"/>
              </w:rPr>
            </w:pPr>
            <w:r w:rsidRPr="18084E89">
              <w:rPr>
                <w:rFonts w:ascii="Segoe UI" w:hAnsi="Segoe UI" w:eastAsia="Quattrocento Sans" w:cs="Segoe UI"/>
              </w:rPr>
              <w:t>Describe el nombre del departamento del evento</w:t>
            </w:r>
            <w:r w:rsidRPr="18084E89" w:rsidR="408AC795">
              <w:rPr>
                <w:rFonts w:ascii="Segoe UI" w:hAnsi="Segoe UI" w:eastAsia="Quattrocento Sans" w:cs="Segoe UI"/>
              </w:rPr>
              <w:t>.</w:t>
            </w:r>
          </w:p>
        </w:tc>
      </w:tr>
      <w:tr w:rsidRPr="00FC2824" w:rsidR="00C272EB" w:rsidTr="06E8CBC3" w14:paraId="39423DC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E5DC6F6" w14:textId="3D47F4CC">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4BB01A1B" w14:paraId="5EA69F83"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596FBF9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F9FF62F" w14:textId="2F162A1F">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6B42EAE" w14:textId="36A25B4B">
            <w:pPr>
              <w:rPr>
                <w:rFonts w:ascii="Segoe UI" w:hAnsi="Segoe UI" w:eastAsia="Quattrocento Sans" w:cs="Segoe UI"/>
              </w:rPr>
            </w:pPr>
            <w:r w:rsidRPr="00CD53A4">
              <w:rPr>
                <w:rFonts w:ascii="Segoe UI" w:hAnsi="Segoe UI" w:eastAsia="Quattrocento Sans" w:cs="Segoe UI"/>
              </w:rPr>
              <w:t xml:space="preserve">Existen </w:t>
            </w:r>
            <w:r w:rsidR="00E83486">
              <w:rPr>
                <w:rFonts w:ascii="Segoe UI" w:hAnsi="Segoe UI" w:eastAsia="Quattrocento Sans" w:cs="Segoe UI"/>
              </w:rPr>
              <w:t>215</w:t>
            </w:r>
            <w:r w:rsidRPr="00CD53A4">
              <w:rPr>
                <w:rFonts w:ascii="Segoe UI" w:hAnsi="Segoe UI" w:eastAsia="Quattrocento Sans" w:cs="Segoe UI"/>
              </w:rPr>
              <w:t xml:space="preserve"> valores únicos.  </w:t>
            </w:r>
          </w:p>
        </w:tc>
      </w:tr>
      <w:tr w:rsidRPr="00FC2824" w:rsidR="00C272EB" w:rsidTr="06E8CBC3" w14:paraId="5DFF6688"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C932EE7" w14:textId="2A0D572F">
            <w:pPr>
              <w:ind w:left="2"/>
              <w:rPr>
                <w:rFonts w:ascii="Segoe UI" w:hAnsi="Segoe UI" w:eastAsia="Quattrocento Sans" w:cs="Segoe UI"/>
                <w:highlight w:val="yellow"/>
              </w:rPr>
            </w:pPr>
            <w:r w:rsidRPr="18084E89">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F4356E" w14:paraId="057B15C9" w14:textId="6519E56C">
            <w:pPr>
              <w:rPr>
                <w:rFonts w:ascii="Segoe UI" w:hAnsi="Segoe UI" w:eastAsia="Quattrocento Sans" w:cs="Segoe UI"/>
              </w:rPr>
            </w:pPr>
            <w:r>
              <w:rPr>
                <w:noProof/>
              </w:rPr>
              <w:drawing>
                <wp:inline distT="0" distB="0" distL="0" distR="0" wp14:anchorId="2D83423E" wp14:editId="1F910E7B">
                  <wp:extent cx="2809875" cy="4219575"/>
                  <wp:effectExtent l="0" t="0" r="9525" b="9525"/>
                  <wp:docPr id="1111911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11472" name=""/>
                          <pic:cNvPicPr/>
                        </pic:nvPicPr>
                        <pic:blipFill>
                          <a:blip r:embed="rId60"/>
                          <a:stretch>
                            <a:fillRect/>
                          </a:stretch>
                        </pic:blipFill>
                        <pic:spPr>
                          <a:xfrm>
                            <a:off x="0" y="0"/>
                            <a:ext cx="2809875" cy="4219575"/>
                          </a:xfrm>
                          <a:prstGeom prst="rect">
                            <a:avLst/>
                          </a:prstGeom>
                        </pic:spPr>
                      </pic:pic>
                    </a:graphicData>
                  </a:graphic>
                </wp:inline>
              </w:drawing>
            </w:r>
          </w:p>
        </w:tc>
      </w:tr>
      <w:tr w:rsidRPr="008C2D30" w:rsidR="00C272EB" w:rsidTr="06E8CBC3" w14:paraId="6F91A4ED"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4208278C" w14:textId="4170FC21">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AD33A7" w:rsidR="00C272EB" w:rsidDel="00E67690" w:rsidP="06E8CBC3" w:rsidRDefault="235F4068" w14:paraId="224C0732" w14:textId="6E4A3AEC">
            <w:pPr>
              <w:pStyle w:val="Prrafodelista"/>
              <w:numPr>
                <w:ilvl w:val="0"/>
                <w:numId w:val="11"/>
              </w:numPr>
              <w:rPr>
                <w:del w:author="Luis Carlos Chicaíza Rojas" w:date="2024-05-08T19:24:00Z" w16du:dateUtc="2024-05-09T00:24:00Z" w:id="224"/>
                <w:rFonts w:ascii="Segoe UI" w:hAnsi="Segoe UI" w:eastAsia="Times New Roman" w:cs="Segoe UI"/>
                <w:noProof/>
                <w:color w:val="auto"/>
                <w:sz w:val="24"/>
                <w:szCs w:val="24"/>
              </w:rPr>
              <w:pPrChange w:author="Luis Carlos Chicaíza Rojas" w:date="2024-05-08T19:24:00Z" w16du:dateUtc="2024-05-09T00:24:00Z" w:id="225">
                <w:pPr>
                  <w:pStyle w:val="Prrafodelista"/>
                  <w:numPr>
                    <w:numId w:val="11"/>
                  </w:numPr>
                  <w:ind w:hanging="360"/>
                </w:pPr>
              </w:pPrChange>
            </w:pPr>
            <w:commentRangeStart w:id="226"/>
            <w:commentRangeStart w:id="227"/>
            <w:r w:rsidRPr="06E8CBC3" w:rsidR="673FF5DD">
              <w:rPr>
                <w:rFonts w:ascii="Segoe UI" w:hAnsi="Segoe UI" w:cs="Segoe UI"/>
                <w:noProof/>
              </w:rPr>
              <w:t>Se pueden observar varios valores atipicos, al parecer correspondiente a otras columnas.</w:t>
            </w:r>
            <w:commentRangeEnd w:id="226"/>
            <w:r>
              <w:rPr>
                <w:rStyle w:val="CommentReference"/>
              </w:rPr>
              <w:commentReference w:id="226"/>
            </w:r>
            <w:commentRangeEnd w:id="227"/>
            <w:r>
              <w:rPr>
                <w:rStyle w:val="CommentReference"/>
              </w:rPr>
              <w:commentReference w:id="227"/>
            </w:r>
          </w:p>
          <w:p w:rsidRPr="00AD33A7" w:rsidR="00C272EB" w:rsidP="06E8CBC3" w:rsidRDefault="00C272EB" w14:paraId="4DE1EEC4" w14:textId="2C2E704D">
            <w:pPr>
              <w:pStyle w:val="Prrafodelista"/>
              <w:numPr>
                <w:ilvl w:val="0"/>
                <w:numId w:val="11"/>
              </w:numPr>
              <w:rPr>
                <w:rFonts w:ascii="Segoe UI" w:hAnsi="Segoe UI" w:cs="Segoe UI"/>
                <w:color w:val="000000" w:themeColor="text1"/>
              </w:rPr>
              <w:pPrChange w:author="Luis Carlos Chicaíza Rojas" w:date="2024-05-08T19:24:00Z" w16du:dateUtc="2024-05-09T00:24:00Z" w:id="228">
                <w:pPr/>
              </w:pPrChange>
            </w:pPr>
          </w:p>
        </w:tc>
      </w:tr>
      <w:tr w:rsidRPr="008C2D30" w:rsidR="00C272EB" w:rsidTr="06E8CBC3" w14:paraId="6C3C8727"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00C272EB" w:rsidP="00C272EB" w:rsidRDefault="00C272EB" w14:paraId="2AF69DE5" w14:textId="7E7D3FAF">
            <w:pPr>
              <w:ind w:left="2"/>
              <w:rPr>
                <w:rFonts w:ascii="Segoe UI" w:hAnsi="Segoe UI" w:eastAsia="Quattrocento Sans" w:cs="Segoe UI"/>
              </w:rPr>
            </w:pPr>
            <w:r w:rsidRPr="00FC2824">
              <w:rPr>
                <w:rFonts w:ascii="Segoe UI" w:hAnsi="Segoe UI" w:eastAsia="Quattrocento Sans" w:cs="Segoe UI"/>
                <w:b/>
              </w:rPr>
              <w:t xml:space="preserve">Campo </w:t>
            </w:r>
            <w:r>
              <w:rPr>
                <w:rFonts w:ascii="Segoe UI" w:hAnsi="Segoe UI" w:eastAsia="Quattrocento Sans" w:cs="Segoe UI"/>
                <w:b/>
              </w:rPr>
              <w:t>41</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F7A9A" w:rsidR="00C272EB" w:rsidP="00C272EB" w:rsidRDefault="00C272EB" w14:paraId="521434DB" w14:textId="5CFBC9FF">
            <w:pPr>
              <w:rPr>
                <w:rFonts w:ascii="Segoe UI" w:hAnsi="Segoe UI" w:cs="Segoe UI"/>
                <w:highlight w:val="yellow"/>
              </w:rPr>
            </w:pPr>
            <w:proofErr w:type="spellStart"/>
            <w:r w:rsidRPr="18084E89">
              <w:rPr>
                <w:rFonts w:ascii="Segoe UI" w:hAnsi="Segoe UI" w:eastAsia="Quattrocento Sans" w:cs="Segoe UI"/>
                <w:highlight w:val="yellow"/>
              </w:rPr>
              <w:t>codigoMunicipioOcurrencia</w:t>
            </w:r>
            <w:proofErr w:type="spellEnd"/>
          </w:p>
        </w:tc>
      </w:tr>
      <w:tr w:rsidRPr="008C2D30" w:rsidR="00C272EB" w:rsidTr="06E8CBC3" w14:paraId="4BA14E3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00450D31" w14:textId="6A0C1075">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4A3E09EF" w:rsidP="18084E89" w:rsidRDefault="4A3E09EF" w14:paraId="6D63D6C8" w14:textId="7F2A7EF3">
            <w:pPr>
              <w:rPr>
                <w:rFonts w:ascii="Segoe UI" w:hAnsi="Segoe UI" w:eastAsia="Quattrocento Sans" w:cs="Segoe UI"/>
              </w:rPr>
            </w:pPr>
            <w:r w:rsidRPr="18084E89">
              <w:rPr>
                <w:rFonts w:ascii="Segoe UI" w:hAnsi="Segoe UI" w:eastAsia="Quattrocento Sans" w:cs="Segoe UI"/>
              </w:rPr>
              <w:t>Código</w:t>
            </w:r>
            <w:r w:rsidRPr="18084E89" w:rsidR="30C2F484">
              <w:rPr>
                <w:rFonts w:ascii="Segoe UI" w:hAnsi="Segoe UI" w:eastAsia="Quattrocento Sans" w:cs="Segoe UI"/>
              </w:rPr>
              <w:t xml:space="preserve"> municipio ocurrencia </w:t>
            </w:r>
          </w:p>
        </w:tc>
      </w:tr>
      <w:tr w:rsidRPr="00FC2824" w:rsidR="00C272EB" w:rsidTr="06E8CBC3" w14:paraId="07DE1E77"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2E2FDD8F" w14:textId="6F437F56">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632B14A7" w14:textId="1B67EFF9">
            <w:pPr>
              <w:jc w:val="both"/>
              <w:rPr>
                <w:rFonts w:ascii="Segoe UI" w:hAnsi="Segoe UI" w:eastAsia="Quattrocento Sans" w:cs="Segoe UI"/>
              </w:rPr>
            </w:pPr>
            <w:r w:rsidRPr="18084E89">
              <w:rPr>
                <w:rFonts w:ascii="Segoe UI" w:hAnsi="Segoe UI" w:eastAsia="Quattrocento Sans" w:cs="Segoe UI"/>
              </w:rPr>
              <w:t>Describe el código de</w:t>
            </w:r>
            <w:r w:rsidRPr="18084E89" w:rsidR="57844A6B">
              <w:rPr>
                <w:rFonts w:ascii="Segoe UI" w:hAnsi="Segoe UI" w:eastAsia="Quattrocento Sans" w:cs="Segoe UI"/>
              </w:rPr>
              <w:t>l municipio del evento</w:t>
            </w:r>
            <w:ins w:author="Luis Carlos Chicaíza Rojas" w:date="2024-05-08T19:27:00Z" w16du:dateUtc="2024-05-09T00:27:00Z" w:id="229">
              <w:r w:rsidR="00BA63C7">
                <w:rPr>
                  <w:rFonts w:ascii="Segoe UI" w:hAnsi="Segoe UI" w:eastAsia="Quattrocento Sans" w:cs="Segoe UI"/>
                </w:rPr>
                <w:t xml:space="preserve"> según </w:t>
              </w:r>
              <w:r w:rsidR="00725230">
                <w:rPr>
                  <w:rFonts w:ascii="Segoe UI" w:hAnsi="Segoe UI" w:eastAsia="Quattrocento Sans" w:cs="Segoe UI"/>
                </w:rPr>
                <w:t>DANE</w:t>
              </w:r>
            </w:ins>
          </w:p>
        </w:tc>
      </w:tr>
      <w:tr w:rsidRPr="00FC2824" w:rsidR="00C272EB" w:rsidTr="06E8CBC3" w14:paraId="60CA63C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8585A26" w14:textId="4F638A36">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587D790" w14:textId="3792B3DE">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74A4AE6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2FE75DF" w14:textId="6CC36F98">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67C8CCD0" w:rsidP="18084E89" w:rsidRDefault="67C8CCD0" w14:paraId="720759E6" w14:textId="7FBEC276">
            <w:pPr>
              <w:rPr>
                <w:rFonts w:ascii="Segoe UI" w:hAnsi="Segoe UI" w:eastAsia="Quattrocento Sans" w:cs="Segoe UI"/>
              </w:rPr>
            </w:pPr>
            <w:r w:rsidRPr="18084E89">
              <w:rPr>
                <w:rFonts w:ascii="Segoe UI" w:hAnsi="Segoe UI" w:eastAsia="Quattrocento Sans" w:cs="Segoe UI"/>
              </w:rPr>
              <w:t>[Entero Positivo]</w:t>
            </w:r>
          </w:p>
          <w:p w:rsidRPr="00FC2824" w:rsidR="00C272EB" w:rsidP="00C272EB" w:rsidRDefault="00C272EB" w14:paraId="16FCA077" w14:textId="39265F80">
            <w:pPr>
              <w:rPr>
                <w:rFonts w:ascii="Segoe UI" w:hAnsi="Segoe UI" w:eastAsia="Quattrocento Sans" w:cs="Segoe UI"/>
              </w:rPr>
            </w:pPr>
            <w:r w:rsidRPr="00CD53A4">
              <w:rPr>
                <w:rFonts w:ascii="Segoe UI" w:hAnsi="Segoe UI" w:eastAsia="Quattrocento Sans" w:cs="Segoe UI"/>
              </w:rPr>
              <w:t xml:space="preserve">Existen </w:t>
            </w:r>
            <w:r w:rsidR="00010D04">
              <w:rPr>
                <w:rFonts w:ascii="Segoe UI" w:hAnsi="Segoe UI" w:eastAsia="Quattrocento Sans" w:cs="Segoe UI"/>
              </w:rPr>
              <w:t>1.298</w:t>
            </w:r>
            <w:r w:rsidRPr="00CD53A4">
              <w:rPr>
                <w:rFonts w:ascii="Segoe UI" w:hAnsi="Segoe UI" w:eastAsia="Quattrocento Sans" w:cs="Segoe UI"/>
              </w:rPr>
              <w:t xml:space="preserve"> valores únicos.  </w:t>
            </w:r>
          </w:p>
        </w:tc>
      </w:tr>
      <w:tr w:rsidRPr="00FC2824" w:rsidR="00C272EB" w:rsidTr="06E8CBC3" w14:paraId="55BA9C9A"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8128129" w14:textId="73169297">
            <w:pPr>
              <w:ind w:left="2"/>
              <w:rPr>
                <w:rFonts w:ascii="Segoe UI" w:hAnsi="Segoe UI" w:eastAsia="Quattrocento Sans" w:cs="Segoe UI"/>
              </w:rPr>
            </w:pPr>
            <w:r w:rsidRPr="18084E89">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E60DE1" w14:paraId="58F1F7C1" w14:textId="0C6DBD99">
            <w:pPr>
              <w:rPr>
                <w:rFonts w:ascii="Segoe UI" w:hAnsi="Segoe UI" w:eastAsia="Quattrocento Sans" w:cs="Segoe UI"/>
              </w:rPr>
            </w:pPr>
            <w:r>
              <w:rPr>
                <w:noProof/>
              </w:rPr>
              <w:drawing>
                <wp:inline distT="0" distB="0" distL="0" distR="0" wp14:anchorId="690F45B6" wp14:editId="1F9DA9A6">
                  <wp:extent cx="2275368" cy="3290760"/>
                  <wp:effectExtent l="0" t="0" r="0" b="5080"/>
                  <wp:docPr id="456475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75382" name=""/>
                          <pic:cNvPicPr/>
                        </pic:nvPicPr>
                        <pic:blipFill>
                          <a:blip r:embed="rId61"/>
                          <a:stretch>
                            <a:fillRect/>
                          </a:stretch>
                        </pic:blipFill>
                        <pic:spPr>
                          <a:xfrm>
                            <a:off x="0" y="0"/>
                            <a:ext cx="2276942" cy="3293037"/>
                          </a:xfrm>
                          <a:prstGeom prst="rect">
                            <a:avLst/>
                          </a:prstGeom>
                        </pic:spPr>
                      </pic:pic>
                    </a:graphicData>
                  </a:graphic>
                </wp:inline>
              </w:drawing>
            </w:r>
          </w:p>
        </w:tc>
      </w:tr>
      <w:tr w:rsidRPr="00F90058" w:rsidR="00C272EB" w:rsidTr="06E8CBC3" w14:paraId="72157979"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2DD5F0CE" w14:textId="3CE1FCC9">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90058" w:rsidR="00C272EB" w:rsidDel="00974735" w:rsidP="00974735" w:rsidRDefault="007AD298" w14:paraId="3841C235" w14:textId="0E51323E">
            <w:pPr>
              <w:numPr>
                <w:ilvl w:val="0"/>
                <w:numId w:val="1"/>
              </w:numPr>
              <w:rPr>
                <w:del w:author="Luis Carlos Chicaíza Rojas" w:date="2024-05-08T19:26:00Z" w16du:dateUtc="2024-05-09T00:26:00Z" w:id="230"/>
                <w:rFonts w:ascii="Segoe UI" w:hAnsi="Segoe UI" w:eastAsia="Times New Roman" w:cs="Segoe UI"/>
                <w:noProof/>
                <w:color w:val="auto"/>
                <w:sz w:val="24"/>
                <w:szCs w:val="24"/>
              </w:rPr>
              <w:pPrChange w:author="Luis Carlos Chicaíza Rojas" w:date="2024-05-08T19:26:00Z" w16du:dateUtc="2024-05-09T00:26:00Z" w:id="231">
                <w:pPr>
                  <w:numPr>
                    <w:numId w:val="1"/>
                  </w:numPr>
                  <w:ind w:left="720" w:hanging="360"/>
                </w:pPr>
              </w:pPrChange>
            </w:pPr>
            <w:r w:rsidRPr="18084E89">
              <w:rPr>
                <w:rFonts w:ascii="Segoe UI" w:hAnsi="Segoe UI" w:cs="Segoe UI"/>
                <w:noProof/>
              </w:rPr>
              <w:t>S</w:t>
            </w:r>
            <w:commentRangeStart w:id="232"/>
            <w:commentRangeStart w:id="233"/>
            <w:r w:rsidRPr="18084E89">
              <w:rPr>
                <w:rFonts w:ascii="Segoe UI" w:hAnsi="Segoe UI" w:cs="Segoe UI"/>
                <w:noProof/>
              </w:rPr>
              <w:t>e pueden observar varios valores atipicos, al parecer correspondiente a otras columnas.</w:t>
            </w:r>
            <w:commentRangeEnd w:id="232"/>
            <w:r w:rsidR="00E61EA2">
              <w:rPr>
                <w:rStyle w:val="Refdecomentario"/>
              </w:rPr>
              <w:commentReference w:id="232"/>
            </w:r>
            <w:commentRangeEnd w:id="233"/>
            <w:r w:rsidR="00454C50">
              <w:rPr>
                <w:rStyle w:val="Refdecomentario"/>
              </w:rPr>
              <w:commentReference w:id="233"/>
            </w:r>
          </w:p>
          <w:p w:rsidRPr="00F90058" w:rsidR="00C272EB" w:rsidP="00974735" w:rsidRDefault="00C272EB" w14:paraId="0383CB28" w14:textId="423F1386">
            <w:pPr>
              <w:numPr>
                <w:ilvl w:val="0"/>
                <w:numId w:val="1"/>
              </w:numPr>
              <w:rPr>
                <w:rFonts w:ascii="Segoe UI" w:hAnsi="Segoe UI" w:cs="Segoe UI"/>
                <w:color w:val="000000" w:themeColor="text1"/>
              </w:rPr>
              <w:pPrChange w:author="Luis Carlos Chicaíza Rojas" w:date="2024-05-08T19:26:00Z" w16du:dateUtc="2024-05-09T00:26:00Z" w:id="234">
                <w:pPr/>
              </w:pPrChange>
            </w:pPr>
          </w:p>
        </w:tc>
      </w:tr>
      <w:tr w:rsidRPr="00FC2824" w:rsidR="00C272EB" w:rsidTr="06E8CBC3" w14:paraId="6490714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10D2D9EC" w14:textId="15314168">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42</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03FEE47E" w14:textId="2CBDC30A">
            <w:pPr>
              <w:rPr>
                <w:rFonts w:ascii="Segoe UI" w:hAnsi="Segoe UI" w:eastAsia="Quattrocento Sans" w:cs="Segoe UI"/>
              </w:rPr>
            </w:pPr>
            <w:proofErr w:type="spellStart"/>
            <w:r w:rsidRPr="00A15C0E">
              <w:rPr>
                <w:rFonts w:ascii="Segoe UI" w:hAnsi="Segoe UI" w:eastAsia="Quattrocento Sans" w:cs="Segoe UI"/>
              </w:rPr>
              <w:t>MunicipioOcurrencia</w:t>
            </w:r>
            <w:proofErr w:type="spellEnd"/>
          </w:p>
        </w:tc>
      </w:tr>
      <w:tr w:rsidRPr="00FC2824" w:rsidR="00C272EB" w:rsidTr="06E8CBC3" w14:paraId="735DA005"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1CD006E" w14:textId="69D0D66D">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3A246738" w:rsidP="18084E89" w:rsidRDefault="3A246738" w14:paraId="06A056E3" w14:textId="05B4E12C">
            <w:pPr>
              <w:rPr>
                <w:rFonts w:ascii="Segoe UI" w:hAnsi="Segoe UI" w:eastAsia="Quattrocento Sans" w:cs="Segoe UI"/>
              </w:rPr>
            </w:pPr>
            <w:r w:rsidRPr="18084E89">
              <w:rPr>
                <w:rFonts w:ascii="Segoe UI" w:hAnsi="Segoe UI" w:eastAsia="Quattrocento Sans" w:cs="Segoe UI"/>
              </w:rPr>
              <w:t xml:space="preserve">Municipio </w:t>
            </w:r>
            <w:r w:rsidRPr="18084E89" w:rsidR="18084E89">
              <w:rPr>
                <w:rFonts w:ascii="Segoe UI" w:hAnsi="Segoe UI" w:eastAsia="Quattrocento Sans" w:cs="Segoe UI"/>
              </w:rPr>
              <w:t>Ocurrencia</w:t>
            </w:r>
          </w:p>
        </w:tc>
      </w:tr>
      <w:tr w:rsidRPr="00FC2824" w:rsidR="00C272EB" w:rsidTr="06E8CBC3" w14:paraId="142468FB"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3E82D3A3" w14:textId="53DC27DE">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6F23DEC0" w14:textId="0A411F99">
            <w:pPr>
              <w:rPr>
                <w:rFonts w:ascii="Segoe UI" w:hAnsi="Segoe UI" w:eastAsia="Quattrocento Sans" w:cs="Segoe UI"/>
              </w:rPr>
            </w:pPr>
            <w:r w:rsidRPr="18084E89">
              <w:rPr>
                <w:rFonts w:ascii="Segoe UI" w:hAnsi="Segoe UI" w:eastAsia="Quattrocento Sans" w:cs="Segoe UI"/>
              </w:rPr>
              <w:t xml:space="preserve">Describe el nombre del </w:t>
            </w:r>
            <w:r w:rsidRPr="18084E89" w:rsidR="5D0761F0">
              <w:rPr>
                <w:rFonts w:ascii="Segoe UI" w:hAnsi="Segoe UI" w:eastAsia="Quattrocento Sans" w:cs="Segoe UI"/>
              </w:rPr>
              <w:t xml:space="preserve">municipio </w:t>
            </w:r>
            <w:r w:rsidRPr="18084E89">
              <w:rPr>
                <w:rFonts w:ascii="Segoe UI" w:hAnsi="Segoe UI" w:eastAsia="Quattrocento Sans" w:cs="Segoe UI"/>
              </w:rPr>
              <w:t>del evento.</w:t>
            </w:r>
          </w:p>
        </w:tc>
      </w:tr>
      <w:tr w:rsidRPr="00FC2824" w:rsidR="00C272EB" w:rsidTr="06E8CBC3" w14:paraId="372FF37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98C5810" w14:textId="459C201B">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57352742"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51C89A2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D88DBB4" w14:textId="17CFC6A8">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6616767" w14:textId="00D4C99C">
            <w:pPr>
              <w:rPr>
                <w:rFonts w:ascii="Segoe UI" w:hAnsi="Segoe UI" w:eastAsia="Quattrocento Sans" w:cs="Segoe UI"/>
              </w:rPr>
            </w:pPr>
            <w:r w:rsidRPr="00CD53A4">
              <w:rPr>
                <w:rFonts w:ascii="Segoe UI" w:hAnsi="Segoe UI" w:eastAsia="Quattrocento Sans" w:cs="Segoe UI"/>
              </w:rPr>
              <w:t xml:space="preserve">Existen </w:t>
            </w:r>
            <w:r w:rsidR="00E83486">
              <w:rPr>
                <w:rFonts w:ascii="Segoe UI" w:hAnsi="Segoe UI" w:eastAsia="Quattrocento Sans" w:cs="Segoe UI"/>
              </w:rPr>
              <w:t>2186</w:t>
            </w:r>
            <w:r w:rsidRPr="00CD53A4">
              <w:rPr>
                <w:rFonts w:ascii="Segoe UI" w:hAnsi="Segoe UI" w:eastAsia="Quattrocento Sans" w:cs="Segoe UI"/>
              </w:rPr>
              <w:t xml:space="preserve"> valores únicos.  </w:t>
            </w:r>
          </w:p>
        </w:tc>
      </w:tr>
      <w:tr w:rsidRPr="00FC2824" w:rsidR="00C272EB" w:rsidTr="06E8CBC3" w14:paraId="28F70D17"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C51422B" w14:textId="28BE0353">
            <w:pPr>
              <w:ind w:left="2"/>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5B2274" w14:paraId="54645AAA" w14:textId="1AEC8403">
            <w:pPr>
              <w:rPr>
                <w:rFonts w:ascii="Segoe UI" w:hAnsi="Segoe UI" w:eastAsia="Quattrocento Sans" w:cs="Segoe UI"/>
              </w:rPr>
            </w:pPr>
            <w:r>
              <w:rPr>
                <w:noProof/>
              </w:rPr>
              <w:drawing>
                <wp:inline distT="0" distB="0" distL="0" distR="0" wp14:anchorId="7E912355" wp14:editId="5A4FF403">
                  <wp:extent cx="1977656" cy="3390267"/>
                  <wp:effectExtent l="0" t="0" r="3810" b="635"/>
                  <wp:docPr id="2120279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79919" name=""/>
                          <pic:cNvPicPr/>
                        </pic:nvPicPr>
                        <pic:blipFill>
                          <a:blip r:embed="rId62"/>
                          <a:stretch>
                            <a:fillRect/>
                          </a:stretch>
                        </pic:blipFill>
                        <pic:spPr>
                          <a:xfrm>
                            <a:off x="0" y="0"/>
                            <a:ext cx="1978477" cy="3391675"/>
                          </a:xfrm>
                          <a:prstGeom prst="rect">
                            <a:avLst/>
                          </a:prstGeom>
                        </pic:spPr>
                      </pic:pic>
                    </a:graphicData>
                  </a:graphic>
                </wp:inline>
              </w:drawing>
            </w:r>
          </w:p>
        </w:tc>
      </w:tr>
      <w:tr w:rsidRPr="00FC2824" w:rsidR="00C272EB" w:rsidTr="06E8CBC3" w14:paraId="4916F3A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63B49081" w14:textId="108D6645">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725DD01D" w14:paraId="2118A24C" w14:textId="3B1BA0B0">
            <w:pPr>
              <w:numPr>
                <w:ilvl w:val="0"/>
                <w:numId w:val="16"/>
              </w:numPr>
              <w:shd w:val="clear" w:color="auto" w:fill="FFFFFF" w:themeFill="background1"/>
              <w:spacing w:before="100" w:beforeAutospacing="1" w:after="100" w:afterAutospacing="1" w:line="240" w:lineRule="auto"/>
              <w:rPr>
                <w:rFonts w:ascii="Segoe UI" w:hAnsi="Segoe UI" w:cs="Segoe UI"/>
                <w:noProof/>
              </w:rPr>
            </w:pPr>
            <w:r w:rsidRPr="18084E89">
              <w:rPr>
                <w:rFonts w:ascii="Segoe UI" w:hAnsi="Segoe UI" w:cs="Segoe UI"/>
                <w:noProof/>
              </w:rPr>
              <w:t>“Bogotá D.C” tiene la mayor cantidad de registros con 979.543 registros</w:t>
            </w:r>
          </w:p>
        </w:tc>
      </w:tr>
      <w:tr w:rsidRPr="00FC2824" w:rsidR="00C272EB" w:rsidTr="06E8CBC3" w14:paraId="1421F8A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62B9635" w14:textId="0E5102B4">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43</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712E3130" w14:textId="467B62E7">
            <w:pPr>
              <w:rPr>
                <w:rFonts w:ascii="Segoe UI" w:hAnsi="Segoe UI" w:eastAsia="Quattrocento Sans" w:cs="Segoe UI"/>
              </w:rPr>
            </w:pPr>
            <w:proofErr w:type="spellStart"/>
            <w:r w:rsidRPr="00A15C0E">
              <w:rPr>
                <w:rFonts w:ascii="Segoe UI" w:hAnsi="Segoe UI" w:eastAsia="Quattrocento Sans" w:cs="Segoe UI"/>
              </w:rPr>
              <w:t>codigoDepartamentoNotificacion</w:t>
            </w:r>
            <w:proofErr w:type="spellEnd"/>
          </w:p>
        </w:tc>
      </w:tr>
      <w:tr w:rsidRPr="00FC2824" w:rsidR="00C272EB" w:rsidTr="06E8CBC3" w14:paraId="0407671C"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517F117" w14:textId="2B0B622F">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07EEFF35" w14:textId="0F1DD293">
            <w:pPr>
              <w:rPr>
                <w:rFonts w:ascii="Segoe UI" w:hAnsi="Segoe UI" w:eastAsia="Quattrocento Sans" w:cs="Segoe UI"/>
              </w:rPr>
            </w:pPr>
            <w:r w:rsidRPr="18084E89">
              <w:rPr>
                <w:rFonts w:ascii="Segoe UI" w:hAnsi="Segoe UI" w:eastAsia="Quattrocento Sans" w:cs="Segoe UI"/>
              </w:rPr>
              <w:t>Código</w:t>
            </w:r>
            <w:r w:rsidRPr="18084E89" w:rsidR="7A929B2D">
              <w:rPr>
                <w:rFonts w:ascii="Segoe UI" w:hAnsi="Segoe UI" w:eastAsia="Quattrocento Sans" w:cs="Segoe UI"/>
              </w:rPr>
              <w:t xml:space="preserve"> departamento notificación</w:t>
            </w:r>
          </w:p>
        </w:tc>
      </w:tr>
      <w:tr w:rsidRPr="00FC2824" w:rsidR="00C272EB" w:rsidTr="06E8CBC3" w14:paraId="18A318A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8FACE5D" w14:textId="43F6BCCD">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1B04BBA5" w14:textId="2A6515D3">
            <w:pPr>
              <w:jc w:val="both"/>
              <w:rPr>
                <w:rFonts w:ascii="Segoe UI" w:hAnsi="Segoe UI" w:eastAsia="Quattrocento Sans" w:cs="Segoe UI"/>
              </w:rPr>
            </w:pPr>
            <w:r w:rsidRPr="18084E89">
              <w:rPr>
                <w:rFonts w:ascii="Segoe UI" w:hAnsi="Segoe UI" w:eastAsia="Quattrocento Sans" w:cs="Segoe UI"/>
              </w:rPr>
              <w:t>Describe el código de</w:t>
            </w:r>
            <w:r w:rsidRPr="18084E89" w:rsidR="537E3228">
              <w:rPr>
                <w:rFonts w:ascii="Segoe UI" w:hAnsi="Segoe UI" w:eastAsia="Quattrocento Sans" w:cs="Segoe UI"/>
              </w:rPr>
              <w:t xml:space="preserve">l departamento del evento </w:t>
            </w:r>
          </w:p>
        </w:tc>
      </w:tr>
      <w:tr w:rsidRPr="00FC2824" w:rsidR="00C272EB" w:rsidTr="06E8CBC3" w14:paraId="68EBFB2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626ED49" w14:textId="400F47F5">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1CFCBB2" w14:textId="3792B3DE">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1E96D56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67DA73D" w14:textId="1B84D58A">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25E0F7E" w:rsidP="18084E89" w:rsidRDefault="025E0F7E" w14:paraId="2D4DDCBA" w14:textId="6757A809">
            <w:pPr>
              <w:rPr>
                <w:rFonts w:ascii="Segoe UI" w:hAnsi="Segoe UI" w:eastAsia="Quattrocento Sans" w:cs="Segoe UI"/>
              </w:rPr>
            </w:pPr>
            <w:r w:rsidRPr="18084E89">
              <w:rPr>
                <w:rFonts w:ascii="Segoe UI" w:hAnsi="Segoe UI" w:eastAsia="Quattrocento Sans" w:cs="Segoe UI"/>
              </w:rPr>
              <w:t>[Entero Positivo]</w:t>
            </w:r>
          </w:p>
          <w:p w:rsidRPr="00FC2824" w:rsidR="00C272EB" w:rsidP="00C272EB" w:rsidRDefault="00C272EB" w14:paraId="4D85BC55" w14:textId="3C7E65C7">
            <w:pPr>
              <w:rPr>
                <w:rFonts w:ascii="Segoe UI" w:hAnsi="Segoe UI" w:eastAsia="Quattrocento Sans" w:cs="Segoe UI"/>
              </w:rPr>
            </w:pPr>
            <w:r w:rsidRPr="00CD53A4">
              <w:rPr>
                <w:rFonts w:ascii="Segoe UI" w:hAnsi="Segoe UI" w:eastAsia="Quattrocento Sans" w:cs="Segoe UI"/>
              </w:rPr>
              <w:t xml:space="preserve">Existen </w:t>
            </w:r>
            <w:r w:rsidR="00C44339">
              <w:rPr>
                <w:rFonts w:ascii="Segoe UI" w:hAnsi="Segoe UI" w:eastAsia="Quattrocento Sans" w:cs="Segoe UI"/>
              </w:rPr>
              <w:t>2</w:t>
            </w:r>
            <w:r w:rsidR="005500A1">
              <w:rPr>
                <w:rFonts w:ascii="Segoe UI" w:hAnsi="Segoe UI" w:eastAsia="Quattrocento Sans" w:cs="Segoe UI"/>
              </w:rPr>
              <w:t>.170</w:t>
            </w:r>
            <w:r w:rsidRPr="00CD53A4">
              <w:rPr>
                <w:rFonts w:ascii="Segoe UI" w:hAnsi="Segoe UI" w:eastAsia="Quattrocento Sans" w:cs="Segoe UI"/>
              </w:rPr>
              <w:t xml:space="preserve"> valores únicos.  </w:t>
            </w:r>
          </w:p>
        </w:tc>
      </w:tr>
      <w:tr w:rsidRPr="00FC2824" w:rsidR="00C272EB" w:rsidTr="06E8CBC3" w14:paraId="15EF27B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5E5AF3D" w14:textId="12D3CAA3">
            <w:pPr>
              <w:ind w:left="2"/>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5500A1" w14:paraId="77807400" w14:textId="6CE3329E">
            <w:pPr>
              <w:rPr>
                <w:rFonts w:ascii="Segoe UI" w:hAnsi="Segoe UI" w:eastAsia="Quattrocento Sans" w:cs="Segoe UI"/>
              </w:rPr>
            </w:pPr>
            <w:r>
              <w:rPr>
                <w:noProof/>
              </w:rPr>
              <w:drawing>
                <wp:inline distT="0" distB="0" distL="0" distR="0" wp14:anchorId="6319D6B3" wp14:editId="03B66DBA">
                  <wp:extent cx="2783604" cy="3508744"/>
                  <wp:effectExtent l="0" t="0" r="0" b="0"/>
                  <wp:docPr id="190921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1993" name=""/>
                          <pic:cNvPicPr/>
                        </pic:nvPicPr>
                        <pic:blipFill>
                          <a:blip r:embed="rId63"/>
                          <a:stretch>
                            <a:fillRect/>
                          </a:stretch>
                        </pic:blipFill>
                        <pic:spPr>
                          <a:xfrm>
                            <a:off x="0" y="0"/>
                            <a:ext cx="2784655" cy="3510069"/>
                          </a:xfrm>
                          <a:prstGeom prst="rect">
                            <a:avLst/>
                          </a:prstGeom>
                        </pic:spPr>
                      </pic:pic>
                    </a:graphicData>
                  </a:graphic>
                </wp:inline>
              </w:drawing>
            </w:r>
          </w:p>
        </w:tc>
      </w:tr>
      <w:tr w:rsidRPr="00F90058" w:rsidR="00C272EB" w:rsidTr="06E8CBC3" w14:paraId="06379E7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7EC1F3E5" w14:textId="1EC75150">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90058" w:rsidR="00C272EB" w:rsidP="00832C36" w:rsidRDefault="094FBB95" w14:paraId="71B6A07C" w14:textId="355F647B">
            <w:pPr>
              <w:pStyle w:val="Prrafodelista"/>
              <w:numPr>
                <w:ilvl w:val="0"/>
                <w:numId w:val="48"/>
              </w:numPr>
              <w:rPr>
                <w:rFonts w:ascii="Segoe UI" w:hAnsi="Segoe UI" w:cs="Segoe UI"/>
                <w:color w:val="000000" w:themeColor="text1"/>
              </w:rPr>
            </w:pPr>
            <w:r w:rsidRPr="18084E89">
              <w:rPr>
                <w:rFonts w:ascii="Segoe UI" w:hAnsi="Segoe UI" w:cs="Segoe UI"/>
                <w:noProof/>
              </w:rPr>
              <w:t>El código 11001 tiene la mayor cantidad de registros con 602.884</w:t>
            </w:r>
          </w:p>
        </w:tc>
      </w:tr>
      <w:tr w:rsidRPr="00FC2824" w:rsidR="00C272EB" w:rsidTr="06E8CBC3" w14:paraId="5489CF72"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0A0897FB" w14:textId="57F50C21">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44</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06BB2512" w14:textId="556AE513">
            <w:pPr>
              <w:rPr>
                <w:rFonts w:ascii="Segoe UI" w:hAnsi="Segoe UI" w:eastAsia="Quattrocento Sans" w:cs="Segoe UI"/>
              </w:rPr>
            </w:pPr>
            <w:r w:rsidRPr="00A15C0E">
              <w:rPr>
                <w:rFonts w:ascii="Segoe UI" w:hAnsi="Segoe UI" w:cs="Segoe UI"/>
                <w:noProof/>
              </w:rPr>
              <w:t>DepartamentoNotificacion</w:t>
            </w:r>
          </w:p>
        </w:tc>
      </w:tr>
      <w:tr w:rsidRPr="00FC2824" w:rsidR="00C272EB" w:rsidTr="06E8CBC3" w14:paraId="3026E1EE"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3F6A7CC5" w14:textId="5EB623C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EFA02F0" w:rsidP="18084E89" w:rsidRDefault="1EFA02F0" w14:paraId="368D6628" w14:textId="435E164D">
            <w:pPr>
              <w:rPr>
                <w:rFonts w:ascii="Segoe UI" w:hAnsi="Segoe UI" w:eastAsia="Quattrocento Sans" w:cs="Segoe UI"/>
              </w:rPr>
            </w:pPr>
            <w:r w:rsidRPr="18084E89">
              <w:rPr>
                <w:rFonts w:ascii="Segoe UI" w:hAnsi="Segoe UI" w:eastAsia="Quattrocento Sans" w:cs="Segoe UI"/>
              </w:rPr>
              <w:t xml:space="preserve">Departamento notificación </w:t>
            </w:r>
          </w:p>
        </w:tc>
      </w:tr>
      <w:tr w:rsidRPr="00FC2824" w:rsidR="00C272EB" w:rsidTr="06E8CBC3" w14:paraId="65FDFC3A"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C272EB" w:rsidP="00C272EB" w:rsidRDefault="00C272EB" w14:paraId="6DC43A36" w14:textId="5BC21BC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3F93875F" w14:textId="1E682F89">
            <w:pPr>
              <w:rPr>
                <w:rFonts w:ascii="Segoe UI" w:hAnsi="Segoe UI" w:eastAsia="Quattrocento Sans" w:cs="Segoe UI"/>
              </w:rPr>
            </w:pPr>
            <w:r w:rsidRPr="18084E89">
              <w:rPr>
                <w:rFonts w:ascii="Segoe UI" w:hAnsi="Segoe UI" w:eastAsia="Quattrocento Sans" w:cs="Segoe UI"/>
              </w:rPr>
              <w:t xml:space="preserve">Describe el nombre </w:t>
            </w:r>
            <w:r w:rsidRPr="18084E89" w:rsidR="6E9C15EF">
              <w:rPr>
                <w:rFonts w:ascii="Segoe UI" w:hAnsi="Segoe UI" w:eastAsia="Quattrocento Sans" w:cs="Segoe UI"/>
              </w:rPr>
              <w:t xml:space="preserve">del departamento del evento. </w:t>
            </w:r>
          </w:p>
        </w:tc>
      </w:tr>
      <w:tr w:rsidRPr="00FC2824" w:rsidR="00C272EB" w:rsidTr="06E8CBC3" w14:paraId="763343A1"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67491354" w14:textId="27B65F1E">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17CBF50A"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3017DDED"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51A28171" w14:textId="1EA998C7">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18084E89" w:rsidRDefault="00C272EB" w14:paraId="624C9C5F" w14:textId="693DDAF4">
            <w:pPr>
              <w:spacing w:line="240" w:lineRule="auto"/>
              <w:rPr>
                <w:rFonts w:ascii="Segoe UI" w:hAnsi="Segoe UI" w:eastAsia="Quattrocento Sans" w:cs="Segoe UI"/>
              </w:rPr>
            </w:pPr>
            <w:r w:rsidRPr="00CD53A4">
              <w:rPr>
                <w:rFonts w:ascii="Segoe UI" w:hAnsi="Segoe UI" w:eastAsia="Quattrocento Sans" w:cs="Segoe UI"/>
              </w:rPr>
              <w:t xml:space="preserve">Existen </w:t>
            </w:r>
            <w:r w:rsidRPr="00716441" w:rsidR="00716441">
              <w:rPr>
                <w:rFonts w:ascii="Segoe UI" w:hAnsi="Segoe UI" w:eastAsia="Quattrocento Sans" w:cs="Segoe UI"/>
              </w:rPr>
              <w:t>2</w:t>
            </w:r>
            <w:r w:rsidR="00716441">
              <w:rPr>
                <w:rFonts w:ascii="Segoe UI" w:hAnsi="Segoe UI" w:eastAsia="Quattrocento Sans" w:cs="Segoe UI"/>
              </w:rPr>
              <w:t>.</w:t>
            </w:r>
            <w:r w:rsidRPr="00716441" w:rsidR="00716441">
              <w:rPr>
                <w:rFonts w:ascii="Segoe UI" w:hAnsi="Segoe UI" w:eastAsia="Quattrocento Sans" w:cs="Segoe UI"/>
              </w:rPr>
              <w:t>262</w:t>
            </w:r>
            <w:r w:rsidRPr="00CD53A4">
              <w:rPr>
                <w:rFonts w:ascii="Segoe UI" w:hAnsi="Segoe UI" w:eastAsia="Quattrocento Sans" w:cs="Segoe UI"/>
              </w:rPr>
              <w:t xml:space="preserve"> valores únicos.  </w:t>
            </w:r>
          </w:p>
        </w:tc>
      </w:tr>
      <w:tr w:rsidRPr="00FC2824" w:rsidR="00C272EB" w:rsidTr="06E8CBC3" w14:paraId="4AA73BBF"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6261C7F7" w14:textId="0CABE263">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6F2459" w14:paraId="5C4127F8" w14:textId="3533BEBD">
            <w:pPr>
              <w:ind w:left="113"/>
              <w:rPr>
                <w:rFonts w:ascii="Segoe UI" w:hAnsi="Segoe UI" w:eastAsia="Quattrocento Sans" w:cs="Segoe UI"/>
              </w:rPr>
            </w:pPr>
            <w:r>
              <w:rPr>
                <w:noProof/>
              </w:rPr>
              <w:drawing>
                <wp:inline distT="0" distB="0" distL="0" distR="0" wp14:anchorId="1D2933D0" wp14:editId="3447E780">
                  <wp:extent cx="2185689" cy="3136605"/>
                  <wp:effectExtent l="0" t="0" r="5080" b="6985"/>
                  <wp:docPr id="2063712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2862" name=""/>
                          <pic:cNvPicPr/>
                        </pic:nvPicPr>
                        <pic:blipFill>
                          <a:blip r:embed="rId64"/>
                          <a:stretch>
                            <a:fillRect/>
                          </a:stretch>
                        </pic:blipFill>
                        <pic:spPr>
                          <a:xfrm>
                            <a:off x="0" y="0"/>
                            <a:ext cx="2186631" cy="3137956"/>
                          </a:xfrm>
                          <a:prstGeom prst="rect">
                            <a:avLst/>
                          </a:prstGeom>
                        </pic:spPr>
                      </pic:pic>
                    </a:graphicData>
                  </a:graphic>
                </wp:inline>
              </w:drawing>
            </w:r>
          </w:p>
        </w:tc>
      </w:tr>
      <w:tr w:rsidRPr="00B54AF0" w:rsidR="00C272EB" w:rsidTr="06E8CBC3" w14:paraId="5955E7BD"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0183A4EC" w14:textId="4FA82925">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B54AF0" w:rsidR="00C272EB" w:rsidP="00832C36" w:rsidRDefault="0C8FD4FA" w14:paraId="325A9D6B" w14:textId="78734B41">
            <w:pPr>
              <w:numPr>
                <w:ilvl w:val="0"/>
                <w:numId w:val="15"/>
              </w:numPr>
              <w:shd w:val="clear" w:color="auto" w:fill="FFFFFF" w:themeFill="background1"/>
              <w:spacing w:before="100" w:beforeAutospacing="1" w:after="100" w:afterAutospacing="1" w:line="240" w:lineRule="auto"/>
              <w:rPr>
                <w:rFonts w:ascii="Segoe UI" w:hAnsi="Segoe UI" w:cs="Segoe UI"/>
              </w:rPr>
            </w:pPr>
            <w:r w:rsidRPr="18084E89">
              <w:rPr>
                <w:rFonts w:ascii="Segoe UI" w:hAnsi="Segoe UI" w:cs="Segoe UI"/>
                <w:noProof/>
              </w:rPr>
              <w:t xml:space="preserve">“Bogotá D.C” tiene la mayor cantidad de registros con        1´031.909 </w:t>
            </w:r>
            <w:r w:rsidRPr="18084E89" w:rsidR="3B0E6571">
              <w:rPr>
                <w:rFonts w:ascii="Segoe UI" w:hAnsi="Segoe UI" w:cs="Segoe UI"/>
                <w:noProof/>
              </w:rPr>
              <w:t xml:space="preserve">registros </w:t>
            </w:r>
          </w:p>
        </w:tc>
      </w:tr>
      <w:tr w:rsidRPr="00FC2824" w:rsidR="00C272EB" w:rsidTr="06E8CBC3" w14:paraId="25595ABE"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1528ADCD" w14:textId="1FAE2A0E">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45</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54A0513C" w14:textId="560D71DF">
            <w:pPr>
              <w:rPr>
                <w:rFonts w:ascii="Segoe UI" w:hAnsi="Segoe UI" w:cs="Segoe UI"/>
                <w:noProof/>
              </w:rPr>
            </w:pPr>
            <w:r w:rsidRPr="00AE5365">
              <w:rPr>
                <w:rFonts w:ascii="Segoe UI" w:hAnsi="Segoe UI" w:cs="Segoe UI"/>
                <w:noProof/>
                <w:highlight w:val="yellow"/>
              </w:rPr>
              <w:t>codigoMunicipioNotificacion</w:t>
            </w:r>
          </w:p>
        </w:tc>
      </w:tr>
      <w:tr w:rsidRPr="00FC2824" w:rsidR="00C272EB" w:rsidTr="06E8CBC3" w14:paraId="3AE799BB"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5A0B1AA0" w14:textId="6201601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4A4764E7" w14:textId="301F5E54">
            <w:pPr>
              <w:rPr>
                <w:rFonts w:ascii="Segoe UI" w:hAnsi="Segoe UI" w:eastAsia="Quattrocento Sans" w:cs="Segoe UI"/>
              </w:rPr>
            </w:pPr>
            <w:r w:rsidRPr="18084E89">
              <w:rPr>
                <w:rFonts w:ascii="Segoe UI" w:hAnsi="Segoe UI" w:eastAsia="Quattrocento Sans" w:cs="Segoe UI"/>
              </w:rPr>
              <w:t>Código</w:t>
            </w:r>
            <w:r w:rsidRPr="18084E89" w:rsidR="19FCFFF1">
              <w:rPr>
                <w:rFonts w:ascii="Segoe UI" w:hAnsi="Segoe UI" w:eastAsia="Quattrocento Sans" w:cs="Segoe UI"/>
              </w:rPr>
              <w:t xml:space="preserve"> municipio </w:t>
            </w:r>
            <w:r w:rsidRPr="18084E89" w:rsidR="526B62C1">
              <w:rPr>
                <w:rFonts w:ascii="Segoe UI" w:hAnsi="Segoe UI" w:eastAsia="Quattrocento Sans" w:cs="Segoe UI"/>
              </w:rPr>
              <w:t>notificación</w:t>
            </w:r>
          </w:p>
        </w:tc>
      </w:tr>
      <w:tr w:rsidRPr="00FC2824" w:rsidR="00C272EB" w:rsidTr="06E8CBC3" w14:paraId="40CA5622"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C272EB" w:rsidP="00C272EB" w:rsidRDefault="00C272EB" w14:paraId="5C5ABB81" w14:textId="2D5724F4">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44914C4B" w14:textId="14686DE0">
            <w:pPr>
              <w:jc w:val="both"/>
              <w:rPr>
                <w:rFonts w:ascii="Segoe UI" w:hAnsi="Segoe UI" w:eastAsia="Quattrocento Sans" w:cs="Segoe UI"/>
              </w:rPr>
            </w:pPr>
            <w:r w:rsidRPr="18084E89">
              <w:rPr>
                <w:rFonts w:ascii="Segoe UI" w:hAnsi="Segoe UI" w:eastAsia="Quattrocento Sans" w:cs="Segoe UI"/>
              </w:rPr>
              <w:t>Describe el código de</w:t>
            </w:r>
            <w:r w:rsidRPr="18084E89" w:rsidR="1EA7CC36">
              <w:rPr>
                <w:rFonts w:ascii="Segoe UI" w:hAnsi="Segoe UI" w:eastAsia="Quattrocento Sans" w:cs="Segoe UI"/>
              </w:rPr>
              <w:t xml:space="preserve">l municipio del evento. </w:t>
            </w:r>
          </w:p>
        </w:tc>
      </w:tr>
      <w:tr w:rsidRPr="00FC2824" w:rsidR="00C272EB" w:rsidTr="06E8CBC3" w14:paraId="284CD2B3"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6C337624" w14:textId="263BF24C">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5AE190B0" w14:textId="3792B3DE">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34B0973C"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06016192" w14:textId="75A6BA93">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6F141CD7" w14:textId="50B4604F">
            <w:pPr>
              <w:spacing w:line="240" w:lineRule="auto"/>
              <w:rPr>
                <w:rFonts w:ascii="Segoe UI" w:hAnsi="Segoe UI" w:eastAsia="Quattrocento Sans" w:cs="Segoe UI"/>
              </w:rPr>
            </w:pPr>
            <w:r w:rsidRPr="18084E89">
              <w:rPr>
                <w:rFonts w:ascii="Segoe UI" w:hAnsi="Segoe UI" w:eastAsia="Quattrocento Sans" w:cs="Segoe UI"/>
              </w:rPr>
              <w:t>[</w:t>
            </w:r>
            <w:r w:rsidRPr="18084E89" w:rsidR="0513831D">
              <w:rPr>
                <w:rFonts w:ascii="Segoe UI" w:hAnsi="Segoe UI" w:eastAsia="Quattrocento Sans" w:cs="Segoe UI"/>
              </w:rPr>
              <w:t>ENTERO POSITIVO</w:t>
            </w:r>
            <w:r w:rsidRPr="18084E89">
              <w:rPr>
                <w:rFonts w:ascii="Segoe UI" w:hAnsi="Segoe UI" w:eastAsia="Quattrocento Sans" w:cs="Segoe UI"/>
              </w:rPr>
              <w:t xml:space="preserve">] </w:t>
            </w:r>
          </w:p>
          <w:p w:rsidRPr="00FC2824" w:rsidR="00C272EB" w:rsidP="00C272EB" w:rsidRDefault="00C272EB" w14:paraId="7E08DA6E" w14:textId="0FABA09D">
            <w:pPr>
              <w:ind w:left="113"/>
              <w:rPr>
                <w:rFonts w:ascii="Segoe UI" w:hAnsi="Segoe UI" w:eastAsia="Quattrocento Sans" w:cs="Segoe UI"/>
              </w:rPr>
            </w:pPr>
            <w:r w:rsidRPr="00CD53A4">
              <w:rPr>
                <w:rFonts w:ascii="Segoe UI" w:hAnsi="Segoe UI" w:eastAsia="Quattrocento Sans" w:cs="Segoe UI"/>
              </w:rPr>
              <w:t>Existen</w:t>
            </w:r>
            <w:r w:rsidR="008326EE">
              <w:rPr>
                <w:rFonts w:ascii="Segoe UI" w:hAnsi="Segoe UI" w:eastAsia="Quattrocento Sans" w:cs="Segoe UI"/>
              </w:rPr>
              <w:t xml:space="preserve"> </w:t>
            </w:r>
            <w:r w:rsidR="00AE5365">
              <w:rPr>
                <w:rFonts w:ascii="Segoe UI" w:hAnsi="Segoe UI" w:eastAsia="Quattrocento Sans" w:cs="Segoe UI"/>
              </w:rPr>
              <w:t>2.264</w:t>
            </w:r>
            <w:r w:rsidRPr="00CD53A4" w:rsidR="00AE5365">
              <w:rPr>
                <w:rFonts w:ascii="Segoe UI" w:hAnsi="Segoe UI" w:eastAsia="Quattrocento Sans" w:cs="Segoe UI"/>
              </w:rPr>
              <w:t xml:space="preserve"> valores</w:t>
            </w:r>
            <w:r w:rsidRPr="00CD53A4">
              <w:rPr>
                <w:rFonts w:ascii="Segoe UI" w:hAnsi="Segoe UI" w:eastAsia="Quattrocento Sans" w:cs="Segoe UI"/>
              </w:rPr>
              <w:t xml:space="preserve"> únicos.  </w:t>
            </w:r>
          </w:p>
        </w:tc>
      </w:tr>
      <w:tr w:rsidRPr="00FC2824" w:rsidR="00C272EB" w:rsidTr="06E8CBC3" w14:paraId="7C00BDFD"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1BF04648" w14:textId="43857A89">
            <w:pPr>
              <w:ind w:left="114"/>
              <w:rPr>
                <w:rFonts w:ascii="Segoe UI" w:hAnsi="Segoe UI" w:eastAsia="Quattrocento Sans" w:cs="Segoe UI"/>
              </w:rPr>
            </w:pPr>
            <w:r w:rsidRPr="00AE5365">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8326EE" w14:paraId="6BC4E7E2" w14:textId="77BE8DA1">
            <w:pPr>
              <w:ind w:left="113"/>
              <w:rPr>
                <w:rFonts w:ascii="Segoe UI" w:hAnsi="Segoe UI" w:eastAsia="Quattrocento Sans" w:cs="Segoe UI"/>
              </w:rPr>
            </w:pPr>
            <w:r>
              <w:rPr>
                <w:noProof/>
              </w:rPr>
              <w:drawing>
                <wp:inline distT="0" distB="0" distL="0" distR="0" wp14:anchorId="644C63E1" wp14:editId="3EAEDB78">
                  <wp:extent cx="2462423" cy="3338623"/>
                  <wp:effectExtent l="0" t="0" r="0" b="0"/>
                  <wp:docPr id="1026497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7641" name=""/>
                          <pic:cNvPicPr/>
                        </pic:nvPicPr>
                        <pic:blipFill>
                          <a:blip r:embed="rId65"/>
                          <a:stretch>
                            <a:fillRect/>
                          </a:stretch>
                        </pic:blipFill>
                        <pic:spPr>
                          <a:xfrm>
                            <a:off x="0" y="0"/>
                            <a:ext cx="2463789" cy="3340475"/>
                          </a:xfrm>
                          <a:prstGeom prst="rect">
                            <a:avLst/>
                          </a:prstGeom>
                        </pic:spPr>
                      </pic:pic>
                    </a:graphicData>
                  </a:graphic>
                </wp:inline>
              </w:drawing>
            </w:r>
          </w:p>
        </w:tc>
      </w:tr>
      <w:tr w:rsidRPr="00E9775B" w:rsidR="00C272EB" w:rsidTr="06E8CBC3" w14:paraId="72EC7027"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541E6AB3" w14:textId="739772F0">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E9775B" w:rsidR="00C272EB" w:rsidP="00832C36" w:rsidRDefault="5DC42BC9" w14:paraId="2DF0334A" w14:textId="7CC6EFA8">
            <w:pPr>
              <w:numPr>
                <w:ilvl w:val="0"/>
                <w:numId w:val="14"/>
              </w:numPr>
              <w:shd w:val="clear" w:color="auto" w:fill="FFFFFF" w:themeFill="background1"/>
              <w:spacing w:before="100" w:beforeAutospacing="1" w:after="100" w:afterAutospacing="1" w:line="240" w:lineRule="auto"/>
              <w:rPr>
                <w:rFonts w:ascii="Segoe UI" w:hAnsi="Segoe UI" w:cs="Segoe UI"/>
              </w:rPr>
            </w:pPr>
            <w:r w:rsidRPr="18084E89">
              <w:rPr>
                <w:rFonts w:ascii="Segoe UI" w:hAnsi="Segoe UI" w:cs="Segoe UI"/>
                <w:noProof/>
              </w:rPr>
              <w:t>“05” tiene la mayor cantidad de registros con  759.395 registros</w:t>
            </w:r>
          </w:p>
        </w:tc>
      </w:tr>
      <w:tr w:rsidRPr="00FC2824" w:rsidR="00C272EB" w:rsidTr="06E8CBC3" w14:paraId="200B6149"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1401CD3B" w14:textId="11F98994">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46</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242AFBD2" w14:textId="02038115">
            <w:pPr>
              <w:rPr>
                <w:rFonts w:ascii="Segoe UI" w:hAnsi="Segoe UI" w:cs="Segoe UI"/>
                <w:noProof/>
              </w:rPr>
            </w:pPr>
            <w:proofErr w:type="spellStart"/>
            <w:r w:rsidRPr="00A15C0E">
              <w:rPr>
                <w:rFonts w:ascii="Segoe UI" w:hAnsi="Segoe UI" w:eastAsia="Quattrocento Sans" w:cs="Segoe UI"/>
              </w:rPr>
              <w:t>MunicipioNotificacion</w:t>
            </w:r>
            <w:proofErr w:type="spellEnd"/>
          </w:p>
        </w:tc>
      </w:tr>
      <w:tr w:rsidRPr="00FC2824" w:rsidR="00C272EB" w:rsidTr="06E8CBC3" w14:paraId="3295329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64775D1" w14:textId="20C1B3BA">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55B86ECC" w14:paraId="6E7FA977" w14:textId="54B71F72">
            <w:pPr>
              <w:rPr>
                <w:rFonts w:ascii="Segoe UI" w:hAnsi="Segoe UI" w:eastAsia="Quattrocento Sans" w:cs="Segoe UI"/>
              </w:rPr>
            </w:pPr>
            <w:r w:rsidRPr="18084E89">
              <w:rPr>
                <w:rFonts w:ascii="Segoe UI" w:hAnsi="Segoe UI" w:eastAsia="Quattrocento Sans" w:cs="Segoe UI"/>
              </w:rPr>
              <w:t xml:space="preserve">Municipio </w:t>
            </w:r>
            <w:r w:rsidRPr="18084E89" w:rsidR="20AC8A26">
              <w:rPr>
                <w:rFonts w:ascii="Segoe UI" w:hAnsi="Segoe UI" w:eastAsia="Quattrocento Sans" w:cs="Segoe UI"/>
              </w:rPr>
              <w:t>notificación</w:t>
            </w:r>
          </w:p>
        </w:tc>
      </w:tr>
      <w:tr w:rsidRPr="00FC2824" w:rsidR="00C272EB" w:rsidTr="06E8CBC3" w14:paraId="40D4A2AE"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32ABF6FB" w14:textId="3871CCE5">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A4A1F42" w14:textId="0D1D5282">
            <w:pPr>
              <w:rPr>
                <w:rFonts w:ascii="Segoe UI" w:hAnsi="Segoe UI" w:eastAsia="Quattrocento Sans" w:cs="Segoe UI"/>
              </w:rPr>
            </w:pPr>
            <w:r w:rsidRPr="18084E89">
              <w:rPr>
                <w:rFonts w:ascii="Segoe UI" w:hAnsi="Segoe UI" w:eastAsia="Quattrocento Sans" w:cs="Segoe UI"/>
              </w:rPr>
              <w:t xml:space="preserve">Describe el nombre del </w:t>
            </w:r>
            <w:r w:rsidRPr="18084E89" w:rsidR="2BE5D2DF">
              <w:rPr>
                <w:rFonts w:ascii="Segoe UI" w:hAnsi="Segoe UI" w:eastAsia="Quattrocento Sans" w:cs="Segoe UI"/>
              </w:rPr>
              <w:t>municipio del evento</w:t>
            </w:r>
          </w:p>
        </w:tc>
      </w:tr>
      <w:tr w:rsidRPr="00FC2824" w:rsidR="00C272EB" w:rsidTr="06E8CBC3" w14:paraId="559638E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0DFB6AD" w14:textId="7F11B7AA">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F0C386E"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2422F1F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547ABFE" w14:textId="6BAA0DB0">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99E2CA1" w14:textId="61E00A1D">
            <w:pPr>
              <w:rPr>
                <w:rFonts w:ascii="Segoe UI" w:hAnsi="Segoe UI" w:eastAsia="Quattrocento Sans" w:cs="Segoe UI"/>
              </w:rPr>
            </w:pPr>
            <w:r w:rsidRPr="00CD53A4">
              <w:rPr>
                <w:rFonts w:ascii="Segoe UI" w:hAnsi="Segoe UI" w:eastAsia="Quattrocento Sans" w:cs="Segoe UI"/>
              </w:rPr>
              <w:t xml:space="preserve">Existen </w:t>
            </w:r>
            <w:r w:rsidR="00F003C5">
              <w:rPr>
                <w:rFonts w:ascii="Segoe UI" w:hAnsi="Segoe UI" w:eastAsia="Quattrocento Sans" w:cs="Segoe UI"/>
              </w:rPr>
              <w:t>2093</w:t>
            </w:r>
            <w:r w:rsidRPr="00CD53A4">
              <w:rPr>
                <w:rFonts w:ascii="Segoe UI" w:hAnsi="Segoe UI" w:eastAsia="Quattrocento Sans" w:cs="Segoe UI"/>
              </w:rPr>
              <w:t xml:space="preserve"> valores únicos.  </w:t>
            </w:r>
          </w:p>
        </w:tc>
      </w:tr>
      <w:tr w:rsidRPr="00FC2824" w:rsidR="00C272EB" w:rsidTr="06E8CBC3" w14:paraId="13E48796"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60D49D3" w14:textId="41324854">
            <w:pPr>
              <w:ind w:left="2"/>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F003C5" w14:paraId="46D5D1F5" w14:textId="2E51A48D">
            <w:pPr>
              <w:rPr>
                <w:rFonts w:ascii="Segoe UI" w:hAnsi="Segoe UI" w:eastAsia="Quattrocento Sans" w:cs="Segoe UI"/>
              </w:rPr>
            </w:pPr>
            <w:r>
              <w:rPr>
                <w:noProof/>
              </w:rPr>
              <w:drawing>
                <wp:inline distT="0" distB="0" distL="0" distR="0" wp14:anchorId="0D228A92" wp14:editId="2C9AA016">
                  <wp:extent cx="2230324" cy="3530009"/>
                  <wp:effectExtent l="0" t="0" r="0" b="0"/>
                  <wp:docPr id="1597672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2386" name=""/>
                          <pic:cNvPicPr/>
                        </pic:nvPicPr>
                        <pic:blipFill>
                          <a:blip r:embed="rId66"/>
                          <a:stretch>
                            <a:fillRect/>
                          </a:stretch>
                        </pic:blipFill>
                        <pic:spPr>
                          <a:xfrm>
                            <a:off x="0" y="0"/>
                            <a:ext cx="2232794" cy="3533919"/>
                          </a:xfrm>
                          <a:prstGeom prst="rect">
                            <a:avLst/>
                          </a:prstGeom>
                        </pic:spPr>
                      </pic:pic>
                    </a:graphicData>
                  </a:graphic>
                </wp:inline>
              </w:drawing>
            </w:r>
          </w:p>
        </w:tc>
      </w:tr>
      <w:tr w:rsidRPr="00FC2824" w:rsidR="00C272EB" w:rsidTr="06E8CBC3" w14:paraId="4524666B"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112E5204" w14:textId="2079F821">
            <w:pPr>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6E35F945" w14:paraId="390D0FD0" w14:textId="6C9D78CD">
            <w:pPr>
              <w:numPr>
                <w:ilvl w:val="0"/>
                <w:numId w:val="13"/>
              </w:numPr>
              <w:shd w:val="clear" w:color="auto" w:fill="FFFFFF" w:themeFill="background1"/>
              <w:spacing w:before="100" w:beforeAutospacing="1" w:after="100" w:afterAutospacing="1" w:line="240" w:lineRule="auto"/>
              <w:rPr>
                <w:rFonts w:ascii="Segoe UI" w:hAnsi="Segoe UI" w:eastAsia="Quattrocento Sans" w:cs="Segoe UI"/>
                <w:color w:val="000000" w:themeColor="text1"/>
              </w:rPr>
            </w:pPr>
            <w:r w:rsidRPr="06E8CBC3" w:rsidR="1069421A">
              <w:rPr>
                <w:rFonts w:ascii="Segoe UI" w:hAnsi="Segoe UI" w:cs="Segoe UI"/>
                <w:noProof/>
              </w:rPr>
              <w:t>“Bogotá D.C” tiene la mayor cantidad de registros con        1´107.465 registros</w:t>
            </w:r>
          </w:p>
        </w:tc>
      </w:tr>
      <w:tr w:rsidRPr="00FC2824" w:rsidR="00C272EB" w:rsidTr="06E8CBC3" w14:paraId="4FB7CD9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7122233A" w14:textId="08D3B1F8">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47</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45AE6DD1" w14:textId="1B96AE7A">
            <w:pPr>
              <w:rPr>
                <w:rFonts w:ascii="Segoe UI" w:hAnsi="Segoe UI" w:eastAsia="Quattrocento Sans" w:cs="Segoe UI"/>
              </w:rPr>
            </w:pPr>
            <w:commentRangeStart w:id="235"/>
            <w:proofErr w:type="spellStart"/>
            <w:r w:rsidRPr="6E5F4326" w:rsidR="00C272EB">
              <w:rPr>
                <w:rFonts w:ascii="Segoe UI" w:hAnsi="Segoe UI" w:eastAsia="Quattrocento Sans" w:cs="Segoe UI"/>
                <w:highlight w:val="yellow"/>
              </w:rPr>
              <w:t>codigoDepartamentoResidencia</w:t>
            </w:r>
            <w:proofErr w:type="spellEnd"/>
            <w:commentRangeEnd w:id="235"/>
            <w:r>
              <w:rPr>
                <w:rStyle w:val="CommentReference"/>
              </w:rPr>
              <w:commentReference w:id="235"/>
            </w:r>
          </w:p>
        </w:tc>
      </w:tr>
      <w:tr w:rsidRPr="00FC2824" w:rsidR="00C272EB" w:rsidTr="06E8CBC3" w14:paraId="6A09119C"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E2A1442" w14:textId="78F5827B">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53104972" w14:textId="3D8D2C06">
            <w:pPr>
              <w:rPr>
                <w:rFonts w:ascii="Segoe UI" w:hAnsi="Segoe UI" w:eastAsia="Quattrocento Sans" w:cs="Segoe UI"/>
              </w:rPr>
            </w:pPr>
            <w:r w:rsidRPr="18084E89">
              <w:rPr>
                <w:rFonts w:ascii="Segoe UI" w:hAnsi="Segoe UI" w:eastAsia="Quattrocento Sans" w:cs="Segoe UI"/>
              </w:rPr>
              <w:t>Código</w:t>
            </w:r>
          </w:p>
        </w:tc>
      </w:tr>
      <w:tr w:rsidRPr="00FC2824" w:rsidR="00C272EB" w:rsidTr="06E8CBC3" w14:paraId="73481DE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42621FA" w14:textId="30AFCA96">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57957DE" w14:textId="0F677CB3" w14:noSpellErr="1">
            <w:pPr>
              <w:jc w:val="both"/>
              <w:rPr>
                <w:rFonts w:ascii="Segoe UI" w:hAnsi="Segoe UI" w:eastAsia="Quattrocento Sans" w:cs="Segoe UI"/>
              </w:rPr>
            </w:pPr>
            <w:commentRangeStart w:id="236"/>
            <w:commentRangeStart w:id="237"/>
            <w:r w:rsidRPr="6E5F4326" w:rsidR="18084E89">
              <w:rPr>
                <w:rFonts w:ascii="Segoe UI" w:hAnsi="Segoe UI" w:eastAsia="Quattrocento Sans" w:cs="Segoe UI"/>
              </w:rPr>
              <w:t>Describe el código de</w:t>
            </w:r>
            <w:commentRangeEnd w:id="236"/>
            <w:r>
              <w:rPr>
                <w:rStyle w:val="CommentReference"/>
              </w:rPr>
              <w:commentReference w:id="236"/>
            </w:r>
            <w:commentRangeEnd w:id="237"/>
            <w:r>
              <w:rPr>
                <w:rStyle w:val="CommentReference"/>
              </w:rPr>
              <w:commentReference w:id="237"/>
            </w:r>
            <w:r w:rsidRPr="6E5F4326" w:rsidR="00D2558A">
              <w:rPr>
                <w:rFonts w:ascii="Segoe UI" w:hAnsi="Segoe UI" w:eastAsia="Quattrocento Sans" w:cs="Segoe UI"/>
              </w:rPr>
              <w:t xml:space="preserve"> residencia del propietario. </w:t>
            </w:r>
          </w:p>
        </w:tc>
      </w:tr>
      <w:tr w:rsidRPr="00FC2824" w:rsidR="00C272EB" w:rsidTr="06E8CBC3" w14:paraId="7DE82B3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1944CCA" w14:textId="4ED00B85">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517122F6" w14:textId="3792B3DE">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3351873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7223B76" w14:textId="59BCD318">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44064C3A" w14:textId="44B01480">
            <w:pPr>
              <w:spacing w:line="240" w:lineRule="auto"/>
              <w:rPr>
                <w:rFonts w:ascii="Segoe UI" w:hAnsi="Segoe UI" w:eastAsia="Quattrocento Sans" w:cs="Segoe UI"/>
              </w:rPr>
            </w:pPr>
            <w:r w:rsidRPr="00CD53A4">
              <w:rPr>
                <w:rFonts w:ascii="Segoe UI" w:hAnsi="Segoe UI" w:eastAsia="Quattrocento Sans" w:cs="Segoe UI"/>
              </w:rPr>
              <w:t>[</w:t>
            </w:r>
            <w:r w:rsidR="0004462B">
              <w:rPr>
                <w:rFonts w:ascii="Segoe UI" w:hAnsi="Segoe UI" w:eastAsia="Quattrocento Sans" w:cs="Segoe UI"/>
              </w:rPr>
              <w:t>Entero Positivo</w:t>
            </w:r>
            <w:r w:rsidRPr="00CD53A4">
              <w:rPr>
                <w:rFonts w:ascii="Segoe UI" w:hAnsi="Segoe UI" w:eastAsia="Quattrocento Sans" w:cs="Segoe UI"/>
              </w:rPr>
              <w:t xml:space="preserve">] </w:t>
            </w:r>
          </w:p>
          <w:p w:rsidRPr="00FC2824" w:rsidR="00C272EB" w:rsidP="00C272EB" w:rsidRDefault="00C272EB" w14:paraId="5750015F" w14:textId="36003165">
            <w:pPr>
              <w:rPr>
                <w:rFonts w:ascii="Segoe UI" w:hAnsi="Segoe UI" w:eastAsia="Quattrocento Sans" w:cs="Segoe UI"/>
              </w:rPr>
            </w:pPr>
            <w:r w:rsidRPr="00CD53A4">
              <w:rPr>
                <w:rFonts w:ascii="Segoe UI" w:hAnsi="Segoe UI" w:eastAsia="Quattrocento Sans" w:cs="Segoe UI"/>
              </w:rPr>
              <w:t xml:space="preserve">Existen </w:t>
            </w:r>
            <w:r w:rsidR="00BF3E25">
              <w:rPr>
                <w:rFonts w:ascii="Segoe UI" w:hAnsi="Segoe UI" w:eastAsia="Quattrocento Sans" w:cs="Segoe UI"/>
              </w:rPr>
              <w:t>2.092</w:t>
            </w:r>
            <w:r w:rsidRPr="00CD53A4">
              <w:rPr>
                <w:rFonts w:ascii="Segoe UI" w:hAnsi="Segoe UI" w:eastAsia="Quattrocento Sans" w:cs="Segoe UI"/>
              </w:rPr>
              <w:t xml:space="preserve"> valores únicos.  </w:t>
            </w:r>
          </w:p>
        </w:tc>
      </w:tr>
      <w:tr w:rsidRPr="00FC2824" w:rsidR="00C272EB" w:rsidTr="06E8CBC3" w14:paraId="6ABD54F7"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FFBA1F6" w14:textId="7C716A68">
            <w:pPr>
              <w:ind w:left="2"/>
              <w:rPr>
                <w:rFonts w:ascii="Segoe UI" w:hAnsi="Segoe UI" w:eastAsia="Quattrocento Sans" w:cs="Segoe UI"/>
              </w:rPr>
            </w:pPr>
            <w:r w:rsidRPr="004F4F22">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BF3E25" w14:paraId="63811988" w14:textId="4EAC3668">
            <w:pPr>
              <w:rPr>
                <w:rFonts w:ascii="Segoe UI" w:hAnsi="Segoe UI" w:eastAsia="Quattrocento Sans" w:cs="Segoe UI"/>
              </w:rPr>
            </w:pPr>
            <w:r>
              <w:rPr>
                <w:noProof/>
              </w:rPr>
              <w:drawing>
                <wp:inline distT="0" distB="0" distL="0" distR="0" wp14:anchorId="3FB01D48" wp14:editId="40847EC5">
                  <wp:extent cx="2562447" cy="3285961"/>
                  <wp:effectExtent l="0" t="0" r="0" b="0"/>
                  <wp:docPr id="464156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56322" name=""/>
                          <pic:cNvPicPr/>
                        </pic:nvPicPr>
                        <pic:blipFill>
                          <a:blip r:embed="rId67"/>
                          <a:stretch>
                            <a:fillRect/>
                          </a:stretch>
                        </pic:blipFill>
                        <pic:spPr>
                          <a:xfrm>
                            <a:off x="0" y="0"/>
                            <a:ext cx="2564970" cy="3289196"/>
                          </a:xfrm>
                          <a:prstGeom prst="rect">
                            <a:avLst/>
                          </a:prstGeom>
                        </pic:spPr>
                      </pic:pic>
                    </a:graphicData>
                  </a:graphic>
                </wp:inline>
              </w:drawing>
            </w:r>
          </w:p>
        </w:tc>
      </w:tr>
      <w:tr w:rsidRPr="00BA7A0B" w:rsidR="00C272EB" w:rsidTr="06E8CBC3" w14:paraId="18595822" w14:textId="77777777">
        <w:trPr>
          <w:trHeight w:val="308"/>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21212B61" w14:textId="3696C1BB">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BA7A0B" w:rsidR="00C272EB" w:rsidP="00832C36" w:rsidRDefault="33E8F9D1" w14:paraId="1089FA70" w14:textId="3F7B6EEF">
            <w:pPr>
              <w:numPr>
                <w:ilvl w:val="0"/>
                <w:numId w:val="12"/>
              </w:numPr>
              <w:shd w:val="clear" w:color="auto" w:fill="FFFFFF" w:themeFill="background1"/>
              <w:spacing w:before="100" w:beforeAutospacing="1" w:after="100" w:afterAutospacing="1" w:line="240" w:lineRule="auto"/>
              <w:rPr>
                <w:rFonts w:ascii="Segoe UI" w:hAnsi="Segoe UI" w:cs="Segoe UI"/>
                <w:b/>
                <w:color w:val="000000" w:themeColor="text1"/>
              </w:rPr>
            </w:pPr>
            <w:r w:rsidRPr="18084E89">
              <w:rPr>
                <w:rFonts w:ascii="Segoe UI" w:hAnsi="Segoe UI" w:cs="Segoe UI"/>
                <w:noProof/>
              </w:rPr>
              <w:t>“11001” tiene la mayor cantidad de registros con 678.440 registros</w:t>
            </w:r>
          </w:p>
        </w:tc>
      </w:tr>
      <w:tr w:rsidRPr="00FC2824" w:rsidR="00C272EB" w:rsidTr="06E8CBC3" w14:paraId="21A79EE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B7FE911" w14:textId="183A187D">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48</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651CEC71" w14:textId="6640FAA6">
            <w:pPr>
              <w:rPr>
                <w:rFonts w:ascii="Segoe UI" w:hAnsi="Segoe UI" w:eastAsia="Quattrocento Sans" w:cs="Segoe UI"/>
              </w:rPr>
            </w:pPr>
            <w:proofErr w:type="spellStart"/>
            <w:r w:rsidRPr="00A15C0E">
              <w:rPr>
                <w:rFonts w:ascii="Segoe UI" w:hAnsi="Segoe UI" w:eastAsia="Quattrocento Sans" w:cs="Segoe UI"/>
              </w:rPr>
              <w:t>DepartamentoResidencia</w:t>
            </w:r>
            <w:proofErr w:type="spellEnd"/>
          </w:p>
        </w:tc>
      </w:tr>
      <w:tr w:rsidRPr="00FC2824" w:rsidR="00C272EB" w:rsidTr="06E8CBC3" w14:paraId="242F3068"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B1375E1" w14:textId="4160D0DC">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594E96" w14:paraId="649E339E" w14:textId="43B58065">
            <w:pPr>
              <w:rPr>
                <w:rFonts w:ascii="Segoe UI" w:hAnsi="Segoe UI" w:eastAsia="Quattrocento Sans" w:cs="Segoe UI"/>
              </w:rPr>
            </w:pPr>
            <w:r>
              <w:rPr>
                <w:rFonts w:ascii="Segoe UI" w:hAnsi="Segoe UI" w:eastAsia="Quattrocento Sans" w:cs="Segoe UI"/>
              </w:rPr>
              <w:t xml:space="preserve">Departamento residencia </w:t>
            </w:r>
          </w:p>
        </w:tc>
      </w:tr>
      <w:tr w:rsidRPr="00FC2824" w:rsidR="00C272EB" w:rsidTr="06E8CBC3" w14:paraId="2EA442A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61919C4" w14:textId="6E9D3058">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68234BFE" w14:textId="05DBDFC9">
            <w:pPr>
              <w:rPr>
                <w:rFonts w:ascii="Segoe UI" w:hAnsi="Segoe UI" w:eastAsia="Quattrocento Sans" w:cs="Segoe UI"/>
              </w:rPr>
            </w:pPr>
            <w:r w:rsidRPr="18084E89">
              <w:rPr>
                <w:rFonts w:ascii="Segoe UI" w:hAnsi="Segoe UI" w:eastAsia="Quattrocento Sans" w:cs="Segoe UI"/>
              </w:rPr>
              <w:t xml:space="preserve">Describe el nombre </w:t>
            </w:r>
            <w:r w:rsidR="00727ABD">
              <w:rPr>
                <w:rFonts w:ascii="Segoe UI" w:hAnsi="Segoe UI" w:eastAsia="Quattrocento Sans" w:cs="Segoe UI"/>
              </w:rPr>
              <w:t>del departamento de residencia</w:t>
            </w:r>
          </w:p>
        </w:tc>
      </w:tr>
      <w:tr w:rsidRPr="00FC2824" w:rsidR="00C272EB" w:rsidTr="06E8CBC3" w14:paraId="78737F0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1257387" w14:textId="01DD378B">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A4101A6"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27A06EE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0807850" w14:textId="50CB631E">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B946982" w14:textId="40E81CBA">
            <w:pPr>
              <w:rPr>
                <w:rFonts w:ascii="Segoe UI" w:hAnsi="Segoe UI" w:eastAsia="Quattrocento Sans" w:cs="Segoe UI"/>
              </w:rPr>
            </w:pPr>
            <w:r w:rsidRPr="00CD53A4">
              <w:rPr>
                <w:rFonts w:ascii="Segoe UI" w:hAnsi="Segoe UI" w:eastAsia="Quattrocento Sans" w:cs="Segoe UI"/>
              </w:rPr>
              <w:t xml:space="preserve">Existen </w:t>
            </w:r>
            <w:r w:rsidR="00715F78">
              <w:rPr>
                <w:rFonts w:ascii="Segoe UI" w:hAnsi="Segoe UI" w:eastAsia="Quattrocento Sans" w:cs="Segoe UI"/>
              </w:rPr>
              <w:t>2179</w:t>
            </w:r>
            <w:r w:rsidRPr="00CD53A4">
              <w:rPr>
                <w:rFonts w:ascii="Segoe UI" w:hAnsi="Segoe UI" w:eastAsia="Quattrocento Sans" w:cs="Segoe UI"/>
              </w:rPr>
              <w:t xml:space="preserve"> valores únicos.  </w:t>
            </w:r>
          </w:p>
        </w:tc>
      </w:tr>
      <w:tr w:rsidRPr="00FC2824" w:rsidR="00C272EB" w:rsidTr="06E8CBC3" w14:paraId="4173ACA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2777399" w14:textId="0DB29E0B">
            <w:pPr>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715F78" w14:paraId="0B9A81D6" w14:textId="4FD92A82">
            <w:pPr>
              <w:rPr>
                <w:rFonts w:ascii="Segoe UI" w:hAnsi="Segoe UI" w:eastAsia="Quattrocento Sans" w:cs="Segoe UI"/>
              </w:rPr>
            </w:pPr>
            <w:r>
              <w:rPr>
                <w:noProof/>
              </w:rPr>
              <w:drawing>
                <wp:inline distT="0" distB="0" distL="0" distR="0" wp14:anchorId="5940AB38" wp14:editId="68AC26D6">
                  <wp:extent cx="2220686" cy="3253563"/>
                  <wp:effectExtent l="0" t="0" r="8255" b="4445"/>
                  <wp:docPr id="462605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05663" name=""/>
                          <pic:cNvPicPr/>
                        </pic:nvPicPr>
                        <pic:blipFill>
                          <a:blip r:embed="rId68"/>
                          <a:stretch>
                            <a:fillRect/>
                          </a:stretch>
                        </pic:blipFill>
                        <pic:spPr>
                          <a:xfrm>
                            <a:off x="0" y="0"/>
                            <a:ext cx="2221960" cy="3255429"/>
                          </a:xfrm>
                          <a:prstGeom prst="rect">
                            <a:avLst/>
                          </a:prstGeom>
                        </pic:spPr>
                      </pic:pic>
                    </a:graphicData>
                  </a:graphic>
                </wp:inline>
              </w:drawing>
            </w:r>
          </w:p>
        </w:tc>
      </w:tr>
      <w:tr w:rsidRPr="002F7E54" w:rsidR="00C272EB" w:rsidTr="06E8CBC3" w14:paraId="3F47B52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525536B5" w14:textId="3CFEA850">
            <w:pPr>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2F7E54" w:rsidR="00C272EB" w:rsidP="00832C36" w:rsidRDefault="633AE6A5" w14:paraId="2A2096D8" w14:textId="3CBFE511">
            <w:pPr>
              <w:numPr>
                <w:ilvl w:val="0"/>
                <w:numId w:val="11"/>
              </w:numPr>
              <w:shd w:val="clear" w:color="auto" w:fill="FFFFFF" w:themeFill="background1"/>
              <w:spacing w:before="100" w:beforeAutospacing="1" w:after="100" w:afterAutospacing="1" w:line="240" w:lineRule="auto"/>
              <w:rPr>
                <w:rFonts w:ascii="Segoe UI" w:hAnsi="Segoe UI" w:eastAsia="Times New Roman" w:cs="Segoe UI"/>
                <w:color w:val="000000" w:themeColor="text1"/>
                <w:sz w:val="24"/>
                <w:szCs w:val="24"/>
              </w:rPr>
            </w:pPr>
            <w:r w:rsidRPr="06E8CBC3" w:rsidR="07802C23">
              <w:rPr>
                <w:rFonts w:ascii="Segoe UI" w:hAnsi="Segoe UI" w:cs="Segoe UI"/>
                <w:noProof/>
              </w:rPr>
              <w:t>“Bogotá D.C.” tiene la mayor cantidad de registros con      1´075.205 registros</w:t>
            </w:r>
          </w:p>
        </w:tc>
      </w:tr>
      <w:tr w:rsidRPr="00FC2824" w:rsidR="00C272EB" w:rsidTr="06E8CBC3" w14:paraId="12C7C3A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1A2D4FA9" w14:textId="673BC7FC">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49</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5755D48B" w14:textId="70D09EC5">
            <w:pPr>
              <w:rPr>
                <w:rFonts w:ascii="Segoe UI" w:hAnsi="Segoe UI" w:eastAsia="Quattrocento Sans" w:cs="Segoe UI"/>
              </w:rPr>
            </w:pPr>
            <w:proofErr w:type="spellStart"/>
            <w:r w:rsidRPr="004F4F22">
              <w:rPr>
                <w:rFonts w:ascii="Segoe UI" w:hAnsi="Segoe UI" w:eastAsia="Quattrocento Sans" w:cs="Segoe UI"/>
                <w:highlight w:val="yellow"/>
              </w:rPr>
              <w:t>codigoMunicipioResidencia</w:t>
            </w:r>
            <w:proofErr w:type="spellEnd"/>
          </w:p>
        </w:tc>
      </w:tr>
      <w:tr w:rsidRPr="00FC2824" w:rsidR="00C272EB" w:rsidTr="06E8CBC3" w14:paraId="00A0B654"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EFFD725" w14:textId="307F61B3">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599CA3FD" w14:textId="3D8D2C06">
            <w:pPr>
              <w:rPr>
                <w:rFonts w:ascii="Segoe UI" w:hAnsi="Segoe UI" w:eastAsia="Quattrocento Sans" w:cs="Segoe UI"/>
              </w:rPr>
            </w:pPr>
            <w:r w:rsidRPr="18084E89">
              <w:rPr>
                <w:rFonts w:ascii="Segoe UI" w:hAnsi="Segoe UI" w:eastAsia="Quattrocento Sans" w:cs="Segoe UI"/>
              </w:rPr>
              <w:t>Código</w:t>
            </w:r>
          </w:p>
        </w:tc>
      </w:tr>
      <w:tr w:rsidRPr="00FC2824" w:rsidR="00C272EB" w:rsidTr="06E8CBC3" w14:paraId="79047633"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5CF19EAD" w14:textId="3B377146">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61EFA32" w14:textId="00C564BD">
            <w:pPr>
              <w:jc w:val="both"/>
              <w:rPr>
                <w:rFonts w:ascii="Segoe UI" w:hAnsi="Segoe UI" w:eastAsia="Quattrocento Sans" w:cs="Segoe UI"/>
              </w:rPr>
            </w:pPr>
            <w:r w:rsidRPr="18084E89">
              <w:rPr>
                <w:rFonts w:ascii="Segoe UI" w:hAnsi="Segoe UI" w:eastAsia="Quattrocento Sans" w:cs="Segoe UI"/>
              </w:rPr>
              <w:t>Describe el código de</w:t>
            </w:r>
          </w:p>
        </w:tc>
      </w:tr>
      <w:tr w:rsidRPr="00FC2824" w:rsidR="00C272EB" w:rsidTr="06E8CBC3" w14:paraId="720A19A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C9DB5CA" w14:textId="08875E56">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5E7CFA8" w14:textId="3792B3DE">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730E073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55AB697" w14:textId="7C373FD6">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78F8D8E6" w14:textId="3D6AD630">
            <w:pPr>
              <w:spacing w:line="240" w:lineRule="auto"/>
              <w:rPr>
                <w:rFonts w:ascii="Segoe UI" w:hAnsi="Segoe UI" w:eastAsia="Quattrocento Sans" w:cs="Segoe UI"/>
              </w:rPr>
            </w:pPr>
            <w:r w:rsidRPr="00CD53A4">
              <w:rPr>
                <w:rFonts w:ascii="Segoe UI" w:hAnsi="Segoe UI" w:eastAsia="Quattrocento Sans" w:cs="Segoe UI"/>
              </w:rPr>
              <w:t>[</w:t>
            </w:r>
            <w:r w:rsidR="0081457A">
              <w:rPr>
                <w:rFonts w:ascii="Segoe UI" w:hAnsi="Segoe UI" w:eastAsia="Quattrocento Sans" w:cs="Segoe UI"/>
              </w:rPr>
              <w:t>Entero Positivo</w:t>
            </w:r>
            <w:r w:rsidRPr="00CD53A4">
              <w:rPr>
                <w:rFonts w:ascii="Segoe UI" w:hAnsi="Segoe UI" w:eastAsia="Quattrocento Sans" w:cs="Segoe UI"/>
              </w:rPr>
              <w:t xml:space="preserve">] </w:t>
            </w:r>
          </w:p>
          <w:p w:rsidRPr="00FC2824" w:rsidR="00C272EB" w:rsidP="00C272EB" w:rsidRDefault="00C272EB" w14:paraId="441BA176" w14:textId="187AF108">
            <w:pPr>
              <w:rPr>
                <w:rFonts w:ascii="Segoe UI" w:hAnsi="Segoe UI" w:eastAsia="Quattrocento Sans" w:cs="Segoe UI"/>
              </w:rPr>
            </w:pPr>
            <w:r w:rsidRPr="00CD53A4">
              <w:rPr>
                <w:rFonts w:ascii="Segoe UI" w:hAnsi="Segoe UI" w:eastAsia="Quattrocento Sans" w:cs="Segoe UI"/>
              </w:rPr>
              <w:t xml:space="preserve">Existen </w:t>
            </w:r>
            <w:r w:rsidR="00761D4C">
              <w:rPr>
                <w:rFonts w:ascii="Segoe UI" w:hAnsi="Segoe UI" w:eastAsia="Quattrocento Sans" w:cs="Segoe UI"/>
              </w:rPr>
              <w:t>2.215</w:t>
            </w:r>
            <w:r w:rsidRPr="00CD53A4">
              <w:rPr>
                <w:rFonts w:ascii="Segoe UI" w:hAnsi="Segoe UI" w:eastAsia="Quattrocento Sans" w:cs="Segoe UI"/>
              </w:rPr>
              <w:t xml:space="preserve"> valores únicos.  </w:t>
            </w:r>
          </w:p>
        </w:tc>
      </w:tr>
      <w:tr w:rsidRPr="00FC2824" w:rsidR="00C272EB" w:rsidTr="06E8CBC3" w14:paraId="1C53F2B7"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D535194" w14:textId="5B9319FD">
            <w:pPr>
              <w:ind w:left="2"/>
              <w:rPr>
                <w:rFonts w:ascii="Segoe UI" w:hAnsi="Segoe UI" w:eastAsia="Quattrocento Sans" w:cs="Segoe UI"/>
              </w:rPr>
            </w:pPr>
            <w:r w:rsidRPr="004F4F22">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761D4C" w14:paraId="206D4DF2" w14:textId="6BA7E7C6">
            <w:pPr>
              <w:rPr>
                <w:rFonts w:ascii="Segoe UI" w:hAnsi="Segoe UI" w:eastAsia="Quattrocento Sans" w:cs="Segoe UI"/>
              </w:rPr>
            </w:pPr>
            <w:r>
              <w:rPr>
                <w:noProof/>
              </w:rPr>
              <w:drawing>
                <wp:inline distT="0" distB="0" distL="0" distR="0" wp14:anchorId="23738CDE" wp14:editId="31C0FFB7">
                  <wp:extent cx="2307265" cy="3266128"/>
                  <wp:effectExtent l="0" t="0" r="0" b="0"/>
                  <wp:docPr id="571350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0470" name=""/>
                          <pic:cNvPicPr/>
                        </pic:nvPicPr>
                        <pic:blipFill>
                          <a:blip r:embed="rId69"/>
                          <a:stretch>
                            <a:fillRect/>
                          </a:stretch>
                        </pic:blipFill>
                        <pic:spPr>
                          <a:xfrm>
                            <a:off x="0" y="0"/>
                            <a:ext cx="2309767" cy="3269670"/>
                          </a:xfrm>
                          <a:prstGeom prst="rect">
                            <a:avLst/>
                          </a:prstGeom>
                        </pic:spPr>
                      </pic:pic>
                    </a:graphicData>
                  </a:graphic>
                </wp:inline>
              </w:drawing>
            </w:r>
          </w:p>
        </w:tc>
      </w:tr>
      <w:tr w:rsidRPr="00B81B08" w:rsidR="00C272EB" w:rsidTr="06E8CBC3" w14:paraId="1ECE06E0"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728DE0C6" w14:textId="60EA9218">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B81B08" w:rsidR="00C272EB" w:rsidP="00832C36" w:rsidRDefault="17E30E5E" w14:paraId="47F50BAF" w14:textId="2C7480DF">
            <w:pPr>
              <w:numPr>
                <w:ilvl w:val="0"/>
                <w:numId w:val="12"/>
              </w:numPr>
              <w:shd w:val="clear" w:color="auto" w:fill="FFFFFF" w:themeFill="background1"/>
              <w:spacing w:before="100" w:beforeAutospacing="1" w:after="100" w:afterAutospacing="1" w:line="240" w:lineRule="auto"/>
              <w:rPr>
                <w:rFonts w:ascii="Segoe UI" w:hAnsi="Segoe UI" w:cs="Segoe UI"/>
                <w:b/>
                <w:noProof/>
              </w:rPr>
            </w:pPr>
            <w:r w:rsidRPr="18084E89">
              <w:rPr>
                <w:rFonts w:ascii="Segoe UI" w:hAnsi="Segoe UI" w:cs="Segoe UI"/>
                <w:noProof/>
              </w:rPr>
              <w:t>“05” tiene la mayor cantidad de registros con 757.939 registros</w:t>
            </w:r>
          </w:p>
        </w:tc>
      </w:tr>
      <w:tr w:rsidRPr="00FC2824" w:rsidR="00C272EB" w:rsidTr="06E8CBC3" w14:paraId="1B7F5CD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5786E6A" w14:textId="112129D6">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50</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1830998C" w14:textId="7FCA818B">
            <w:pPr>
              <w:rPr>
                <w:rFonts w:ascii="Segoe UI" w:hAnsi="Segoe UI" w:eastAsia="Quattrocento Sans" w:cs="Segoe UI"/>
              </w:rPr>
            </w:pPr>
            <w:proofErr w:type="spellStart"/>
            <w:r w:rsidRPr="00A15C0E">
              <w:rPr>
                <w:rFonts w:ascii="Segoe UI" w:hAnsi="Segoe UI" w:eastAsia="Quattrocento Sans" w:cs="Segoe UI"/>
              </w:rPr>
              <w:t>MunicipioResidencia</w:t>
            </w:r>
            <w:proofErr w:type="spellEnd"/>
          </w:p>
        </w:tc>
      </w:tr>
      <w:tr w:rsidRPr="00FC2824" w:rsidR="00C272EB" w:rsidTr="06E8CBC3" w14:paraId="2342F843"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AAFF901" w14:textId="5B3AEC38">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0A19BA" w14:paraId="0BF07847" w14:textId="1CF53B41">
            <w:pPr>
              <w:rPr>
                <w:rFonts w:ascii="Segoe UI" w:hAnsi="Segoe UI" w:eastAsia="Quattrocento Sans" w:cs="Segoe UI"/>
              </w:rPr>
            </w:pPr>
            <w:r>
              <w:rPr>
                <w:rFonts w:ascii="Segoe UI" w:hAnsi="Segoe UI" w:eastAsia="Quattrocento Sans" w:cs="Segoe UI"/>
              </w:rPr>
              <w:t xml:space="preserve">Municipio residencia </w:t>
            </w:r>
          </w:p>
        </w:tc>
      </w:tr>
      <w:tr w:rsidRPr="00FC2824" w:rsidR="00C272EB" w:rsidTr="06E8CBC3" w14:paraId="7C5788AA"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76C35D4E" w14:textId="4522E794">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BF591B1" w14:textId="3D56F284">
            <w:pPr>
              <w:rPr>
                <w:rFonts w:ascii="Segoe UI" w:hAnsi="Segoe UI" w:eastAsia="Quattrocento Sans" w:cs="Segoe UI"/>
              </w:rPr>
            </w:pPr>
            <w:r w:rsidRPr="18084E89">
              <w:rPr>
                <w:rFonts w:ascii="Segoe UI" w:hAnsi="Segoe UI" w:eastAsia="Quattrocento Sans" w:cs="Segoe UI"/>
              </w:rPr>
              <w:t xml:space="preserve">Describe el nombre del </w:t>
            </w:r>
            <w:r w:rsidR="000A19BA">
              <w:rPr>
                <w:rFonts w:ascii="Segoe UI" w:hAnsi="Segoe UI" w:eastAsia="Quattrocento Sans" w:cs="Segoe UI"/>
              </w:rPr>
              <w:t>municipio de residencia</w:t>
            </w:r>
          </w:p>
        </w:tc>
      </w:tr>
      <w:tr w:rsidRPr="00FC2824" w:rsidR="00C272EB" w:rsidTr="06E8CBC3" w14:paraId="4B03167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A0E2866" w14:textId="5081CAAA">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EF81530"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0A87A2B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C816D0B" w14:textId="107A0C04">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C412726" w14:textId="09A4AA3F">
            <w:pPr>
              <w:rPr>
                <w:rFonts w:ascii="Segoe UI" w:hAnsi="Segoe UI" w:eastAsia="Quattrocento Sans" w:cs="Segoe UI"/>
              </w:rPr>
            </w:pPr>
            <w:r w:rsidRPr="00CD53A4">
              <w:rPr>
                <w:rFonts w:ascii="Segoe UI" w:hAnsi="Segoe UI" w:eastAsia="Quattrocento Sans" w:cs="Segoe UI"/>
              </w:rPr>
              <w:t xml:space="preserve">Existen </w:t>
            </w:r>
            <w:r w:rsidRPr="00423B94" w:rsidR="00423B94">
              <w:rPr>
                <w:rFonts w:ascii="Segoe UI" w:hAnsi="Segoe UI" w:eastAsia="Quattrocento Sans" w:cs="Segoe UI"/>
              </w:rPr>
              <w:t>2</w:t>
            </w:r>
            <w:r w:rsidR="00423B94">
              <w:rPr>
                <w:rFonts w:ascii="Segoe UI" w:hAnsi="Segoe UI" w:eastAsia="Quattrocento Sans" w:cs="Segoe UI"/>
              </w:rPr>
              <w:t>.</w:t>
            </w:r>
            <w:r w:rsidRPr="00423B94" w:rsidR="00423B94">
              <w:rPr>
                <w:rFonts w:ascii="Segoe UI" w:hAnsi="Segoe UI" w:eastAsia="Quattrocento Sans" w:cs="Segoe UI"/>
              </w:rPr>
              <w:t>144</w:t>
            </w:r>
            <w:r w:rsidRPr="00CD53A4">
              <w:rPr>
                <w:rFonts w:ascii="Segoe UI" w:hAnsi="Segoe UI" w:eastAsia="Quattrocento Sans" w:cs="Segoe UI"/>
              </w:rPr>
              <w:t xml:space="preserve"> valores únicos.  </w:t>
            </w:r>
          </w:p>
        </w:tc>
      </w:tr>
      <w:tr w:rsidRPr="00FC2824" w:rsidR="00C272EB" w:rsidTr="06E8CBC3" w14:paraId="73A34545"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F9D0641" w14:textId="59A56665">
            <w:pPr>
              <w:ind w:left="2"/>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423B94" w14:paraId="1605B2A6" w14:textId="17B953B7">
            <w:pPr>
              <w:rPr>
                <w:rFonts w:ascii="Segoe UI" w:hAnsi="Segoe UI" w:eastAsia="Quattrocento Sans" w:cs="Segoe UI"/>
              </w:rPr>
            </w:pPr>
            <w:r>
              <w:rPr>
                <w:noProof/>
              </w:rPr>
              <w:drawing>
                <wp:inline distT="0" distB="0" distL="0" distR="0" wp14:anchorId="3BCD5378" wp14:editId="6549AA47">
                  <wp:extent cx="2137144" cy="3481864"/>
                  <wp:effectExtent l="0" t="0" r="0" b="4445"/>
                  <wp:docPr id="1925460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60470" name=""/>
                          <pic:cNvPicPr/>
                        </pic:nvPicPr>
                        <pic:blipFill>
                          <a:blip r:embed="rId70"/>
                          <a:stretch>
                            <a:fillRect/>
                          </a:stretch>
                        </pic:blipFill>
                        <pic:spPr>
                          <a:xfrm>
                            <a:off x="0" y="0"/>
                            <a:ext cx="2138684" cy="3484373"/>
                          </a:xfrm>
                          <a:prstGeom prst="rect">
                            <a:avLst/>
                          </a:prstGeom>
                        </pic:spPr>
                      </pic:pic>
                    </a:graphicData>
                  </a:graphic>
                </wp:inline>
              </w:drawing>
            </w:r>
          </w:p>
        </w:tc>
      </w:tr>
      <w:tr w:rsidRPr="008C2D30" w:rsidR="00C272EB" w:rsidTr="06E8CBC3" w14:paraId="333B4EF6"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06D62BAA" w14:textId="055108F0">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8C2D30" w:rsidR="00C272EB" w:rsidP="00832C36" w:rsidRDefault="13F49C7D" w14:paraId="6155CA35" w14:textId="3DC524E2">
            <w:pPr>
              <w:numPr>
                <w:ilvl w:val="0"/>
                <w:numId w:val="9"/>
              </w:numPr>
              <w:shd w:val="clear" w:color="auto" w:fill="FFFFFF" w:themeFill="background1"/>
              <w:spacing w:before="100" w:beforeAutospacing="1" w:after="100" w:afterAutospacing="1" w:line="240" w:lineRule="auto"/>
              <w:rPr>
                <w:rFonts w:ascii="Segoe UI" w:hAnsi="Segoe UI" w:cs="Segoe UI"/>
                <w:b/>
                <w:color w:val="000000" w:themeColor="text1"/>
              </w:rPr>
            </w:pPr>
            <w:r w:rsidRPr="18084E89">
              <w:rPr>
                <w:rFonts w:ascii="Segoe UI" w:hAnsi="Segoe UI" w:cs="Segoe UI"/>
                <w:noProof/>
              </w:rPr>
              <w:t>“Bogotá D.C” tiene la mayor cantidad de registros con              1´016.830 registros</w:t>
            </w:r>
          </w:p>
        </w:tc>
      </w:tr>
      <w:tr w:rsidRPr="00FC2824" w:rsidR="00C272EB" w:rsidTr="06E8CBC3" w14:paraId="1F59356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65C50A13" w14:textId="32132EE5">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51</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532075EF" w14:textId="2B2A172F">
            <w:pPr>
              <w:rPr>
                <w:rFonts w:ascii="Segoe UI" w:hAnsi="Segoe UI" w:eastAsia="Quattrocento Sans" w:cs="Segoe UI"/>
              </w:rPr>
            </w:pPr>
            <w:commentRangeStart w:id="239"/>
            <w:r w:rsidRPr="6E5F4326" w:rsidR="55D6CF57">
              <w:rPr>
                <w:rFonts w:ascii="Segoe UI" w:hAnsi="Segoe UI" w:eastAsia="Quattrocento Sans" w:cs="Segoe UI"/>
                <w:highlight w:val="yellow"/>
              </w:rPr>
              <w:t>Área</w:t>
            </w:r>
            <w:commentRangeEnd w:id="239"/>
            <w:r>
              <w:rPr>
                <w:rStyle w:val="CommentReference"/>
              </w:rPr>
              <w:commentReference w:id="239"/>
            </w:r>
          </w:p>
        </w:tc>
      </w:tr>
      <w:tr w:rsidRPr="00FC2824" w:rsidR="00C272EB" w:rsidTr="06E8CBC3" w14:paraId="56DDFFED"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09FB875" w14:textId="1DB0086F">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0A19BA" w14:paraId="7A743339" w14:textId="12A6FE5E">
            <w:pPr>
              <w:rPr>
                <w:rFonts w:ascii="Segoe UI" w:hAnsi="Segoe UI" w:eastAsia="Quattrocento Sans" w:cs="Segoe UI"/>
              </w:rPr>
            </w:pPr>
            <w:r w:rsidRPr="6E5F4326" w:rsidR="680049B1">
              <w:rPr>
                <w:rFonts w:ascii="Segoe UI" w:hAnsi="Segoe UI" w:eastAsia="Quattrocento Sans" w:cs="Segoe UI"/>
              </w:rPr>
              <w:t>Área</w:t>
            </w:r>
          </w:p>
        </w:tc>
      </w:tr>
      <w:tr w:rsidRPr="00FC2824" w:rsidR="00C272EB" w:rsidTr="06E8CBC3" w14:paraId="750F35D5"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3AF81491" w14:textId="63912F20">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1C13A44" w14:textId="5047957B">
            <w:pPr>
              <w:rPr>
                <w:rFonts w:ascii="Segoe UI" w:hAnsi="Segoe UI" w:eastAsia="Quattrocento Sans" w:cs="Segoe UI"/>
              </w:rPr>
            </w:pPr>
            <w:r w:rsidRPr="6E5F4326" w:rsidR="18084E89">
              <w:rPr>
                <w:rFonts w:ascii="Segoe UI" w:hAnsi="Segoe UI" w:eastAsia="Quattrocento Sans" w:cs="Segoe UI"/>
              </w:rPr>
              <w:t xml:space="preserve">Describe el nombre del </w:t>
            </w:r>
            <w:r w:rsidRPr="6E5F4326" w:rsidR="000A19BA">
              <w:rPr>
                <w:rFonts w:ascii="Segoe UI" w:hAnsi="Segoe UI" w:eastAsia="Quattrocento Sans" w:cs="Segoe UI"/>
              </w:rPr>
              <w:t>área</w:t>
            </w:r>
            <w:r w:rsidRPr="6E5F4326" w:rsidR="016D686E">
              <w:rPr>
                <w:rFonts w:ascii="Segoe UI" w:hAnsi="Segoe UI" w:eastAsia="Quattrocento Sans" w:cs="Segoe UI"/>
              </w:rPr>
              <w:t xml:space="preserve"> (Cabecera, Área Rural Dispersa, Centro Poblado)</w:t>
            </w:r>
          </w:p>
        </w:tc>
      </w:tr>
      <w:tr w:rsidRPr="00FC2824" w:rsidR="00C272EB" w:rsidTr="06E8CBC3" w14:paraId="6DFB782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C0F934B" w14:textId="633CB340">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894AAB5"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11B9F07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2574F90" w14:textId="254AEE95">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A942E1E" w14:textId="2FA40C05">
            <w:pPr>
              <w:rPr>
                <w:rFonts w:ascii="Segoe UI" w:hAnsi="Segoe UI" w:eastAsia="Quattrocento Sans" w:cs="Segoe UI"/>
              </w:rPr>
            </w:pPr>
            <w:r w:rsidRPr="00CD53A4">
              <w:rPr>
                <w:rFonts w:ascii="Segoe UI" w:hAnsi="Segoe UI" w:eastAsia="Quattrocento Sans" w:cs="Segoe UI"/>
              </w:rPr>
              <w:t xml:space="preserve">Existen </w:t>
            </w:r>
            <w:r w:rsidR="004C6F6D">
              <w:rPr>
                <w:rFonts w:ascii="Segoe UI" w:hAnsi="Segoe UI" w:eastAsia="Quattrocento Sans" w:cs="Segoe UI"/>
              </w:rPr>
              <w:t>2167</w:t>
            </w:r>
            <w:r w:rsidRPr="00CD53A4">
              <w:rPr>
                <w:rFonts w:ascii="Segoe UI" w:hAnsi="Segoe UI" w:eastAsia="Quattrocento Sans" w:cs="Segoe UI"/>
              </w:rPr>
              <w:t xml:space="preserve"> valores únicos.  </w:t>
            </w:r>
          </w:p>
        </w:tc>
      </w:tr>
      <w:tr w:rsidRPr="00FC2824" w:rsidR="00C272EB" w:rsidTr="06E8CBC3" w14:paraId="1A69CA74"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D7480EC" w14:textId="678890B7">
            <w:pPr>
              <w:ind w:left="2"/>
              <w:rPr>
                <w:rFonts w:ascii="Segoe UI" w:hAnsi="Segoe UI" w:eastAsia="Quattrocento Sans" w:cs="Segoe UI"/>
              </w:rPr>
            </w:pPr>
            <w:r w:rsidRPr="004F4F22">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5A320A" w14:paraId="2982CFC7" w14:textId="08F64E14">
            <w:pPr>
              <w:rPr>
                <w:rFonts w:ascii="Segoe UI" w:hAnsi="Segoe UI" w:eastAsia="Quattrocento Sans" w:cs="Segoe UI"/>
              </w:rPr>
            </w:pPr>
            <w:r>
              <w:rPr>
                <w:noProof/>
              </w:rPr>
              <w:drawing>
                <wp:inline distT="0" distB="0" distL="0" distR="0" wp14:anchorId="6C1DFED9" wp14:editId="5D6930BF">
                  <wp:extent cx="2235855" cy="3732028"/>
                  <wp:effectExtent l="0" t="0" r="0" b="1905"/>
                  <wp:docPr id="2066136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6659" name=""/>
                          <pic:cNvPicPr/>
                        </pic:nvPicPr>
                        <pic:blipFill>
                          <a:blip r:embed="rId71"/>
                          <a:stretch>
                            <a:fillRect/>
                          </a:stretch>
                        </pic:blipFill>
                        <pic:spPr>
                          <a:xfrm>
                            <a:off x="0" y="0"/>
                            <a:ext cx="2238263" cy="3736048"/>
                          </a:xfrm>
                          <a:prstGeom prst="rect">
                            <a:avLst/>
                          </a:prstGeom>
                        </pic:spPr>
                      </pic:pic>
                    </a:graphicData>
                  </a:graphic>
                </wp:inline>
              </w:drawing>
            </w:r>
          </w:p>
        </w:tc>
      </w:tr>
      <w:tr w:rsidRPr="00FC2824" w:rsidR="00C272EB" w:rsidTr="06E8CBC3" w14:paraId="17C05EF1"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4961F59D" w14:textId="4A0702B7">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370CD68B" w14:paraId="4E185D4E" w14:textId="7D90A86C">
            <w:pPr>
              <w:numPr>
                <w:ilvl w:val="0"/>
                <w:numId w:val="27"/>
              </w:numPr>
              <w:shd w:val="clear" w:color="auto" w:fill="FFFFFF" w:themeFill="background1"/>
              <w:spacing w:before="100" w:beforeAutospacing="1" w:after="100" w:afterAutospacing="1" w:line="240" w:lineRule="auto"/>
              <w:rPr>
                <w:rFonts w:ascii="Segoe UI" w:hAnsi="Segoe UI" w:eastAsia="Times New Roman" w:cs="Segoe UI"/>
                <w:color w:val="auto"/>
                <w:sz w:val="24"/>
                <w:szCs w:val="24"/>
              </w:rPr>
            </w:pPr>
            <w:commentRangeStart w:id="240"/>
            <w:commentRangeStart w:id="241"/>
            <w:r w:rsidRPr="06E8CBC3" w:rsidR="113CA638">
              <w:rPr>
                <w:rFonts w:ascii="Segoe UI" w:hAnsi="Segoe UI" w:cs="Segoe UI"/>
                <w:noProof/>
              </w:rPr>
              <w:t>Se pueden observar varios valores atipicos, al parecer correspondiente a otras columnas.</w:t>
            </w:r>
            <w:commentRangeEnd w:id="240"/>
            <w:r>
              <w:rPr>
                <w:rStyle w:val="CommentReference"/>
              </w:rPr>
              <w:commentReference w:id="240"/>
            </w:r>
            <w:commentRangeEnd w:id="241"/>
            <w:r>
              <w:rPr>
                <w:rStyle w:val="CommentReference"/>
              </w:rPr>
              <w:commentReference w:id="241"/>
            </w:r>
          </w:p>
        </w:tc>
      </w:tr>
      <w:tr w:rsidRPr="00FC2824" w:rsidR="00C272EB" w:rsidTr="06E8CBC3" w14:paraId="4F4A8FE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2A93665F" w14:textId="519A7355">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52</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73CB09F9" w14:textId="6EBD3A0E">
            <w:pPr>
              <w:rPr>
                <w:rFonts w:ascii="Segoe UI" w:hAnsi="Segoe UI" w:eastAsia="Quattrocento Sans" w:cs="Segoe UI"/>
              </w:rPr>
            </w:pPr>
            <w:proofErr w:type="spellStart"/>
            <w:r w:rsidRPr="00A62E77">
              <w:rPr>
                <w:rFonts w:ascii="Segoe UI" w:hAnsi="Segoe UI" w:eastAsia="Quattrocento Sans" w:cs="Segoe UI"/>
                <w:highlight w:val="yellow"/>
              </w:rPr>
              <w:t>CondicionFinal</w:t>
            </w:r>
            <w:proofErr w:type="spellEnd"/>
          </w:p>
        </w:tc>
      </w:tr>
      <w:tr w:rsidRPr="00FC2824" w:rsidR="00C272EB" w:rsidTr="06E8CBC3" w14:paraId="70EFB9F6"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84D157B" w14:textId="37BE1771">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0A19BA" w14:paraId="503DE10E" w14:textId="0C6E111D">
            <w:pPr>
              <w:rPr>
                <w:rFonts w:ascii="Segoe UI" w:hAnsi="Segoe UI" w:eastAsia="Quattrocento Sans" w:cs="Segoe UI"/>
              </w:rPr>
            </w:pPr>
            <w:r>
              <w:rPr>
                <w:rFonts w:ascii="Segoe UI" w:hAnsi="Segoe UI" w:eastAsia="Quattrocento Sans" w:cs="Segoe UI"/>
              </w:rPr>
              <w:t xml:space="preserve">Condición final </w:t>
            </w:r>
          </w:p>
        </w:tc>
      </w:tr>
      <w:tr w:rsidRPr="00FC2824" w:rsidR="00C272EB" w:rsidTr="06E8CBC3" w14:paraId="21295B17"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681C05A1" w14:textId="4A98428B">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405E7C92" w14:textId="68D20D80">
            <w:pPr>
              <w:rPr>
                <w:rFonts w:ascii="Segoe UI" w:hAnsi="Segoe UI" w:eastAsia="Quattrocento Sans" w:cs="Segoe UI"/>
              </w:rPr>
            </w:pPr>
            <w:r w:rsidRPr="18084E89">
              <w:rPr>
                <w:rFonts w:ascii="Segoe UI" w:hAnsi="Segoe UI" w:eastAsia="Quattrocento Sans" w:cs="Segoe UI"/>
              </w:rPr>
              <w:t>Describe el nombre de</w:t>
            </w:r>
            <w:r w:rsidR="000A19BA">
              <w:rPr>
                <w:rFonts w:ascii="Segoe UI" w:hAnsi="Segoe UI" w:eastAsia="Quattrocento Sans" w:cs="Segoe UI"/>
              </w:rPr>
              <w:t xml:space="preserve"> la condición final</w:t>
            </w:r>
          </w:p>
        </w:tc>
      </w:tr>
      <w:tr w:rsidRPr="00FC2824" w:rsidR="00C272EB" w:rsidTr="06E8CBC3" w14:paraId="71F11E1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78900DF" w14:textId="4A1B9D63">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F9AFA9D"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5B9CF07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F677DC6" w14:textId="2EC21F49">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050ECE6" w14:textId="477CABBE">
            <w:pPr>
              <w:rPr>
                <w:rFonts w:ascii="Segoe UI" w:hAnsi="Segoe UI" w:eastAsia="Quattrocento Sans" w:cs="Segoe UI"/>
              </w:rPr>
            </w:pPr>
            <w:r w:rsidRPr="00CD53A4">
              <w:rPr>
                <w:rFonts w:ascii="Segoe UI" w:hAnsi="Segoe UI" w:eastAsia="Quattrocento Sans" w:cs="Segoe UI"/>
              </w:rPr>
              <w:t xml:space="preserve">Existen </w:t>
            </w:r>
            <w:r w:rsidRPr="00B04731" w:rsidR="00B04731">
              <w:rPr>
                <w:rFonts w:ascii="Segoe UI" w:hAnsi="Segoe UI" w:eastAsia="Quattrocento Sans" w:cs="Segoe UI"/>
              </w:rPr>
              <w:t>2</w:t>
            </w:r>
            <w:r w:rsidR="00B04731">
              <w:rPr>
                <w:rFonts w:ascii="Segoe UI" w:hAnsi="Segoe UI" w:eastAsia="Quattrocento Sans" w:cs="Segoe UI"/>
              </w:rPr>
              <w:t>.</w:t>
            </w:r>
            <w:r w:rsidRPr="00B04731" w:rsidR="00B04731">
              <w:rPr>
                <w:rFonts w:ascii="Segoe UI" w:hAnsi="Segoe UI" w:eastAsia="Quattrocento Sans" w:cs="Segoe UI"/>
              </w:rPr>
              <w:t>259</w:t>
            </w:r>
            <w:r w:rsidRPr="00CD53A4">
              <w:rPr>
                <w:rFonts w:ascii="Segoe UI" w:hAnsi="Segoe UI" w:eastAsia="Quattrocento Sans" w:cs="Segoe UI"/>
              </w:rPr>
              <w:t xml:space="preserve"> valores únicos.  </w:t>
            </w:r>
          </w:p>
        </w:tc>
      </w:tr>
      <w:tr w:rsidRPr="00FC2824" w:rsidR="00C272EB" w:rsidTr="06E8CBC3" w14:paraId="153AAB7E"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48B24B8" w14:textId="06D1B560">
            <w:pPr>
              <w:ind w:left="2"/>
              <w:rPr>
                <w:rFonts w:ascii="Segoe UI" w:hAnsi="Segoe UI" w:eastAsia="Quattrocento Sans" w:cs="Segoe UI"/>
              </w:rPr>
            </w:pPr>
            <w:r w:rsidRPr="00A62E77">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5234ED" w14:paraId="190CA5A0" w14:textId="2C53C818">
            <w:pPr>
              <w:rPr>
                <w:rFonts w:ascii="Segoe UI" w:hAnsi="Segoe UI" w:eastAsia="Quattrocento Sans" w:cs="Segoe UI"/>
              </w:rPr>
            </w:pPr>
            <w:r>
              <w:rPr>
                <w:noProof/>
              </w:rPr>
              <w:drawing>
                <wp:inline distT="0" distB="0" distL="0" distR="0" wp14:anchorId="25301CCF" wp14:editId="32B30B9D">
                  <wp:extent cx="1963367" cy="3891517"/>
                  <wp:effectExtent l="0" t="0" r="0" b="0"/>
                  <wp:docPr id="1491462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62984" name=""/>
                          <pic:cNvPicPr/>
                        </pic:nvPicPr>
                        <pic:blipFill>
                          <a:blip r:embed="rId72"/>
                          <a:stretch>
                            <a:fillRect/>
                          </a:stretch>
                        </pic:blipFill>
                        <pic:spPr>
                          <a:xfrm>
                            <a:off x="0" y="0"/>
                            <a:ext cx="1964226" cy="3893220"/>
                          </a:xfrm>
                          <a:prstGeom prst="rect">
                            <a:avLst/>
                          </a:prstGeom>
                        </pic:spPr>
                      </pic:pic>
                    </a:graphicData>
                  </a:graphic>
                </wp:inline>
              </w:drawing>
            </w:r>
          </w:p>
        </w:tc>
      </w:tr>
      <w:tr w:rsidRPr="00FC2824" w:rsidR="00C272EB" w:rsidTr="06E8CBC3" w14:paraId="2F5CBFDA"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0F5073E5" w14:textId="1438E4D1">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004B70EA" w14:paraId="1C7AD57C" w14:textId="5CED8E59">
            <w:pPr>
              <w:numPr>
                <w:ilvl w:val="0"/>
                <w:numId w:val="8"/>
              </w:numPr>
              <w:shd w:val="clear" w:color="auto" w:fill="FFFFFF" w:themeFill="background1"/>
              <w:spacing w:before="100" w:beforeAutospacing="1" w:after="100" w:afterAutospacing="1" w:line="240" w:lineRule="auto"/>
              <w:rPr>
                <w:rFonts w:ascii="Segoe UI" w:hAnsi="Segoe UI" w:cs="Segoe UI"/>
                <w:color w:val="000000" w:themeColor="text1"/>
              </w:rPr>
            </w:pPr>
            <w:r w:rsidRPr="18084E89">
              <w:rPr>
                <w:rFonts w:ascii="Segoe UI" w:hAnsi="Segoe UI" w:cs="Segoe UI"/>
                <w:noProof/>
              </w:rPr>
              <w:t>Se pueden observar varios valores atipicos, al parecer correspondiente a otras columnas.</w:t>
            </w:r>
          </w:p>
        </w:tc>
      </w:tr>
      <w:tr w:rsidRPr="00FC2824" w:rsidR="00C272EB" w:rsidTr="06E8CBC3" w14:paraId="3665043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4E2A530E" w14:textId="5DA0C13E">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53</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48C13041" w14:textId="03E3FD55">
            <w:pPr>
              <w:rPr>
                <w:rFonts w:ascii="Segoe UI" w:hAnsi="Segoe UI" w:eastAsia="Quattrocento Sans" w:cs="Segoe UI"/>
              </w:rPr>
            </w:pPr>
            <w:commentRangeStart w:id="242"/>
            <w:proofErr w:type="spellStart"/>
            <w:r w:rsidRPr="6E5F4326" w:rsidR="00C272EB">
              <w:rPr>
                <w:rFonts w:ascii="Segoe UI" w:hAnsi="Segoe UI" w:eastAsia="Quattrocento Sans" w:cs="Segoe UI"/>
                <w:highlight w:val="yellow"/>
              </w:rPr>
              <w:t>CodigoDiagnosticoDefuncion</w:t>
            </w:r>
            <w:proofErr w:type="spellEnd"/>
            <w:commentRangeEnd w:id="242"/>
            <w:r>
              <w:rPr>
                <w:rStyle w:val="CommentReference"/>
              </w:rPr>
              <w:commentReference w:id="242"/>
            </w:r>
          </w:p>
        </w:tc>
      </w:tr>
      <w:tr w:rsidRPr="00FC2824" w:rsidR="00C272EB" w:rsidTr="06E8CBC3" w14:paraId="22CD25D3"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A4AE39D" w14:textId="3330DA6F">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96E0F1D" w14:textId="3D8D2C06">
            <w:pPr>
              <w:rPr>
                <w:rFonts w:ascii="Segoe UI" w:hAnsi="Segoe UI" w:eastAsia="Quattrocento Sans" w:cs="Segoe UI"/>
              </w:rPr>
            </w:pPr>
            <w:r w:rsidRPr="18084E89">
              <w:rPr>
                <w:rFonts w:ascii="Segoe UI" w:hAnsi="Segoe UI" w:eastAsia="Quattrocento Sans" w:cs="Segoe UI"/>
              </w:rPr>
              <w:t>Código</w:t>
            </w:r>
          </w:p>
        </w:tc>
      </w:tr>
      <w:tr w:rsidRPr="00FC2824" w:rsidR="00C272EB" w:rsidTr="06E8CBC3" w14:paraId="06761E76"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507B424E" w14:textId="7C7B5680">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73A379E" w14:textId="12E9C47C" w14:noSpellErr="1">
            <w:pPr>
              <w:jc w:val="both"/>
              <w:rPr>
                <w:rFonts w:ascii="Segoe UI" w:hAnsi="Segoe UI" w:eastAsia="Quattrocento Sans" w:cs="Segoe UI"/>
              </w:rPr>
            </w:pPr>
            <w:commentRangeStart w:id="243"/>
            <w:commentRangeStart w:id="244"/>
            <w:r w:rsidRPr="6E5F4326" w:rsidR="18084E89">
              <w:rPr>
                <w:rFonts w:ascii="Segoe UI" w:hAnsi="Segoe UI" w:eastAsia="Quattrocento Sans" w:cs="Segoe UI"/>
              </w:rPr>
              <w:t>Describe el código de</w:t>
            </w:r>
            <w:commentRangeEnd w:id="243"/>
            <w:r>
              <w:rPr>
                <w:rStyle w:val="CommentReference"/>
              </w:rPr>
              <w:commentReference w:id="243"/>
            </w:r>
            <w:commentRangeEnd w:id="244"/>
            <w:r>
              <w:rPr>
                <w:rStyle w:val="CommentReference"/>
              </w:rPr>
              <w:commentReference w:id="244"/>
            </w:r>
            <w:r w:rsidRPr="6E5F4326" w:rsidR="00C52FA6">
              <w:rPr>
                <w:rFonts w:ascii="Segoe UI" w:hAnsi="Segoe UI" w:eastAsia="Quattrocento Sans" w:cs="Segoe UI"/>
              </w:rPr>
              <w:t xml:space="preserve"> </w:t>
            </w:r>
            <w:r w:rsidRPr="6E5F4326" w:rsidR="00CC7C5C">
              <w:rPr>
                <w:rFonts w:ascii="Segoe UI" w:hAnsi="Segoe UI" w:eastAsia="Quattrocento Sans" w:cs="Segoe UI"/>
              </w:rPr>
              <w:t>diagnóstico</w:t>
            </w:r>
            <w:r w:rsidRPr="6E5F4326" w:rsidR="00CC7C5C">
              <w:rPr>
                <w:rFonts w:ascii="Segoe UI" w:hAnsi="Segoe UI" w:eastAsia="Quattrocento Sans" w:cs="Segoe UI"/>
              </w:rPr>
              <w:t xml:space="preserve"> de def</w:t>
            </w:r>
            <w:r w:rsidRPr="6E5F4326" w:rsidR="00CC7C5C">
              <w:rPr>
                <w:rFonts w:ascii="Segoe UI" w:hAnsi="Segoe UI" w:eastAsia="Quattrocento Sans" w:cs="Segoe UI"/>
              </w:rPr>
              <w:t xml:space="preserve">unción. </w:t>
            </w:r>
          </w:p>
        </w:tc>
      </w:tr>
      <w:tr w:rsidRPr="00FC2824" w:rsidR="00C272EB" w:rsidTr="06E8CBC3" w14:paraId="1F3A43F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44FC7B83" w14:textId="194F4D6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27431D9A" w14:textId="3792B3DE">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7FC57C8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63628A6B" w14:textId="564685B4">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621E416A" w14:textId="43B2BA86">
            <w:pPr>
              <w:spacing w:line="240" w:lineRule="auto"/>
              <w:rPr>
                <w:rFonts w:ascii="Segoe UI" w:hAnsi="Segoe UI" w:eastAsia="Quattrocento Sans" w:cs="Segoe UI"/>
              </w:rPr>
            </w:pPr>
            <w:r w:rsidRPr="00CD53A4">
              <w:rPr>
                <w:rFonts w:ascii="Segoe UI" w:hAnsi="Segoe UI" w:eastAsia="Quattrocento Sans" w:cs="Segoe UI"/>
              </w:rPr>
              <w:t>[</w:t>
            </w:r>
            <w:r w:rsidR="007A1AF9">
              <w:rPr>
                <w:rFonts w:ascii="Segoe UI" w:hAnsi="Segoe UI" w:eastAsia="Quattrocento Sans" w:cs="Segoe UI"/>
              </w:rPr>
              <w:t>Entero Positivo</w:t>
            </w:r>
            <w:r w:rsidRPr="00CD53A4">
              <w:rPr>
                <w:rFonts w:ascii="Segoe UI" w:hAnsi="Segoe UI" w:eastAsia="Quattrocento Sans" w:cs="Segoe UI"/>
              </w:rPr>
              <w:t xml:space="preserve">] </w:t>
            </w:r>
          </w:p>
          <w:p w:rsidRPr="00FC2824" w:rsidR="00C272EB" w:rsidP="00C272EB" w:rsidRDefault="00C272EB" w14:paraId="56651AE4" w14:textId="3B85A6B4">
            <w:pPr>
              <w:rPr>
                <w:rFonts w:ascii="Segoe UI" w:hAnsi="Segoe UI" w:eastAsia="Quattrocento Sans" w:cs="Segoe UI"/>
              </w:rPr>
            </w:pPr>
            <w:r w:rsidRPr="00CD53A4">
              <w:rPr>
                <w:rFonts w:ascii="Segoe UI" w:hAnsi="Segoe UI" w:eastAsia="Quattrocento Sans" w:cs="Segoe UI"/>
              </w:rPr>
              <w:t xml:space="preserve">Existen </w:t>
            </w:r>
            <w:r w:rsidR="00415904">
              <w:rPr>
                <w:rFonts w:ascii="Segoe UI" w:hAnsi="Segoe UI" w:eastAsia="Quattrocento Sans" w:cs="Segoe UI"/>
              </w:rPr>
              <w:t xml:space="preserve">4.601 </w:t>
            </w:r>
            <w:r w:rsidRPr="00CD53A4">
              <w:rPr>
                <w:rFonts w:ascii="Segoe UI" w:hAnsi="Segoe UI" w:eastAsia="Quattrocento Sans" w:cs="Segoe UI"/>
              </w:rPr>
              <w:t xml:space="preserve">valores únicos.  </w:t>
            </w:r>
          </w:p>
        </w:tc>
      </w:tr>
      <w:tr w:rsidRPr="00FC2824" w:rsidR="00C272EB" w:rsidTr="06E8CBC3" w14:paraId="01B2FADE"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B2A9C16" w14:textId="4A4EC853">
            <w:pPr>
              <w:ind w:left="2"/>
              <w:rPr>
                <w:rFonts w:ascii="Segoe UI" w:hAnsi="Segoe UI" w:eastAsia="Quattrocento Sans" w:cs="Segoe UI"/>
              </w:rPr>
            </w:pPr>
            <w:r w:rsidRPr="00A62E77">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415904" w14:paraId="4CB2C817" w14:textId="38812D28">
            <w:pPr>
              <w:rPr>
                <w:rFonts w:ascii="Segoe UI" w:hAnsi="Segoe UI" w:eastAsia="Quattrocento Sans" w:cs="Segoe UI"/>
              </w:rPr>
            </w:pPr>
            <w:r>
              <w:rPr>
                <w:noProof/>
              </w:rPr>
              <w:drawing>
                <wp:inline distT="0" distB="0" distL="0" distR="0" wp14:anchorId="4EAE31D2" wp14:editId="0BBA1A69">
                  <wp:extent cx="3057525" cy="4191000"/>
                  <wp:effectExtent l="0" t="0" r="9525" b="0"/>
                  <wp:docPr id="69688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192" name=""/>
                          <pic:cNvPicPr/>
                        </pic:nvPicPr>
                        <pic:blipFill>
                          <a:blip r:embed="rId73"/>
                          <a:stretch>
                            <a:fillRect/>
                          </a:stretch>
                        </pic:blipFill>
                        <pic:spPr>
                          <a:xfrm>
                            <a:off x="0" y="0"/>
                            <a:ext cx="3057525" cy="4191000"/>
                          </a:xfrm>
                          <a:prstGeom prst="rect">
                            <a:avLst/>
                          </a:prstGeom>
                        </pic:spPr>
                      </pic:pic>
                    </a:graphicData>
                  </a:graphic>
                </wp:inline>
              </w:drawing>
            </w:r>
          </w:p>
        </w:tc>
      </w:tr>
      <w:tr w:rsidRPr="00FC2824" w:rsidR="00C272EB" w:rsidTr="06E8CBC3" w14:paraId="316D5CF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244B21A8" w14:textId="4B9571FC">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19611803" w14:paraId="7156FE79" w14:textId="505F1CF6">
            <w:pPr>
              <w:numPr>
                <w:ilvl w:val="0"/>
                <w:numId w:val="7"/>
              </w:numPr>
              <w:shd w:val="clear" w:color="auto" w:fill="FFFFFF" w:themeFill="background1"/>
              <w:spacing w:before="100" w:beforeAutospacing="1" w:after="100" w:afterAutospacing="1" w:line="240" w:lineRule="auto"/>
              <w:rPr>
                <w:rFonts w:ascii="Segoe UI" w:hAnsi="Segoe UI" w:cs="Segoe UI"/>
                <w:color w:val="000000" w:themeColor="text1"/>
              </w:rPr>
            </w:pPr>
            <w:commentRangeStart w:id="249"/>
            <w:commentRangeStart w:id="250"/>
            <w:r w:rsidRPr="18084E89">
              <w:rPr>
                <w:rFonts w:ascii="Segoe UI" w:hAnsi="Segoe UI" w:cs="Segoe UI"/>
                <w:noProof/>
              </w:rPr>
              <w:t>Se pueden observar varios valores atipicos, al parecer correspondiente a otras columnas.</w:t>
            </w:r>
            <w:commentRangeEnd w:id="249"/>
            <w:r w:rsidR="00E61EA2">
              <w:rPr>
                <w:rStyle w:val="Refdecomentario"/>
              </w:rPr>
              <w:commentReference w:id="249"/>
            </w:r>
            <w:commentRangeEnd w:id="250"/>
            <w:r w:rsidR="00450F1A">
              <w:rPr>
                <w:rStyle w:val="Refdecomentario"/>
              </w:rPr>
              <w:commentReference w:id="250"/>
            </w:r>
          </w:p>
        </w:tc>
      </w:tr>
      <w:tr w:rsidRPr="00FC2824" w:rsidR="00C272EB" w:rsidTr="06E8CBC3" w14:paraId="1B29330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1C2A1D99" w14:textId="648ABD50">
            <w:pPr>
              <w:ind w:left="2"/>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54</w:t>
            </w:r>
            <w:r w:rsidRPr="00FC2824">
              <w:rPr>
                <w:rFonts w:ascii="Segoe UI" w:hAnsi="Segoe UI" w:eastAsia="Quattrocento Sans" w:cs="Segoe UI"/>
                <w:b/>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C272EB" w:rsidP="00C272EB" w:rsidRDefault="00C272EB" w14:paraId="16BE3CA5" w14:textId="64049ADD">
            <w:pPr>
              <w:rPr>
                <w:rFonts w:ascii="Segoe UI" w:hAnsi="Segoe UI" w:eastAsia="Quattrocento Sans" w:cs="Segoe UI"/>
              </w:rPr>
            </w:pPr>
            <w:commentRangeStart w:id="251"/>
            <w:proofErr w:type="spellStart"/>
            <w:r w:rsidRPr="6E5F4326" w:rsidR="00C272EB">
              <w:rPr>
                <w:rFonts w:ascii="Segoe UI" w:hAnsi="Segoe UI" w:eastAsia="Quattrocento Sans" w:cs="Segoe UI"/>
                <w:highlight w:val="yellow"/>
              </w:rPr>
              <w:t>DiagnosticoDefuncion</w:t>
            </w:r>
            <w:proofErr w:type="spellEnd"/>
            <w:commentRangeEnd w:id="251"/>
            <w:r>
              <w:rPr>
                <w:rStyle w:val="CommentReference"/>
              </w:rPr>
              <w:commentReference w:id="251"/>
            </w:r>
          </w:p>
        </w:tc>
      </w:tr>
      <w:tr w:rsidRPr="00FC2824" w:rsidR="00C272EB" w:rsidTr="06E8CBC3" w14:paraId="0C33C692"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1A8EB9B1" w14:textId="39557DB8">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7A1AF9" w14:paraId="70767A03" w14:textId="0A420337">
            <w:pPr>
              <w:rPr>
                <w:rFonts w:ascii="Segoe UI" w:hAnsi="Segoe UI" w:eastAsia="Quattrocento Sans" w:cs="Segoe UI"/>
              </w:rPr>
            </w:pPr>
            <w:r>
              <w:rPr>
                <w:rFonts w:ascii="Segoe UI" w:hAnsi="Segoe UI" w:eastAsia="Quattrocento Sans" w:cs="Segoe UI"/>
              </w:rPr>
              <w:t xml:space="preserve">Diagnostico defunción </w:t>
            </w:r>
          </w:p>
        </w:tc>
      </w:tr>
      <w:tr w:rsidRPr="00FC2824" w:rsidR="00C272EB" w:rsidTr="06E8CBC3" w14:paraId="5D85FF32"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287DB34" w14:textId="789BFD3F">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1D07C72B" w14:textId="5DD2FC1C">
            <w:pPr>
              <w:rPr>
                <w:rFonts w:ascii="Segoe UI" w:hAnsi="Segoe UI" w:eastAsia="Quattrocento Sans" w:cs="Segoe UI"/>
              </w:rPr>
            </w:pPr>
            <w:r w:rsidRPr="6E5F4326" w:rsidR="18084E89">
              <w:rPr>
                <w:rFonts w:ascii="Segoe UI" w:hAnsi="Segoe UI" w:eastAsia="Quattrocento Sans" w:cs="Segoe UI"/>
              </w:rPr>
              <w:t xml:space="preserve">Describe el nombre del </w:t>
            </w:r>
            <w:r w:rsidRPr="6E5F4326" w:rsidR="00CC7C5C">
              <w:rPr>
                <w:rFonts w:ascii="Segoe UI" w:hAnsi="Segoe UI" w:eastAsia="Quattrocento Sans" w:cs="Segoe UI"/>
              </w:rPr>
              <w:t>diagnóstico</w:t>
            </w:r>
            <w:r w:rsidRPr="6E5F4326" w:rsidR="00393AA4">
              <w:rPr>
                <w:rFonts w:ascii="Segoe UI" w:hAnsi="Segoe UI" w:eastAsia="Quattrocento Sans" w:cs="Segoe UI"/>
              </w:rPr>
              <w:t xml:space="preserve"> de defunción  </w:t>
            </w:r>
          </w:p>
        </w:tc>
      </w:tr>
      <w:tr w:rsidRPr="00FC2824" w:rsidR="00C272EB" w:rsidTr="06E8CBC3" w14:paraId="69C1E81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E1650B3" w14:textId="4EF2DFFA">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7AFBF107"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10A0250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5DD726E" w14:textId="6AB8CD10">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3B7B9F6E" w14:textId="3DC6F9EB">
            <w:pPr>
              <w:rPr>
                <w:rFonts w:ascii="Segoe UI" w:hAnsi="Segoe UI" w:eastAsia="Quattrocento Sans" w:cs="Segoe UI"/>
              </w:rPr>
            </w:pPr>
            <w:r w:rsidRPr="00CD53A4">
              <w:rPr>
                <w:rFonts w:ascii="Segoe UI" w:hAnsi="Segoe UI" w:eastAsia="Quattrocento Sans" w:cs="Segoe UI"/>
              </w:rPr>
              <w:t xml:space="preserve">Existen </w:t>
            </w:r>
            <w:r w:rsidR="008A4773">
              <w:rPr>
                <w:rFonts w:ascii="Segoe UI" w:hAnsi="Segoe UI" w:eastAsia="Quattrocento Sans" w:cs="Segoe UI"/>
              </w:rPr>
              <w:t xml:space="preserve">4.269 </w:t>
            </w:r>
            <w:r w:rsidRPr="00CD53A4">
              <w:rPr>
                <w:rFonts w:ascii="Segoe UI" w:hAnsi="Segoe UI" w:eastAsia="Quattrocento Sans" w:cs="Segoe UI"/>
              </w:rPr>
              <w:t xml:space="preserve">valores únicos.  </w:t>
            </w:r>
          </w:p>
        </w:tc>
      </w:tr>
      <w:tr w:rsidRPr="00FC2824" w:rsidR="00C272EB" w:rsidTr="06E8CBC3" w14:paraId="7C535D70"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0D8C2A36" w14:textId="253493B1">
            <w:pPr>
              <w:ind w:left="2"/>
              <w:rPr>
                <w:rFonts w:ascii="Segoe UI" w:hAnsi="Segoe UI" w:eastAsia="Quattrocento Sans" w:cs="Segoe UI"/>
              </w:rPr>
            </w:pPr>
            <w:r w:rsidRPr="00A62E77">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8A4773" w14:paraId="553C108A" w14:textId="149092FF">
            <w:pPr>
              <w:rPr>
                <w:rFonts w:ascii="Segoe UI" w:hAnsi="Segoe UI" w:eastAsia="Quattrocento Sans" w:cs="Segoe UI"/>
              </w:rPr>
            </w:pPr>
            <w:r>
              <w:rPr>
                <w:noProof/>
              </w:rPr>
              <w:drawing>
                <wp:inline distT="0" distB="0" distL="0" distR="0" wp14:anchorId="096406FF" wp14:editId="6B92DF69">
                  <wp:extent cx="2163822" cy="3487479"/>
                  <wp:effectExtent l="0" t="0" r="8255" b="0"/>
                  <wp:docPr id="1340927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27199" name=""/>
                          <pic:cNvPicPr/>
                        </pic:nvPicPr>
                        <pic:blipFill>
                          <a:blip r:embed="rId74"/>
                          <a:stretch>
                            <a:fillRect/>
                          </a:stretch>
                        </pic:blipFill>
                        <pic:spPr>
                          <a:xfrm>
                            <a:off x="0" y="0"/>
                            <a:ext cx="2165195" cy="3489692"/>
                          </a:xfrm>
                          <a:prstGeom prst="rect">
                            <a:avLst/>
                          </a:prstGeom>
                        </pic:spPr>
                      </pic:pic>
                    </a:graphicData>
                  </a:graphic>
                </wp:inline>
              </w:drawing>
            </w:r>
          </w:p>
        </w:tc>
      </w:tr>
      <w:tr w:rsidRPr="00FC2824" w:rsidR="00C272EB" w:rsidTr="06E8CBC3" w14:paraId="23E945D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4E8823F6" w14:textId="4729D86C">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79CCFBD7" w14:paraId="57D866B6" w14:textId="52B9D0EA">
            <w:pPr>
              <w:numPr>
                <w:ilvl w:val="0"/>
                <w:numId w:val="5"/>
              </w:numPr>
              <w:shd w:val="clear" w:color="auto" w:fill="FFFFFF" w:themeFill="background1"/>
              <w:spacing w:before="100" w:beforeAutospacing="1" w:after="100" w:afterAutospacing="1" w:line="240" w:lineRule="auto"/>
              <w:rPr>
                <w:rFonts w:ascii="Segoe UI" w:hAnsi="Segoe UI" w:cs="Segoe UI"/>
                <w:color w:val="000000" w:themeColor="text1"/>
              </w:rPr>
            </w:pPr>
            <w:commentRangeStart w:id="254"/>
            <w:commentRangeStart w:id="255"/>
            <w:r w:rsidRPr="18084E89">
              <w:rPr>
                <w:rFonts w:ascii="Segoe UI" w:hAnsi="Segoe UI" w:cs="Segoe UI"/>
                <w:noProof/>
              </w:rPr>
              <w:t>Se pueden observar varios valores atipicos, al parecer correspondiente a otras columnas.</w:t>
            </w:r>
            <w:commentRangeEnd w:id="254"/>
            <w:r w:rsidR="00E61EA2">
              <w:rPr>
                <w:rStyle w:val="Refdecomentario"/>
              </w:rPr>
              <w:commentReference w:id="254"/>
            </w:r>
            <w:commentRangeEnd w:id="255"/>
            <w:r w:rsidR="006D0860">
              <w:rPr>
                <w:rStyle w:val="Refdecomentario"/>
              </w:rPr>
              <w:commentReference w:id="255"/>
            </w:r>
          </w:p>
        </w:tc>
      </w:tr>
      <w:tr w:rsidRPr="00FC2824" w:rsidR="00C272EB" w:rsidTr="06E8CBC3" w14:paraId="1E140672"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36BCC56E" w14:textId="76BA8422">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55</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02EECBFB" w14:textId="0C377FDA">
            <w:pPr>
              <w:rPr>
                <w:rFonts w:ascii="Segoe UI" w:hAnsi="Segoe UI" w:eastAsia="Quattrocento Sans" w:cs="Segoe UI"/>
              </w:rPr>
            </w:pPr>
            <w:commentRangeStart w:id="256"/>
            <w:commentRangeStart w:id="257"/>
            <w:r w:rsidRPr="6E5F4326" w:rsidR="00C272EB">
              <w:rPr>
                <w:rFonts w:ascii="Segoe UI" w:hAnsi="Segoe UI" w:cs="Segoe UI"/>
                <w:noProof/>
                <w:highlight w:val="yellow"/>
              </w:rPr>
              <w:t>TipoUPGD</w:t>
            </w:r>
            <w:commentRangeEnd w:id="256"/>
            <w:r>
              <w:rPr>
                <w:rStyle w:val="CommentReference"/>
              </w:rPr>
              <w:commentReference w:id="256"/>
            </w:r>
            <w:commentRangeEnd w:id="257"/>
            <w:r>
              <w:rPr>
                <w:rStyle w:val="CommentReference"/>
              </w:rPr>
              <w:commentReference w:id="257"/>
            </w:r>
          </w:p>
        </w:tc>
      </w:tr>
      <w:tr w:rsidRPr="00FC2824" w:rsidR="00C272EB" w:rsidTr="06E8CBC3" w14:paraId="6F4E1C60"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71CBA42E" w14:textId="22A392E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393AA4" w14:paraId="2C66656F" w14:textId="03C0812D">
            <w:pPr>
              <w:rPr>
                <w:rFonts w:ascii="Segoe UI" w:hAnsi="Segoe UI" w:eastAsia="Quattrocento Sans" w:cs="Segoe UI"/>
              </w:rPr>
            </w:pPr>
            <w:r w:rsidRPr="6E5F4326" w:rsidR="00393AA4">
              <w:rPr>
                <w:rFonts w:ascii="Segoe UI" w:hAnsi="Segoe UI" w:eastAsia="Quattrocento Sans" w:cs="Segoe UI"/>
              </w:rPr>
              <w:t xml:space="preserve">Tipo </w:t>
            </w:r>
            <w:commentRangeStart w:id="258"/>
            <w:r w:rsidRPr="6E5F4326" w:rsidR="00393AA4">
              <w:rPr>
                <w:rFonts w:ascii="Segoe UI" w:hAnsi="Segoe UI" w:eastAsia="Quattrocento Sans" w:cs="Segoe UI"/>
              </w:rPr>
              <w:t>UPGD</w:t>
            </w:r>
            <w:commentRangeEnd w:id="258"/>
            <w:r>
              <w:rPr>
                <w:rStyle w:val="CommentReference"/>
              </w:rPr>
              <w:commentReference w:id="258"/>
            </w:r>
          </w:p>
        </w:tc>
      </w:tr>
      <w:tr w:rsidRPr="00FC2824" w:rsidR="00C272EB" w:rsidTr="06E8CBC3" w14:paraId="359FF145"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C272EB" w:rsidP="00C272EB" w:rsidRDefault="00C272EB" w14:paraId="2D637544" w14:textId="53F7AF4B">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766B7F0B" w14:textId="1FFC4D33" w14:noSpellErr="1">
            <w:pPr>
              <w:rPr>
                <w:rFonts w:ascii="Segoe UI" w:hAnsi="Segoe UI" w:eastAsia="Quattrocento Sans" w:cs="Segoe UI"/>
              </w:rPr>
            </w:pPr>
            <w:r w:rsidRPr="6E5F4326" w:rsidR="18084E89">
              <w:rPr>
                <w:rFonts w:ascii="Segoe UI" w:hAnsi="Segoe UI" w:eastAsia="Quattrocento Sans" w:cs="Segoe UI"/>
              </w:rPr>
              <w:t xml:space="preserve">Describe el nombre del </w:t>
            </w:r>
            <w:r w:rsidRPr="6E5F4326" w:rsidR="00393AA4">
              <w:rPr>
                <w:rFonts w:ascii="Segoe UI" w:hAnsi="Segoe UI" w:eastAsia="Quattrocento Sans" w:cs="Segoe UI"/>
              </w:rPr>
              <w:t>tipo de UPGD</w:t>
            </w:r>
            <w:r w:rsidRPr="6E5F4326" w:rsidR="00AD5BBE">
              <w:rPr>
                <w:rFonts w:ascii="Segoe UI" w:hAnsi="Segoe UI" w:eastAsia="Quattrocento Sans" w:cs="Segoe UI"/>
              </w:rPr>
              <w:t xml:space="preserve"> (Unidad Primaria Generadora del Dato)</w:t>
            </w:r>
          </w:p>
        </w:tc>
      </w:tr>
      <w:tr w:rsidRPr="00FC2824" w:rsidR="00C272EB" w:rsidTr="06E8CBC3" w14:paraId="5EF82E07"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69781997" w14:textId="720AB5C8">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44F67159"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4B599D38"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3565EE20" w14:textId="47F1398C">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7B2458" w:rsidRDefault="00C272EB" w14:paraId="226D04B0" w14:textId="2C7B3199">
            <w:pPr>
              <w:spacing w:line="240" w:lineRule="auto"/>
              <w:rPr>
                <w:rFonts w:ascii="Segoe UI" w:hAnsi="Segoe UI" w:eastAsia="Quattrocento Sans" w:cs="Segoe UI"/>
              </w:rPr>
            </w:pPr>
            <w:r w:rsidRPr="00CD53A4">
              <w:rPr>
                <w:rFonts w:ascii="Segoe UI" w:hAnsi="Segoe UI" w:eastAsia="Quattrocento Sans" w:cs="Segoe UI"/>
              </w:rPr>
              <w:t xml:space="preserve">Existen </w:t>
            </w:r>
            <w:r w:rsidR="007B2458">
              <w:rPr>
                <w:rFonts w:ascii="Segoe UI" w:hAnsi="Segoe UI" w:eastAsia="Quattrocento Sans" w:cs="Segoe UI"/>
              </w:rPr>
              <w:t>4334</w:t>
            </w:r>
            <w:r w:rsidRPr="00CD53A4">
              <w:rPr>
                <w:rFonts w:ascii="Segoe UI" w:hAnsi="Segoe UI" w:eastAsia="Quattrocento Sans" w:cs="Segoe UI"/>
              </w:rPr>
              <w:t xml:space="preserve"> valores únicos.  </w:t>
            </w:r>
          </w:p>
        </w:tc>
      </w:tr>
      <w:tr w:rsidRPr="00FC2824" w:rsidR="00C272EB" w:rsidTr="06E8CBC3" w14:paraId="003FCE8C"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44FC529D" w14:textId="2AE38FBA">
            <w:pPr>
              <w:ind w:left="114"/>
              <w:rPr>
                <w:rFonts w:ascii="Segoe UI" w:hAnsi="Segoe UI" w:eastAsia="Quattrocento Sans" w:cs="Segoe UI"/>
              </w:rPr>
            </w:pPr>
            <w:r w:rsidRPr="006D0F36">
              <w:rPr>
                <w:rFonts w:ascii="Segoe UI" w:hAnsi="Segoe UI" w:eastAsia="Quattrocento Sans" w:cs="Segoe UI"/>
                <w:highlight w:val="yellow"/>
              </w:rPr>
              <w:lastRenderedPageBreak/>
              <w:t>Estadísticas Básicas</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6977E0" w14:paraId="1EFA37EA" w14:textId="3011D91A">
            <w:pPr>
              <w:ind w:left="113"/>
              <w:rPr>
                <w:rFonts w:ascii="Segoe UI" w:hAnsi="Segoe UI" w:eastAsia="Quattrocento Sans" w:cs="Segoe UI"/>
              </w:rPr>
            </w:pPr>
            <w:r>
              <w:rPr>
                <w:noProof/>
              </w:rPr>
              <w:drawing>
                <wp:inline distT="0" distB="0" distL="0" distR="0" wp14:anchorId="37C27C02" wp14:editId="651BC889">
                  <wp:extent cx="2316748" cy="3700130"/>
                  <wp:effectExtent l="0" t="0" r="7620" b="0"/>
                  <wp:docPr id="1427084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84901" name=""/>
                          <pic:cNvPicPr/>
                        </pic:nvPicPr>
                        <pic:blipFill>
                          <a:blip r:embed="rId75"/>
                          <a:stretch>
                            <a:fillRect/>
                          </a:stretch>
                        </pic:blipFill>
                        <pic:spPr>
                          <a:xfrm>
                            <a:off x="0" y="0"/>
                            <a:ext cx="2318533" cy="3702981"/>
                          </a:xfrm>
                          <a:prstGeom prst="rect">
                            <a:avLst/>
                          </a:prstGeom>
                        </pic:spPr>
                      </pic:pic>
                    </a:graphicData>
                  </a:graphic>
                </wp:inline>
              </w:drawing>
            </w:r>
          </w:p>
        </w:tc>
      </w:tr>
      <w:tr w:rsidRPr="00FC2824" w:rsidR="00C272EB" w:rsidTr="06E8CBC3" w14:paraId="53DAEB39"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7E5B8757" w14:textId="107EC32D">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832C36" w:rsidRDefault="2DD4EE87" w14:paraId="18641DE0" w14:textId="66D82DA1">
            <w:pPr>
              <w:numPr>
                <w:ilvl w:val="0"/>
                <w:numId w:val="6"/>
              </w:numPr>
              <w:shd w:val="clear" w:color="auto" w:fill="FFFFFF" w:themeFill="background1"/>
              <w:spacing w:before="100" w:beforeAutospacing="1" w:after="100" w:afterAutospacing="1" w:line="240" w:lineRule="auto"/>
              <w:rPr>
                <w:rFonts w:ascii="Segoe UI" w:hAnsi="Segoe UI" w:cs="Segoe UI"/>
                <w:color w:val="000000" w:themeColor="text1"/>
              </w:rPr>
            </w:pPr>
            <w:commentRangeStart w:id="260"/>
            <w:commentRangeStart w:id="261"/>
            <w:r w:rsidRPr="18084E89">
              <w:rPr>
                <w:rFonts w:ascii="Segoe UI" w:hAnsi="Segoe UI" w:cs="Segoe UI"/>
                <w:noProof/>
              </w:rPr>
              <w:t>Se pueden observar varios valores atipicos, al parecer correspondiente a otras columnas.</w:t>
            </w:r>
            <w:commentRangeEnd w:id="260"/>
            <w:r w:rsidR="00E61EA2">
              <w:rPr>
                <w:rStyle w:val="Refdecomentario"/>
              </w:rPr>
              <w:commentReference w:id="260"/>
            </w:r>
            <w:commentRangeEnd w:id="261"/>
            <w:r w:rsidR="00661017">
              <w:rPr>
                <w:rStyle w:val="Refdecomentario"/>
              </w:rPr>
              <w:commentReference w:id="261"/>
            </w:r>
          </w:p>
        </w:tc>
      </w:tr>
      <w:tr w:rsidRPr="00FC2824" w:rsidR="00C272EB" w:rsidTr="06E8CBC3" w14:paraId="457A7F15"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5D52DC52" w14:textId="150E00C6">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56</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4EDB1326" w14:textId="497542A7">
            <w:pPr>
              <w:rPr>
                <w:rFonts w:ascii="Segoe UI" w:hAnsi="Segoe UI" w:cs="Segoe UI"/>
                <w:noProof/>
              </w:rPr>
            </w:pPr>
            <w:commentRangeStart w:id="262"/>
            <w:r w:rsidRPr="6E5F4326" w:rsidR="00C272EB">
              <w:rPr>
                <w:rFonts w:ascii="Segoe UI" w:hAnsi="Segoe UI" w:cs="Segoe UI"/>
                <w:noProof/>
              </w:rPr>
              <w:t>EstadoFinalCaso</w:t>
            </w:r>
            <w:commentRangeEnd w:id="262"/>
            <w:r>
              <w:rPr>
                <w:rStyle w:val="CommentReference"/>
              </w:rPr>
              <w:commentReference w:id="262"/>
            </w:r>
          </w:p>
        </w:tc>
      </w:tr>
      <w:tr w:rsidRPr="00FC2824" w:rsidR="00C272EB" w:rsidTr="06E8CBC3" w14:paraId="4D1BE400"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08D7F1A9" w14:textId="4206A12D">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8F549B" w14:paraId="5F5EA63A" w14:textId="78A3D927">
            <w:pPr>
              <w:rPr>
                <w:rFonts w:ascii="Segoe UI" w:hAnsi="Segoe UI" w:cs="Segoe UI"/>
                <w:noProof/>
              </w:rPr>
            </w:pPr>
            <w:r>
              <w:rPr>
                <w:rFonts w:ascii="Segoe UI" w:hAnsi="Segoe UI" w:cs="Segoe UI"/>
                <w:noProof/>
              </w:rPr>
              <w:t>Estado final Caso</w:t>
            </w:r>
          </w:p>
        </w:tc>
      </w:tr>
      <w:tr w:rsidRPr="00FC2824" w:rsidR="00C272EB" w:rsidTr="06E8CBC3" w14:paraId="58D49DDC"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C272EB" w:rsidP="00C272EB" w:rsidRDefault="00C272EB" w14:paraId="06F2A689" w14:textId="6FB8D823">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58073CB1" w14:textId="78752217">
            <w:pPr>
              <w:rPr>
                <w:rFonts w:ascii="Segoe UI" w:hAnsi="Segoe UI" w:eastAsia="Quattrocento Sans" w:cs="Segoe UI"/>
              </w:rPr>
            </w:pPr>
            <w:r w:rsidRPr="18084E89">
              <w:rPr>
                <w:rFonts w:ascii="Segoe UI" w:hAnsi="Segoe UI" w:eastAsia="Quattrocento Sans" w:cs="Segoe UI"/>
              </w:rPr>
              <w:t xml:space="preserve">Describe el nombre del </w:t>
            </w:r>
            <w:r w:rsidR="008F549B">
              <w:rPr>
                <w:rFonts w:ascii="Segoe UI" w:hAnsi="Segoe UI" w:eastAsia="Quattrocento Sans" w:cs="Segoe UI"/>
              </w:rPr>
              <w:t>estado final del caso</w:t>
            </w:r>
          </w:p>
        </w:tc>
      </w:tr>
      <w:tr w:rsidRPr="00FC2824" w:rsidR="00C272EB" w:rsidTr="06E8CBC3" w14:paraId="5D0699D3"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6EFEC22E" w14:textId="61481AE7">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18084E89" w:rsidR="18084E89" w:rsidP="18084E89" w:rsidRDefault="18084E89" w14:paraId="47FDA34F"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201DC2E9"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5C56035B" w14:textId="30CB1546">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D30E17" w:rsidRDefault="008F549B" w14:paraId="6ACB9B9D" w14:textId="3B76AD82">
            <w:pPr>
              <w:rPr>
                <w:rFonts w:ascii="Segoe UI" w:hAnsi="Segoe UI" w:eastAsia="Quattrocento Sans" w:cs="Segoe UI"/>
              </w:rPr>
            </w:pPr>
            <w:r>
              <w:rPr>
                <w:rFonts w:ascii="Segoe UI" w:hAnsi="Segoe UI" w:eastAsia="Quattrocento Sans" w:cs="Segoe UI"/>
              </w:rPr>
              <w:t>E</w:t>
            </w:r>
            <w:r w:rsidRPr="00CD53A4" w:rsidR="00C272EB">
              <w:rPr>
                <w:rFonts w:ascii="Segoe UI" w:hAnsi="Segoe UI" w:eastAsia="Quattrocento Sans" w:cs="Segoe UI"/>
              </w:rPr>
              <w:t>xisten</w:t>
            </w:r>
            <w:r w:rsidR="00D30E17">
              <w:rPr>
                <w:rFonts w:ascii="Segoe UI" w:hAnsi="Segoe UI" w:eastAsia="Quattrocento Sans" w:cs="Segoe UI"/>
              </w:rPr>
              <w:t xml:space="preserve"> </w:t>
            </w:r>
            <w:r w:rsidRPr="00D30E17" w:rsidR="00D30E17">
              <w:rPr>
                <w:rFonts w:ascii="Segoe UI" w:hAnsi="Segoe UI" w:eastAsia="Quattrocento Sans" w:cs="Segoe UI"/>
              </w:rPr>
              <w:t>3806</w:t>
            </w:r>
            <w:r w:rsidRPr="00CD53A4" w:rsidR="00C272EB">
              <w:rPr>
                <w:rFonts w:ascii="Segoe UI" w:hAnsi="Segoe UI" w:eastAsia="Quattrocento Sans" w:cs="Segoe UI"/>
              </w:rPr>
              <w:t xml:space="preserve"> valores únicos.  </w:t>
            </w:r>
          </w:p>
        </w:tc>
      </w:tr>
      <w:tr w:rsidRPr="00FC2824" w:rsidR="00C272EB" w:rsidTr="06E8CBC3" w14:paraId="22428927"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C272EB" w14:paraId="4D360493" w14:textId="6D945D9B">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0C272EB" w:rsidRDefault="00D30E17" w14:paraId="2C5A60DB" w14:textId="05768747">
            <w:pPr>
              <w:ind w:left="113"/>
              <w:rPr>
                <w:rFonts w:ascii="Segoe UI" w:hAnsi="Segoe UI" w:eastAsia="Quattrocento Sans" w:cs="Segoe UI"/>
              </w:rPr>
            </w:pPr>
            <w:r>
              <w:rPr>
                <w:noProof/>
              </w:rPr>
              <w:drawing>
                <wp:inline distT="0" distB="0" distL="0" distR="0" wp14:anchorId="2F30680A" wp14:editId="66BC0378">
                  <wp:extent cx="2296059" cy="3742660"/>
                  <wp:effectExtent l="0" t="0" r="9525" b="0"/>
                  <wp:docPr id="1977658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8369" name=""/>
                          <pic:cNvPicPr/>
                        </pic:nvPicPr>
                        <pic:blipFill>
                          <a:blip r:embed="rId76"/>
                          <a:stretch>
                            <a:fillRect/>
                          </a:stretch>
                        </pic:blipFill>
                        <pic:spPr>
                          <a:xfrm>
                            <a:off x="0" y="0"/>
                            <a:ext cx="2299441" cy="3748172"/>
                          </a:xfrm>
                          <a:prstGeom prst="rect">
                            <a:avLst/>
                          </a:prstGeom>
                        </pic:spPr>
                      </pic:pic>
                    </a:graphicData>
                  </a:graphic>
                </wp:inline>
              </w:drawing>
            </w:r>
          </w:p>
        </w:tc>
      </w:tr>
      <w:tr w:rsidRPr="00FC2824" w:rsidR="00C272EB" w:rsidTr="06E8CBC3" w14:paraId="4EB7BAAA"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C272EB" w:rsidP="00C272EB" w:rsidRDefault="00C272EB" w14:paraId="47A7C9D9" w14:textId="7980FAA6">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C272EB" w:rsidP="06E8CBC3" w:rsidRDefault="44C0E7C3" w14:paraId="0AF75D02" w14:textId="3936DAD9">
            <w:pPr>
              <w:numPr>
                <w:ilvl w:val="0"/>
                <w:numId w:val="27"/>
              </w:numPr>
              <w:shd w:val="clear" w:color="auto" w:fill="FFFFFF" w:themeFill="background1"/>
              <w:spacing w:before="100" w:beforeAutospacing="on" w:after="100" w:afterAutospacing="on" w:line="240" w:lineRule="auto"/>
              <w:rPr>
                <w:rFonts w:ascii="Segoe UI" w:hAnsi="Segoe UI" w:eastAsia="Times New Roman" w:cs="Segoe UI"/>
                <w:color w:val="auto"/>
                <w:sz w:val="24"/>
                <w:szCs w:val="24"/>
              </w:rPr>
            </w:pPr>
            <w:commentRangeStart w:id="263"/>
            <w:commentRangeStart w:id="1343632967"/>
            <w:r w:rsidRPr="06E8CBC3" w:rsidR="66C5020B">
              <w:rPr>
                <w:rFonts w:ascii="Segoe UI" w:hAnsi="Segoe UI" w:cs="Segoe UI"/>
                <w:noProof/>
              </w:rPr>
              <w:t>Se pueden observar varios valores atipicos, al parecer correspondiente a otras columnas.</w:t>
            </w:r>
            <w:commentRangeEnd w:id="263"/>
            <w:r>
              <w:rPr>
                <w:rStyle w:val="CommentReference"/>
              </w:rPr>
              <w:commentReference w:id="263"/>
            </w:r>
            <w:commentRangeEnd w:id="1343632967"/>
            <w:r>
              <w:rPr>
                <w:rStyle w:val="CommentReference"/>
              </w:rPr>
              <w:commentReference w:id="1343632967"/>
            </w:r>
          </w:p>
        </w:tc>
      </w:tr>
      <w:tr w:rsidRPr="00FC2824" w:rsidR="00C272EB" w:rsidTr="06E8CBC3" w14:paraId="64D6A0A3"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70F3286F" w14:textId="573963F3">
            <w:pPr>
              <w:ind w:left="114"/>
              <w:rPr>
                <w:rFonts w:ascii="Segoe UI" w:hAnsi="Segoe UI" w:eastAsia="Quattrocento Sans" w:cs="Segoe UI"/>
                <w:b/>
              </w:rPr>
            </w:pPr>
            <w:r w:rsidRPr="00FC2824">
              <w:rPr>
                <w:rFonts w:ascii="Segoe UI" w:hAnsi="Segoe UI" w:eastAsia="Quattrocento Sans" w:cs="Segoe UI"/>
                <w:b/>
              </w:rPr>
              <w:t xml:space="preserve">Campo </w:t>
            </w:r>
            <w:r>
              <w:rPr>
                <w:rFonts w:ascii="Segoe UI" w:hAnsi="Segoe UI" w:eastAsia="Quattrocento Sans" w:cs="Segoe UI"/>
                <w:b/>
              </w:rPr>
              <w:t>57</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C272EB" w:rsidP="00C272EB" w:rsidRDefault="00C272EB" w14:paraId="3B632030" w14:textId="41B9212B" w14:noSpellErr="1">
            <w:pPr>
              <w:rPr>
                <w:rFonts w:ascii="Segoe UI" w:hAnsi="Segoe UI" w:cs="Segoe UI"/>
                <w:noProof/>
              </w:rPr>
            </w:pPr>
            <w:commentRangeStart w:id="264"/>
            <w:commentRangeStart w:id="1384506359"/>
            <w:r w:rsidRPr="6E5F4326" w:rsidR="00C272EB">
              <w:rPr>
                <w:rFonts w:ascii="Segoe UI" w:hAnsi="Segoe UI" w:cs="Segoe UI"/>
                <w:noProof/>
                <w:highlight w:val="yellow"/>
              </w:rPr>
              <w:t>Confirmado</w:t>
            </w:r>
            <w:commentRangeEnd w:id="264"/>
            <w:r>
              <w:rPr>
                <w:rStyle w:val="CommentReference"/>
              </w:rPr>
              <w:commentReference w:id="264"/>
            </w:r>
            <w:commentRangeEnd w:id="1384506359"/>
            <w:r>
              <w:rPr>
                <w:rStyle w:val="CommentReference"/>
              </w:rPr>
              <w:commentReference w:id="1384506359"/>
            </w:r>
          </w:p>
        </w:tc>
      </w:tr>
      <w:tr w:rsidRPr="00FC2824" w:rsidR="00C272EB" w:rsidTr="06E8CBC3" w14:paraId="3C0D185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59A83E44" w14:textId="5D6C466E">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433AC143" w14:paraId="26699886" w14:textId="28B271E5">
            <w:pPr>
              <w:rPr>
                <w:rFonts w:ascii="Segoe UI" w:hAnsi="Segoe UI" w:eastAsia="Quattrocento Sans" w:cs="Segoe UI"/>
              </w:rPr>
            </w:pPr>
            <w:r w:rsidRPr="18084E89">
              <w:rPr>
                <w:rFonts w:ascii="Segoe UI" w:hAnsi="Segoe UI" w:eastAsia="Quattrocento Sans" w:cs="Segoe UI"/>
              </w:rPr>
              <w:t>Confirmado</w:t>
            </w:r>
          </w:p>
        </w:tc>
      </w:tr>
      <w:tr w:rsidRPr="00FC2824" w:rsidR="00C272EB" w:rsidTr="06E8CBC3" w14:paraId="592EFE0A"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C272EB" w:rsidP="00C272EB" w:rsidRDefault="00C272EB" w14:paraId="17F1438B" w14:textId="7AD4B6D9">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561F170C" w14:textId="6F4F3E84">
            <w:pPr>
              <w:rPr>
                <w:rFonts w:ascii="Segoe UI" w:hAnsi="Segoe UI" w:eastAsia="Quattrocento Sans" w:cs="Segoe UI"/>
              </w:rPr>
            </w:pPr>
            <w:r w:rsidRPr="18084E89">
              <w:rPr>
                <w:rFonts w:ascii="Segoe UI" w:hAnsi="Segoe UI" w:eastAsia="Quattrocento Sans" w:cs="Segoe UI"/>
              </w:rPr>
              <w:t xml:space="preserve">Describe </w:t>
            </w:r>
            <w:r w:rsidRPr="003C47D5">
              <w:rPr>
                <w:rFonts w:ascii="Segoe UI" w:hAnsi="Segoe UI" w:eastAsia="Quattrocento Sans" w:cs="Segoe UI"/>
              </w:rPr>
              <w:t xml:space="preserve">el </w:t>
            </w:r>
            <w:r w:rsidRPr="003C47D5" w:rsidR="7599323D">
              <w:rPr>
                <w:rFonts w:ascii="Segoe UI" w:hAnsi="Segoe UI" w:eastAsia="Quattrocento Sans" w:cs="Segoe UI"/>
              </w:rPr>
              <w:t>tipo de confirmación</w:t>
            </w:r>
            <w:r w:rsidRPr="18084E89" w:rsidR="7599323D">
              <w:rPr>
                <w:rFonts w:ascii="Segoe UI" w:hAnsi="Segoe UI" w:eastAsia="Quattrocento Sans" w:cs="Segoe UI"/>
              </w:rPr>
              <w:t xml:space="preserve"> </w:t>
            </w:r>
          </w:p>
        </w:tc>
      </w:tr>
      <w:tr w:rsidRPr="00FC2824" w:rsidR="00C272EB" w:rsidTr="06E8CBC3" w14:paraId="19CE5F0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AAD5FF7" w14:textId="1D217DA5">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18084E89" w:rsidR="18084E89" w:rsidP="18084E89" w:rsidRDefault="18084E89" w14:paraId="3EF768CE" w14:textId="4942265B">
            <w:pPr>
              <w:rPr>
                <w:rFonts w:ascii="Segoe UI" w:hAnsi="Segoe UI" w:eastAsia="Quattrocento Sans" w:cs="Segoe UI"/>
              </w:rPr>
            </w:pPr>
            <w:r w:rsidRPr="18084E89">
              <w:rPr>
                <w:rFonts w:ascii="Segoe UI" w:hAnsi="Segoe UI" w:eastAsia="Quattrocento Sans" w:cs="Segoe UI"/>
              </w:rPr>
              <w:t xml:space="preserve">Categórico Nominal </w:t>
            </w:r>
          </w:p>
        </w:tc>
      </w:tr>
      <w:tr w:rsidRPr="00FC2824" w:rsidR="00C272EB" w:rsidTr="06E8CBC3" w14:paraId="5D2B18C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2E00F61E" w14:textId="59626C5F">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5EE9731" w14:textId="131F9621">
            <w:pPr>
              <w:rPr>
                <w:rFonts w:ascii="Segoe UI" w:hAnsi="Segoe UI" w:eastAsia="Quattrocento Sans" w:cs="Segoe UI"/>
              </w:rPr>
            </w:pPr>
            <w:r w:rsidRPr="00CD53A4">
              <w:rPr>
                <w:rFonts w:ascii="Segoe UI" w:hAnsi="Segoe UI" w:eastAsia="Quattrocento Sans" w:cs="Segoe UI"/>
              </w:rPr>
              <w:t xml:space="preserve">Existen </w:t>
            </w:r>
            <w:r w:rsidR="00536E28">
              <w:rPr>
                <w:rFonts w:ascii="Segoe UI" w:hAnsi="Segoe UI" w:eastAsia="Quattrocento Sans" w:cs="Segoe UI"/>
              </w:rPr>
              <w:t>1729</w:t>
            </w:r>
            <w:r w:rsidRPr="00CD53A4">
              <w:rPr>
                <w:rFonts w:ascii="Segoe UI" w:hAnsi="Segoe UI" w:eastAsia="Quattrocento Sans" w:cs="Segoe UI"/>
              </w:rPr>
              <w:t xml:space="preserve"> valores únicos.  </w:t>
            </w:r>
          </w:p>
        </w:tc>
      </w:tr>
      <w:tr w:rsidRPr="00FC2824" w:rsidR="00C272EB" w:rsidTr="06E8CBC3" w14:paraId="2C086044"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C272EB" w14:paraId="7E243691" w14:textId="5861E06D">
            <w:pPr>
              <w:ind w:left="2"/>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C272EB" w:rsidRDefault="00536E28" w14:paraId="4E4E470B" w14:textId="08ED32B4">
            <w:pPr>
              <w:rPr>
                <w:rFonts w:ascii="Segoe UI" w:hAnsi="Segoe UI" w:eastAsia="Quattrocento Sans" w:cs="Segoe UI"/>
              </w:rPr>
            </w:pPr>
            <w:r>
              <w:rPr>
                <w:noProof/>
              </w:rPr>
              <w:drawing>
                <wp:inline distT="0" distB="0" distL="0" distR="0" wp14:anchorId="535C97B2" wp14:editId="5C71096A">
                  <wp:extent cx="2264735" cy="3579742"/>
                  <wp:effectExtent l="0" t="0" r="2540" b="1905"/>
                  <wp:docPr id="1333403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3246" name=""/>
                          <pic:cNvPicPr/>
                        </pic:nvPicPr>
                        <pic:blipFill>
                          <a:blip r:embed="rId77"/>
                          <a:stretch>
                            <a:fillRect/>
                          </a:stretch>
                        </pic:blipFill>
                        <pic:spPr>
                          <a:xfrm>
                            <a:off x="0" y="0"/>
                            <a:ext cx="2266418" cy="3582403"/>
                          </a:xfrm>
                          <a:prstGeom prst="rect">
                            <a:avLst/>
                          </a:prstGeom>
                        </pic:spPr>
                      </pic:pic>
                    </a:graphicData>
                  </a:graphic>
                </wp:inline>
              </w:drawing>
            </w:r>
          </w:p>
        </w:tc>
      </w:tr>
      <w:tr w:rsidRPr="00FC2824" w:rsidR="00C272EB" w:rsidTr="06E8CBC3" w14:paraId="1FCCE35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C272EB" w:rsidP="00C272EB" w:rsidRDefault="00C272EB" w14:paraId="26A61CF2" w14:textId="12398AF9">
            <w:pPr>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C272EB" w:rsidP="00832C36" w:rsidRDefault="033E2EC8" w14:paraId="4DB1245D" w14:textId="23CA7C38">
            <w:pPr>
              <w:numPr>
                <w:ilvl w:val="0"/>
                <w:numId w:val="3"/>
              </w:numPr>
              <w:shd w:val="clear" w:color="auto" w:fill="FFFFFF" w:themeFill="background1"/>
              <w:spacing w:before="100" w:beforeAutospacing="1" w:after="100" w:afterAutospacing="1" w:line="240" w:lineRule="auto"/>
              <w:rPr>
                <w:rFonts w:ascii="Segoe UI" w:hAnsi="Segoe UI" w:eastAsia="Times New Roman" w:cs="Segoe UI"/>
                <w:color w:val="auto"/>
                <w:sz w:val="24"/>
                <w:szCs w:val="24"/>
              </w:rPr>
            </w:pPr>
            <w:commentRangeStart w:id="265"/>
            <w:commentRangeStart w:id="266"/>
            <w:r w:rsidRPr="18084E89">
              <w:rPr>
                <w:rFonts w:ascii="Segoe UI" w:hAnsi="Segoe UI" w:cs="Segoe UI"/>
                <w:noProof/>
              </w:rPr>
              <w:t>Se pueden observar varios valores atipicos, al parecer correspondiente a otras columnas.</w:t>
            </w:r>
            <w:commentRangeEnd w:id="265"/>
            <w:r w:rsidR="00E61EA2">
              <w:rPr>
                <w:rStyle w:val="Refdecomentario"/>
              </w:rPr>
              <w:commentReference w:id="265"/>
            </w:r>
            <w:commentRangeEnd w:id="266"/>
            <w:r w:rsidR="009C622A">
              <w:rPr>
                <w:rStyle w:val="Refdecomentario"/>
              </w:rPr>
              <w:commentReference w:id="266"/>
            </w:r>
          </w:p>
        </w:tc>
      </w:tr>
    </w:tbl>
    <w:bookmarkEnd w:id="40"/>
    <w:p w:rsidRPr="00FC2824" w:rsidR="00926C14" w:rsidP="00926C14" w:rsidRDefault="00926C14" w14:paraId="5A7D85E0" w14:textId="42669FF4">
      <w:pPr>
        <w:spacing w:after="216"/>
        <w:ind w:right="3538"/>
        <w:jc w:val="right"/>
        <w:rPr>
          <w:rFonts w:ascii="Segoe UI" w:hAnsi="Segoe UI" w:eastAsia="Quattrocento Sans" w:cs="Segoe UI"/>
        </w:rPr>
      </w:pPr>
      <w:r w:rsidRPr="00FC2824">
        <w:rPr>
          <w:rFonts w:ascii="Segoe UI" w:hAnsi="Segoe UI" w:eastAsia="Quattrocento Sans" w:cs="Segoe UI"/>
          <w:sz w:val="16"/>
          <w:szCs w:val="16"/>
        </w:rPr>
        <w:t xml:space="preserve">Tabla </w:t>
      </w:r>
      <w:r w:rsidR="00931132">
        <w:rPr>
          <w:rFonts w:ascii="Segoe UI" w:hAnsi="Segoe UI" w:eastAsia="Quattrocento Sans" w:cs="Segoe UI"/>
          <w:sz w:val="16"/>
          <w:szCs w:val="16"/>
        </w:rPr>
        <w:t>4</w:t>
      </w:r>
      <w:r w:rsidRPr="00FC2824">
        <w:rPr>
          <w:rFonts w:ascii="Segoe UI" w:hAnsi="Segoe UI" w:eastAsia="Quattrocento Sans" w:cs="Segoe UI"/>
          <w:sz w:val="16"/>
          <w:szCs w:val="16"/>
        </w:rPr>
        <w:t xml:space="preserve">: Descripción datos fuente </w:t>
      </w:r>
    </w:p>
    <w:p w:rsidR="00135EA2" w:rsidRDefault="00135EA2" w14:paraId="616AD170" w14:textId="1CF33ACD">
      <w:pPr>
        <w:rPr>
          <w:rFonts w:ascii="Segoe UI" w:hAnsi="Segoe UI" w:cs="Segoe UI"/>
        </w:rPr>
      </w:pPr>
      <w:r>
        <w:rPr>
          <w:rFonts w:ascii="Segoe UI" w:hAnsi="Segoe UI" w:cs="Segoe UI"/>
        </w:rPr>
        <w:br w:type="page"/>
      </w:r>
    </w:p>
    <w:p w:rsidR="00135EA2" w:rsidP="00135EA2" w:rsidRDefault="00135EA2" w14:paraId="7E6187EC" w14:textId="37071FBF">
      <w:pPr>
        <w:pStyle w:val="Ttulo3"/>
      </w:pPr>
      <w:bookmarkStart w:name="_Toc164932072" w:id="267"/>
      <w:bookmarkStart w:name="_Toc165389897" w:id="268"/>
      <w:r>
        <w:lastRenderedPageBreak/>
        <w:t>3.3.3</w:t>
      </w:r>
      <w:r w:rsidR="00AB1B55">
        <w:t xml:space="preserve"> </w:t>
      </w:r>
      <w:r>
        <w:t>Análisis preliminares</w:t>
      </w:r>
      <w:bookmarkEnd w:id="267"/>
      <w:bookmarkEnd w:id="268"/>
      <w:r w:rsidRPr="007018F8">
        <w:t xml:space="preserve"> </w:t>
      </w:r>
    </w:p>
    <w:p w:rsidR="00926C14" w:rsidP="00926C14" w:rsidRDefault="00926C14" w14:paraId="3A237C3A" w14:textId="77777777">
      <w:pPr>
        <w:rPr>
          <w:rFonts w:ascii="Segoe UI" w:hAnsi="Segoe UI" w:cs="Segoe UI"/>
        </w:rPr>
      </w:pPr>
    </w:p>
    <w:p w:rsidRPr="00FC2824" w:rsidR="00AB1B55" w:rsidP="00843033" w:rsidRDefault="00AB1B55" w14:paraId="18B6B016" w14:textId="77777777">
      <w:pPr>
        <w:ind w:left="2"/>
        <w:jc w:val="both"/>
        <w:rPr>
          <w:rFonts w:ascii="Segoe UI" w:hAnsi="Segoe UI" w:eastAsia="Quattrocento Sans" w:cs="Segoe UI"/>
          <w:b/>
          <w:bCs/>
        </w:rPr>
      </w:pPr>
      <w:r w:rsidRPr="00FC2824">
        <w:rPr>
          <w:rFonts w:ascii="Segoe UI" w:hAnsi="Segoe UI" w:eastAsia="Quattrocento Sans" w:cs="Segoe UI"/>
          <w:b/>
          <w:bCs/>
        </w:rPr>
        <w:t xml:space="preserve">Variables categóricas </w:t>
      </w:r>
    </w:p>
    <w:p w:rsidRPr="00FC2824" w:rsidR="00AB1B55" w:rsidP="00843033" w:rsidRDefault="00AB1B55" w14:paraId="338DF35E" w14:textId="77777777">
      <w:pPr>
        <w:pStyle w:val="Prrafodelista"/>
        <w:jc w:val="both"/>
        <w:rPr>
          <w:rFonts w:ascii="Segoe UI" w:hAnsi="Segoe UI" w:eastAsia="Quattrocento Sans" w:cs="Segoe UI"/>
        </w:rPr>
      </w:pPr>
    </w:p>
    <w:p w:rsidR="006A5BCC" w:rsidP="00832C36" w:rsidRDefault="00427087" w14:paraId="3C0A1605" w14:textId="67AD9840">
      <w:pPr>
        <w:pStyle w:val="Prrafodelista"/>
        <w:numPr>
          <w:ilvl w:val="0"/>
          <w:numId w:val="2"/>
        </w:numPr>
        <w:jc w:val="both"/>
        <w:rPr>
          <w:rFonts w:ascii="Segoe UI" w:hAnsi="Segoe UI" w:eastAsia="Quattrocento Sans" w:cs="Segoe UI"/>
        </w:rPr>
      </w:pPr>
      <w:r w:rsidRPr="00427087">
        <w:rPr>
          <w:rFonts w:ascii="Segoe UI" w:hAnsi="Segoe UI" w:eastAsia="Quattrocento Sans" w:cs="Segoe UI"/>
        </w:rPr>
        <w:t>Algunas columnas muestran una alta concentración de datos en categorías específicas, como el valor 1 en "</w:t>
      </w:r>
      <w:proofErr w:type="spellStart"/>
      <w:r w:rsidRPr="00427087">
        <w:rPr>
          <w:rFonts w:ascii="Segoe UI" w:hAnsi="Segoe UI" w:eastAsia="Quattrocento Sans" w:cs="Segoe UI"/>
        </w:rPr>
        <w:t>PersonaBasicaID</w:t>
      </w:r>
      <w:proofErr w:type="spellEnd"/>
      <w:r w:rsidRPr="00427087">
        <w:rPr>
          <w:rFonts w:ascii="Segoe UI" w:hAnsi="Segoe UI" w:eastAsia="Quattrocento Sans" w:cs="Segoe UI"/>
        </w:rPr>
        <w:t xml:space="preserve">", "NO DEFINIDO" en "Prestador", "SALUD" en "Administradora", </w:t>
      </w:r>
      <w:r>
        <w:rPr>
          <w:rFonts w:ascii="Segoe UI" w:hAnsi="Segoe UI" w:eastAsia="Quattrocento Sans" w:cs="Segoe UI"/>
        </w:rPr>
        <w:t xml:space="preserve">entre otras. </w:t>
      </w:r>
    </w:p>
    <w:p w:rsidR="00427087" w:rsidP="6E5F4326" w:rsidRDefault="004E5E13" w14:paraId="20DA0990" w14:noSpellErr="1" w14:textId="05E39232">
      <w:pPr>
        <w:pStyle w:val="Prrafodelista"/>
        <w:jc w:val="both"/>
        <w:rPr>
          <w:rFonts w:ascii="Segoe UI" w:hAnsi="Segoe UI" w:eastAsia="Quattrocento Sans" w:cs="Segoe UI"/>
        </w:rPr>
      </w:pPr>
      <w:commentRangeStart w:id="270"/>
      <w:commentRangeStart w:id="271"/>
      <w:r w:rsidRPr="6E5F4326" w:rsidR="00123A19">
        <w:rPr>
          <w:rFonts w:ascii="Segoe UI" w:hAnsi="Segoe UI" w:eastAsia="Quattrocento Sans" w:cs="Segoe UI"/>
        </w:rPr>
        <w:t xml:space="preserve"> </w:t>
      </w:r>
      <w:commentRangeEnd w:id="270"/>
      <w:r>
        <w:rPr>
          <w:rStyle w:val="CommentReference"/>
        </w:rPr>
        <w:commentReference w:id="270"/>
      </w:r>
      <w:commentRangeEnd w:id="271"/>
      <w:r>
        <w:rPr>
          <w:rStyle w:val="CommentReference"/>
        </w:rPr>
        <w:commentReference w:id="271"/>
      </w:r>
    </w:p>
    <w:p w:rsidR="004E5E13" w:rsidP="00832C36" w:rsidRDefault="00025BA3" w14:paraId="41EBCF9F" w14:textId="758F9DB6">
      <w:pPr>
        <w:pStyle w:val="Prrafodelista"/>
        <w:numPr>
          <w:ilvl w:val="0"/>
          <w:numId w:val="2"/>
        </w:numPr>
        <w:jc w:val="both"/>
        <w:rPr>
          <w:rFonts w:ascii="Segoe UI" w:hAnsi="Segoe UI" w:eastAsia="Quattrocento Sans" w:cs="Segoe UI"/>
        </w:rPr>
      </w:pPr>
      <w:commentRangeStart w:id="275"/>
      <w:commentRangeStart w:id="276"/>
      <w:r w:rsidRPr="6E5F4326" w:rsidR="00025BA3">
        <w:rPr>
          <w:rFonts w:ascii="Segoe UI" w:hAnsi="Segoe UI" w:eastAsia="Quattrocento Sans" w:cs="Segoe UI"/>
        </w:rPr>
        <w:t>Los grupos poblacionales representados en las columnas que empiezan con “GP_” muestran que la mayoría de los casos pertenecen a la categoría "NO</w:t>
      </w:r>
      <w:r w:rsidRPr="6E5F4326" w:rsidR="00AF3785">
        <w:rPr>
          <w:rFonts w:ascii="Segoe UI" w:hAnsi="Segoe UI" w:eastAsia="Quattrocento Sans" w:cs="Segoe UI"/>
        </w:rPr>
        <w:t>”, y</w:t>
      </w:r>
      <w:r w:rsidRPr="6E5F4326" w:rsidR="00931BEC">
        <w:rPr>
          <w:rFonts w:ascii="Segoe UI" w:hAnsi="Segoe UI" w:eastAsia="Quattrocento Sans" w:cs="Segoe UI"/>
        </w:rPr>
        <w:t xml:space="preserve"> la minoría están catalogados con </w:t>
      </w:r>
      <w:r w:rsidRPr="6E5F4326" w:rsidR="00025BA3">
        <w:rPr>
          <w:rFonts w:ascii="Segoe UI" w:hAnsi="Segoe UI" w:eastAsia="Quattrocento Sans" w:cs="Segoe UI"/>
        </w:rPr>
        <w:t>"SI"</w:t>
      </w:r>
      <w:r w:rsidRPr="6E5F4326" w:rsidR="00045BEB">
        <w:rPr>
          <w:rFonts w:ascii="Segoe UI" w:hAnsi="Segoe UI" w:eastAsia="Quattrocento Sans" w:cs="Segoe UI"/>
        </w:rPr>
        <w:t xml:space="preserve">. </w:t>
      </w:r>
      <w:commentRangeEnd w:id="275"/>
      <w:r>
        <w:rPr>
          <w:rStyle w:val="CommentReference"/>
        </w:rPr>
        <w:commentReference w:id="275"/>
      </w:r>
      <w:commentRangeEnd w:id="276"/>
      <w:r>
        <w:rPr>
          <w:rStyle w:val="CommentReference"/>
        </w:rPr>
        <w:commentReference w:id="276"/>
      </w:r>
    </w:p>
    <w:p w:rsidRPr="00025BA3" w:rsidR="0040406F" w:rsidP="00832C36" w:rsidRDefault="007A7150" w14:paraId="4E684B6F" w14:textId="68061934">
      <w:pPr>
        <w:pStyle w:val="Prrafodelista"/>
        <w:numPr>
          <w:ilvl w:val="0"/>
          <w:numId w:val="2"/>
        </w:numPr>
        <w:jc w:val="both"/>
        <w:rPr>
          <w:rFonts w:ascii="Segoe UI" w:hAnsi="Segoe UI" w:eastAsia="Quattrocento Sans" w:cs="Segoe UI"/>
        </w:rPr>
      </w:pPr>
      <w:commentRangeStart w:id="284"/>
      <w:commentRangeStart w:id="1806211595"/>
      <w:r w:rsidRPr="06E8CBC3" w:rsidR="007A7150">
        <w:rPr>
          <w:rFonts w:ascii="Segoe UI" w:hAnsi="Segoe UI" w:eastAsia="Quattrocento Sans" w:cs="Segoe UI"/>
        </w:rPr>
        <w:t>Las columnas de fechas muestran una distribución desigual, con muchas entradas en 1900-01-01, que es un valor predeterminado que puede indicar una fecha desconocida o no especificada. Las fechas más recientes también son frecuentes.</w:t>
      </w:r>
      <w:commentRangeEnd w:id="284"/>
      <w:r>
        <w:rPr>
          <w:rStyle w:val="CommentReference"/>
        </w:rPr>
        <w:commentReference w:id="284"/>
      </w:r>
      <w:commentRangeEnd w:id="1806211595"/>
      <w:r>
        <w:rPr>
          <w:rStyle w:val="CommentReference"/>
        </w:rPr>
        <w:commentReference w:id="1806211595"/>
      </w:r>
    </w:p>
    <w:p w:rsidR="00AB1B55" w:rsidP="008A610B" w:rsidRDefault="00AB1B55" w14:paraId="2BF00A22" w14:textId="69FB9B8D">
      <w:pPr>
        <w:pStyle w:val="Prrafodelista"/>
        <w:jc w:val="both"/>
        <w:rPr>
          <w:rFonts w:ascii="Segoe UI" w:hAnsi="Segoe UI" w:eastAsia="Quattrocento Sans" w:cs="Segoe UI"/>
        </w:rPr>
      </w:pPr>
    </w:p>
    <w:p w:rsidR="00FA3C9B" w:rsidP="00843033" w:rsidRDefault="00FA3C9B" w14:paraId="3E8BC59F" w14:textId="4ED16E13">
      <w:pPr>
        <w:jc w:val="both"/>
        <w:rPr>
          <w:rFonts w:ascii="Segoe UI" w:hAnsi="Segoe UI" w:eastAsia="Quattrocento Sans" w:cs="Segoe UI"/>
          <w:b/>
          <w:bCs/>
        </w:rPr>
      </w:pPr>
      <w:r>
        <w:rPr>
          <w:rFonts w:ascii="Segoe UI" w:hAnsi="Segoe UI" w:eastAsia="Quattrocento Sans" w:cs="Segoe UI"/>
          <w:b/>
          <w:bCs/>
        </w:rPr>
        <w:t>Comentarios adicionales</w:t>
      </w:r>
      <w:r w:rsidRPr="00FA3C9B">
        <w:rPr>
          <w:rFonts w:ascii="Segoe UI" w:hAnsi="Segoe UI" w:eastAsia="Quattrocento Sans" w:cs="Segoe UI"/>
          <w:b/>
          <w:bCs/>
        </w:rPr>
        <w:t xml:space="preserve"> </w:t>
      </w:r>
    </w:p>
    <w:p w:rsidR="00FA3C9B" w:rsidP="00843033" w:rsidRDefault="00FA3C9B" w14:paraId="557003E5" w14:textId="77777777">
      <w:pPr>
        <w:jc w:val="both"/>
        <w:rPr>
          <w:rFonts w:ascii="Segoe UI" w:hAnsi="Segoe UI" w:eastAsia="Quattrocento Sans" w:cs="Segoe UI"/>
        </w:rPr>
      </w:pPr>
    </w:p>
    <w:p w:rsidRPr="00792EB8" w:rsidR="00FA3C9B" w:rsidP="00832C36" w:rsidRDefault="00FA3C9B" w14:paraId="132937A3" w14:textId="77777777">
      <w:pPr>
        <w:pStyle w:val="Prrafodelista"/>
        <w:numPr>
          <w:ilvl w:val="0"/>
          <w:numId w:val="1"/>
        </w:numPr>
        <w:jc w:val="both"/>
        <w:rPr>
          <w:rFonts w:ascii="Segoe UI" w:hAnsi="Segoe UI" w:eastAsia="Quattrocento Sans" w:cs="Segoe UI"/>
          <w:color w:val="000000" w:themeColor="text1"/>
        </w:rPr>
      </w:pPr>
      <w:r w:rsidRPr="00FA3C9B">
        <w:rPr>
          <w:rFonts w:ascii="Segoe UI" w:hAnsi="Segoe UI" w:eastAsia="Quattrocento Sans" w:cs="Segoe UI"/>
        </w:rPr>
        <w:t>No se incluye en el análisis la columna “__</w:t>
      </w:r>
      <w:proofErr w:type="spellStart"/>
      <w:r w:rsidRPr="00FA3C9B">
        <w:rPr>
          <w:rFonts w:ascii="Segoe UI" w:hAnsi="Segoe UI" w:eastAsia="Quattrocento Sans" w:cs="Segoe UI"/>
        </w:rPr>
        <w:t>null_dask_index</w:t>
      </w:r>
      <w:proofErr w:type="spellEnd"/>
      <w:r w:rsidRPr="00FA3C9B">
        <w:rPr>
          <w:rFonts w:ascii="Segoe UI" w:hAnsi="Segoe UI" w:eastAsia="Quattrocento Sans" w:cs="Segoe UI"/>
        </w:rPr>
        <w:t xml:space="preserve">__” puesto que solo es un id único para cada registro. </w:t>
      </w:r>
    </w:p>
    <w:p w:rsidRPr="007B3909" w:rsidR="00792EB8" w:rsidP="00832C36" w:rsidRDefault="00792EB8" w14:paraId="072E0261" w14:textId="1869246E">
      <w:pPr>
        <w:pStyle w:val="Prrafodelista"/>
        <w:numPr>
          <w:ilvl w:val="0"/>
          <w:numId w:val="1"/>
        </w:numPr>
        <w:jc w:val="both"/>
        <w:rPr>
          <w:rFonts w:ascii="Segoe UI" w:hAnsi="Segoe UI" w:eastAsia="Quattrocento Sans" w:cs="Segoe UI"/>
          <w:color w:val="000000" w:themeColor="text1"/>
        </w:rPr>
      </w:pPr>
      <w:r>
        <w:rPr>
          <w:rFonts w:ascii="Segoe UI" w:hAnsi="Segoe UI" w:eastAsia="Quattrocento Sans" w:cs="Segoe UI"/>
        </w:rPr>
        <w:t>No se cargaron los datos del 2023</w:t>
      </w:r>
      <w:r w:rsidR="007B3909">
        <w:rPr>
          <w:rFonts w:ascii="Segoe UI" w:hAnsi="Segoe UI" w:eastAsia="Quattrocento Sans" w:cs="Segoe UI"/>
        </w:rPr>
        <w:t>.</w:t>
      </w:r>
    </w:p>
    <w:p w:rsidRPr="00D357AD" w:rsidR="007B3909" w:rsidP="00832C36" w:rsidRDefault="007B3909" w14:paraId="71F238EA" w14:textId="67363F7A">
      <w:pPr>
        <w:pStyle w:val="Prrafodelista"/>
        <w:numPr>
          <w:ilvl w:val="0"/>
          <w:numId w:val="1"/>
        </w:numPr>
        <w:jc w:val="both"/>
        <w:rPr>
          <w:rFonts w:ascii="Segoe UI" w:hAnsi="Segoe UI" w:eastAsia="Quattrocento Sans" w:cs="Segoe UI"/>
          <w:color w:val="000000" w:themeColor="text1"/>
        </w:rPr>
      </w:pPr>
      <w:r>
        <w:rPr>
          <w:rFonts w:ascii="Segoe UI" w:hAnsi="Segoe UI" w:eastAsia="Quattrocento Sans" w:cs="Segoe UI"/>
        </w:rPr>
        <w:t>Hay múltiples inconsistencias de los datos iniciales</w:t>
      </w:r>
      <w:r w:rsidR="00265083">
        <w:rPr>
          <w:rFonts w:ascii="Segoe UI" w:hAnsi="Segoe UI" w:eastAsia="Quattrocento Sans" w:cs="Segoe UI"/>
        </w:rPr>
        <w:t>.</w:t>
      </w:r>
    </w:p>
    <w:p w:rsidRPr="00802238" w:rsidR="00D357AD" w:rsidP="00832C36" w:rsidRDefault="00607E3B" w14:paraId="43F0557C" w14:textId="2A69DC80">
      <w:pPr>
        <w:pStyle w:val="Prrafodelista"/>
        <w:numPr>
          <w:ilvl w:val="0"/>
          <w:numId w:val="1"/>
        </w:numPr>
        <w:jc w:val="both"/>
        <w:rPr>
          <w:rFonts w:ascii="Segoe UI" w:hAnsi="Segoe UI" w:eastAsia="Quattrocento Sans" w:cs="Segoe UI"/>
          <w:color w:val="000000" w:themeColor="text1"/>
        </w:rPr>
      </w:pPr>
      <w:r>
        <w:rPr>
          <w:rFonts w:ascii="Segoe UI" w:hAnsi="Segoe UI" w:eastAsia="Quattrocento Sans" w:cs="Segoe UI"/>
        </w:rPr>
        <w:t xml:space="preserve">Hay un gran </w:t>
      </w:r>
      <w:r w:rsidR="0040406F">
        <w:rPr>
          <w:rFonts w:ascii="Segoe UI" w:hAnsi="Segoe UI" w:eastAsia="Quattrocento Sans" w:cs="Segoe UI"/>
        </w:rPr>
        <w:t>número</w:t>
      </w:r>
      <w:r>
        <w:rPr>
          <w:rFonts w:ascii="Segoe UI" w:hAnsi="Segoe UI" w:eastAsia="Quattrocento Sans" w:cs="Segoe UI"/>
        </w:rPr>
        <w:t xml:space="preserve"> de registros con valores por defecto, en especial las relacionadas a códigos y fechas. </w:t>
      </w:r>
    </w:p>
    <w:p w:rsidRPr="00FE6A86" w:rsidR="00802238" w:rsidP="00792EB8" w:rsidRDefault="00802238" w14:paraId="69689083" w14:textId="421C6AAC">
      <w:pPr>
        <w:pStyle w:val="Prrafodelista"/>
        <w:jc w:val="both"/>
        <w:rPr>
          <w:rFonts w:ascii="Segoe UI" w:hAnsi="Segoe UI" w:eastAsia="Quattrocento Sans" w:cs="Segoe UI"/>
          <w:color w:val="000000" w:themeColor="text1"/>
        </w:rPr>
      </w:pPr>
    </w:p>
    <w:p w:rsidR="00FE6A86" w:rsidRDefault="00FE6A86" w14:paraId="74AA64D6" w14:textId="47EB65F2">
      <w:pPr>
        <w:rPr>
          <w:rFonts w:ascii="Segoe UI" w:hAnsi="Segoe UI" w:eastAsia="Quattrocento Sans" w:cs="Segoe UI"/>
        </w:rPr>
      </w:pPr>
      <w:r>
        <w:rPr>
          <w:rFonts w:ascii="Segoe UI" w:hAnsi="Segoe UI" w:eastAsia="Quattrocento Sans" w:cs="Segoe UI"/>
        </w:rPr>
        <w:br w:type="page"/>
      </w:r>
    </w:p>
    <w:p w:rsidR="005552AE" w:rsidP="005552AE" w:rsidRDefault="007E541E" w14:paraId="61105FDA" w14:textId="2FA35544">
      <w:pPr>
        <w:pStyle w:val="Ttulo2"/>
        <w:rPr>
          <w:rFonts w:ascii="Segoe UI" w:hAnsi="Segoe UI" w:cs="Segoe UI"/>
        </w:rPr>
      </w:pPr>
      <w:bookmarkStart w:name="_Toc164932075" w:id="285"/>
      <w:bookmarkStart w:name="_Toc165389898" w:id="286"/>
      <w:r w:rsidRPr="6E5F4326" w:rsidR="007E541E">
        <w:rPr>
          <w:rFonts w:ascii="Segoe UI" w:hAnsi="Segoe UI" w:cs="Segoe UI"/>
        </w:rPr>
        <w:t xml:space="preserve">3.4 </w:t>
      </w:r>
      <w:bookmarkEnd w:id="285"/>
      <w:commentRangeStart w:id="287"/>
      <w:r w:rsidRPr="6E5F4326" w:rsidR="007E7481">
        <w:rPr>
          <w:rFonts w:ascii="Segoe UI" w:hAnsi="Segoe UI" w:cs="Segoe UI"/>
        </w:rPr>
        <w:t>Análisis</w:t>
      </w:r>
      <w:r w:rsidRPr="6E5F4326" w:rsidR="00A90DD7">
        <w:rPr>
          <w:rFonts w:ascii="Segoe UI" w:hAnsi="Segoe UI" w:cs="Segoe UI"/>
        </w:rPr>
        <w:t xml:space="preserve"> de correlación</w:t>
      </w:r>
      <w:commentRangeEnd w:id="287"/>
      <w:r>
        <w:rPr>
          <w:rStyle w:val="CommentReference"/>
        </w:rPr>
        <w:commentReference w:id="287"/>
      </w:r>
      <w:bookmarkEnd w:id="286"/>
    </w:p>
    <w:p w:rsidR="005552AE" w:rsidP="00AB1B55" w:rsidRDefault="005552AE" w14:paraId="28E7D62E" w14:textId="77777777">
      <w:pPr>
        <w:rPr>
          <w:rFonts w:ascii="Segoe UI" w:hAnsi="Segoe UI" w:cs="Segoe UI"/>
        </w:rPr>
      </w:pPr>
    </w:p>
    <w:p w:rsidR="007E541E" w:rsidP="007E541E" w:rsidRDefault="0015774A" w14:paraId="7D9620BC" w14:textId="026BE9C2">
      <w:pPr>
        <w:jc w:val="both"/>
      </w:pPr>
      <w:r>
        <w:t>Para esta fuente de da</w:t>
      </w:r>
      <w:r w:rsidR="003B324C">
        <w:t>t</w:t>
      </w:r>
      <w:r>
        <w:t>os no se</w:t>
      </w:r>
      <w:r w:rsidR="007E541E">
        <w:t xml:space="preserve"> realizó una exploración de</w:t>
      </w:r>
      <w:r w:rsidRPr="00DB5F06" w:rsidR="007E541E">
        <w:t xml:space="preserve"> la relación entre pares de variables numéricas mediante el cálculo de </w:t>
      </w:r>
      <w:r w:rsidR="007E541E">
        <w:t xml:space="preserve">matriz </w:t>
      </w:r>
      <w:r w:rsidRPr="00DB5F06" w:rsidR="007E541E">
        <w:t>de correlación,</w:t>
      </w:r>
      <w:r>
        <w:t xml:space="preserve"> </w:t>
      </w:r>
      <w:r w:rsidR="003B324C">
        <w:t>porque</w:t>
      </w:r>
      <w:r>
        <w:t xml:space="preserve"> </w:t>
      </w:r>
      <w:r w:rsidR="003B324C">
        <w:t>la mayoría de</w:t>
      </w:r>
      <w:r>
        <w:t xml:space="preserve"> las variables fueron catalogadas como categóricas. </w:t>
      </w:r>
    </w:p>
    <w:p w:rsidR="00860FC8" w:rsidRDefault="00860FC8" w14:paraId="6994D541" w14:textId="77777777">
      <w:r>
        <w:br w:type="page"/>
      </w:r>
    </w:p>
    <w:p w:rsidR="007E541E" w:rsidP="00860FC8" w:rsidRDefault="007E541E" w14:paraId="4610355B" w14:textId="77777777">
      <w:pPr>
        <w:pStyle w:val="Prrafodelista"/>
      </w:pPr>
    </w:p>
    <w:p w:rsidRPr="00860FC8" w:rsidR="00670A8A" w:rsidP="00860FC8" w:rsidRDefault="00670A8A" w14:paraId="363DD3D8" w14:textId="54DC53C5">
      <w:pPr>
        <w:pStyle w:val="Prrafodelista"/>
        <w:ind w:left="730"/>
        <w:rPr>
          <w:rFonts w:ascii="Segoe UI" w:hAnsi="Segoe UI" w:eastAsia="Cambria" w:cs="Segoe UI"/>
          <w:color w:val="2E75B5"/>
          <w:sz w:val="32"/>
        </w:rPr>
      </w:pPr>
    </w:p>
    <w:sectPr w:rsidRPr="00860FC8" w:rsidR="00670A8A">
      <w:footerReference w:type="even" r:id="rId86"/>
      <w:footerReference w:type="default" r:id="rId87"/>
      <w:footerReference w:type="first" r:id="rId88"/>
      <w:pgSz w:w="12240" w:h="15840" w:orient="portrait"/>
      <w:pgMar w:top="1446" w:right="1447" w:bottom="1448" w:left="1440" w:header="720" w:footer="300" w:gutter="0"/>
      <w:pgNumType w:start="1"/>
      <w:cols w:space="720"/>
      <w:titlePg/>
      <w:headerReference w:type="default" r:id="R18d41217004a410a"/>
      <w:headerReference w:type="first" r:id="Radc3a14abfbd474b"/>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LC" w:author="Luis Carlos Chicaíza Rojas" w:date="2024-04-30T17:18:00Z" w:id="0">
    <w:p w:rsidR="00DC001B" w:rsidP="00DC001B" w:rsidRDefault="00DC001B" w14:paraId="42D99B45" w14:textId="2EC3A5E5">
      <w:pPr>
        <w:pStyle w:val="Textocomentario"/>
      </w:pPr>
      <w:r>
        <w:rPr>
          <w:rStyle w:val="Refdecomentario"/>
        </w:rPr>
        <w:annotationRef/>
      </w:r>
      <w:r>
        <w:fldChar w:fldCharType="begin"/>
      </w:r>
      <w:r>
        <w:instrText>HYPERLINK "mailto:lideranalitica1@alianzacaoba.co"</w:instrText>
      </w:r>
      <w:bookmarkStart w:name="_@_8D88DE8365894976A9ED1EB4C51AB7D0Z" w:id="1"/>
      <w:r>
        <w:fldChar w:fldCharType="separate"/>
      </w:r>
      <w:bookmarkEnd w:id="1"/>
      <w:r w:rsidRPr="00DC001B">
        <w:rPr>
          <w:rStyle w:val="Mencionar"/>
          <w:noProof/>
        </w:rPr>
        <w:t>@Pedro</w:t>
      </w:r>
      <w:r>
        <w:fldChar w:fldCharType="end"/>
      </w:r>
      <w:r>
        <w:t xml:space="preserve"> por favor revisar los comentarios y las partes resaltadas. </w:t>
      </w:r>
    </w:p>
  </w:comment>
  <w:comment w:initials="" w:author="Luis Carlos Chicaíza Rojas" w:date="2024-03-21T17:43:00Z" w:id="11">
    <w:p w:rsidR="00BF7A40" w:rsidRDefault="006B2613" w14:paraId="00000305" w14:textId="4BE59099">
      <w:pPr>
        <w:widowControl w:val="0"/>
        <w:pBdr>
          <w:top w:val="nil"/>
          <w:left w:val="nil"/>
          <w:bottom w:val="nil"/>
          <w:right w:val="nil"/>
          <w:between w:val="nil"/>
        </w:pBdr>
        <w:spacing w:after="0" w:line="240" w:lineRule="auto"/>
        <w:rPr>
          <w:rFonts w:ascii="Arial" w:hAnsi="Arial" w:eastAsia="Arial" w:cs="Arial"/>
        </w:rPr>
      </w:pPr>
      <w:r>
        <w:rPr>
          <w:rFonts w:ascii="Arial" w:hAnsi="Arial" w:eastAsia="Arial" w:cs="Arial"/>
        </w:rPr>
        <w:t>Preguntar la fuente original</w:t>
      </w:r>
      <w:r>
        <w:rPr>
          <w:rStyle w:val="Refdecomentario"/>
        </w:rPr>
        <w:annotationRef/>
      </w:r>
    </w:p>
  </w:comment>
  <w:comment w:initials="LC" w:author="Luis Carlos Chicaíza Rojas" w:date="2024-04-30T13:00:00Z" w:id="30">
    <w:p w:rsidR="00DF0E79" w:rsidP="00DF0E79" w:rsidRDefault="00DF0E79" w14:paraId="6A9445B2" w14:textId="77777777">
      <w:pPr>
        <w:pStyle w:val="Textocomentario"/>
      </w:pPr>
      <w:r>
        <w:rPr>
          <w:rStyle w:val="Refdecomentario"/>
        </w:rPr>
        <w:annotationRef/>
      </w:r>
      <w:r>
        <w:t>Es la Cantidad de registros del 2008 al 2022 que fueron cargados desde la carpeta parquet.</w:t>
      </w:r>
    </w:p>
  </w:comment>
  <w:comment w:initials="LC" w:author="Luis Carlos Chicaíza Rojas" w:date="2024-04-25T13:43:00Z" w:id="32">
    <w:p w:rsidR="00BA39C3" w:rsidP="00BA39C3" w:rsidRDefault="00BA39C3" w14:paraId="1B610125" w14:textId="49C35F40">
      <w:pPr>
        <w:pStyle w:val="Textocomentario"/>
      </w:pPr>
      <w:r>
        <w:rPr>
          <w:rStyle w:val="Refdecomentario"/>
        </w:rPr>
        <w:annotationRef/>
      </w:r>
      <w:r>
        <w:t>Validar fecha</w:t>
      </w:r>
    </w:p>
  </w:comment>
  <w:comment w:initials="JC" w:author="Johan Manuel Calderon Rodriguez" w:date="2024-05-08T08:15:00Z" w:id="33">
    <w:p w:rsidR="00D558F8" w:rsidP="00D558F8" w:rsidRDefault="00D558F8" w14:paraId="1A890CC1" w14:textId="77777777">
      <w:pPr>
        <w:pStyle w:val="Textocomentario"/>
      </w:pPr>
      <w:r>
        <w:rPr>
          <w:rStyle w:val="Refdecomentario"/>
        </w:rPr>
        <w:annotationRef/>
      </w:r>
      <w:r>
        <w:t>Fecha correcta</w:t>
      </w:r>
    </w:p>
  </w:comment>
  <w:comment w:initials="JC" w:author="Johan Manuel Calderon Rodriguez" w:date="2024-05-08T08:22:00Z" w:id="34">
    <w:p w:rsidR="0025795B" w:rsidP="0025795B" w:rsidRDefault="0025795B" w14:paraId="73EED144" w14:textId="77777777">
      <w:pPr>
        <w:pStyle w:val="Textocomentario"/>
      </w:pPr>
      <w:r>
        <w:rPr>
          <w:rStyle w:val="Refdecomentario"/>
        </w:rPr>
        <w:annotationRef/>
      </w:r>
      <w:r>
        <w:t>¿Asi esta o es un error?</w:t>
      </w:r>
    </w:p>
  </w:comment>
  <w:comment w:initials="LC" w:author="Luis Carlos Chicaíza Rojas" w:date="2024-05-08T18:24:00Z" w:id="35">
    <w:p w:rsidR="00C851E1" w:rsidP="00C851E1" w:rsidRDefault="00C851E1" w14:paraId="60989E06" w14:textId="77777777">
      <w:pPr>
        <w:pStyle w:val="Textocomentario"/>
      </w:pPr>
      <w:r>
        <w:rPr>
          <w:rStyle w:val="Refdecomentario"/>
        </w:rPr>
        <w:annotationRef/>
      </w:r>
      <w:r>
        <w:t xml:space="preserve">Así esta en la fuente original </w:t>
      </w:r>
    </w:p>
  </w:comment>
  <w:comment w:initials="JC" w:author="Johan Manuel Calderon Rodriguez" w:date="2024-05-08T08:27:00Z" w:id="36">
    <w:p w:rsidR="0025795B" w:rsidP="0025795B" w:rsidRDefault="0025795B" w14:paraId="69B5583B" w14:textId="1C0C816E">
      <w:pPr>
        <w:pStyle w:val="Textocomentario"/>
      </w:pPr>
      <w:r>
        <w:rPr>
          <w:rStyle w:val="Refdecomentario"/>
        </w:rPr>
        <w:annotationRef/>
      </w:r>
      <w:r>
        <w:t>Sin embargo, la desviación estándar es gigante</w:t>
      </w:r>
    </w:p>
  </w:comment>
  <w:comment w:initials="LC" w:author="Luis Carlos Chicaíza Rojas" w:date="2024-05-08T18:24:00Z" w:id="37">
    <w:p w:rsidR="00B54436" w:rsidP="00B54436" w:rsidRDefault="00B54436" w14:paraId="069D1DD5" w14:textId="77777777">
      <w:pPr>
        <w:pStyle w:val="Textocomentario"/>
      </w:pPr>
      <w:r>
        <w:rPr>
          <w:rStyle w:val="Refdecomentario"/>
        </w:rPr>
        <w:annotationRef/>
      </w:r>
      <w:r>
        <w:t xml:space="preserve">Probablemente es por la calidad de los datos cargados. Hay datos atípicos. </w:t>
      </w:r>
    </w:p>
  </w:comment>
  <w:comment w:initials="JC" w:author="Johan Manuel Calderon Rodriguez" w:date="2024-05-08T08:29:00Z" w:id="38">
    <w:p w:rsidR="0025795B" w:rsidP="0025795B" w:rsidRDefault="0025795B" w14:paraId="4EB3EDD5" w14:textId="39231387">
      <w:pPr>
        <w:pStyle w:val="Textocomentario"/>
      </w:pPr>
      <w:r>
        <w:rPr>
          <w:rStyle w:val="Refdecomentario"/>
        </w:rPr>
        <w:annotationRef/>
      </w:r>
      <w:r>
        <w:t>Esto hace que se deba tener mucho cuidado con el análisis de la columna anterior. Posiblemente para la preparación de los datos toque crear una sola columna en una misma unidad de tiempo para la edad.</w:t>
      </w:r>
    </w:p>
  </w:comment>
  <w:comment w:initials="LC" w:author="Luis Carlos Chicaíza Rojas" w:date="2024-05-08T18:26:00Z" w:id="39">
    <w:p w:rsidR="00711177" w:rsidP="00711177" w:rsidRDefault="00711177" w14:paraId="34AB74B2" w14:textId="77777777">
      <w:pPr>
        <w:pStyle w:val="Textocomentario"/>
      </w:pPr>
      <w:r>
        <w:rPr>
          <w:rStyle w:val="Refdecomentario"/>
        </w:rPr>
        <w:annotationRef/>
      </w:r>
      <w:r>
        <w:t xml:space="preserve">De acuerdo </w:t>
      </w:r>
    </w:p>
  </w:comment>
  <w:comment w:initials="JC" w:author="Johan Manuel Calderon Rodriguez" w:date="2024-05-08T08:36:00Z" w:id="41">
    <w:p w:rsidR="007069A8" w:rsidP="007069A8" w:rsidRDefault="007069A8" w14:paraId="42FDB53E" w14:textId="1909000D">
      <w:pPr>
        <w:pStyle w:val="Textocomentario"/>
      </w:pPr>
      <w:r>
        <w:rPr>
          <w:rStyle w:val="Refdecomentario"/>
        </w:rPr>
        <w:annotationRef/>
      </w:r>
      <w:r>
        <w:t>Es posible hacer este análisis cuando coincidan las columnas. Sin tener el conjunto completo de los datos de cada columna creo que no se puede encontrar ninguna tendencia en los datos.</w:t>
      </w:r>
    </w:p>
  </w:comment>
  <w:comment w:initials="LC" w:author="Luis Carlos Chicaíza Rojas" w:date="2024-05-08T18:27:00Z" w:id="42">
    <w:p w:rsidR="00695662" w:rsidP="00695662" w:rsidRDefault="00695662" w14:paraId="343A83F0" w14:textId="77777777">
      <w:pPr>
        <w:pStyle w:val="Textocomentario"/>
      </w:pPr>
      <w:r>
        <w:rPr>
          <w:rStyle w:val="Refdecomentario"/>
        </w:rPr>
        <w:annotationRef/>
      </w:r>
      <w:r>
        <w:t>De acuerdo, los datos presentan muchas inconsistencias que afectan el análisis de algunas columnas.</w:t>
      </w:r>
    </w:p>
  </w:comment>
  <w:comment w:initials="JC" w:author="Johan Manuel Calderon Rodriguez" w:date="2024-05-08T08:35:00Z" w:id="43">
    <w:p w:rsidR="007069A8" w:rsidP="007069A8" w:rsidRDefault="007069A8" w14:paraId="30E507FF" w14:textId="6DE26633">
      <w:pPr>
        <w:pStyle w:val="Textocomentario"/>
      </w:pPr>
      <w:r>
        <w:rPr>
          <w:rStyle w:val="Refdecomentario"/>
        </w:rPr>
        <w:annotationRef/>
      </w:r>
      <w:r>
        <w:t>Es posible hacer este análisis cuando coincidan las columnas. Sin tener el conjunto completo de los datos de cada columna creo que no se puede encontrar ninguna tendencia en los datos.</w:t>
      </w:r>
    </w:p>
  </w:comment>
  <w:comment w:initials="LC" w:author="Luis Carlos Chicaíza Rojas" w:date="2024-05-08T18:28:00Z" w:id="44">
    <w:p w:rsidR="00695662" w:rsidP="00695662" w:rsidRDefault="00695662" w14:paraId="515B21E9" w14:textId="77777777">
      <w:pPr>
        <w:pStyle w:val="Textocomentario"/>
      </w:pPr>
      <w:r>
        <w:rPr>
          <w:rStyle w:val="Refdecomentario"/>
        </w:rPr>
        <w:annotationRef/>
      </w:r>
      <w:r>
        <w:t>De acuerdo, los datos presentan muchas inconsistencias que afectan el análisis de algunas columnas.</w:t>
      </w:r>
    </w:p>
  </w:comment>
  <w:comment w:initials="JC" w:author="Johan Manuel Calderon Rodriguez" w:date="2024-05-08T08:36:00Z" w:id="45">
    <w:p w:rsidR="007069A8" w:rsidP="007069A8" w:rsidRDefault="007069A8" w14:paraId="5C2E62AC" w14:textId="49B651AB">
      <w:pPr>
        <w:pStyle w:val="Textocomentario"/>
      </w:pPr>
      <w:r>
        <w:rPr>
          <w:rStyle w:val="Refdecomentario"/>
        </w:rPr>
        <w:annotationRef/>
      </w:r>
      <w:r>
        <w:t>Igual que en el comentario anterior</w:t>
      </w:r>
    </w:p>
  </w:comment>
  <w:comment w:initials="LC" w:author="Luis Carlos Chicaíza Rojas" w:date="2024-05-08T18:28:00Z" w:id="46">
    <w:p w:rsidR="00C64F84" w:rsidP="00C64F84" w:rsidRDefault="00C64F84" w14:paraId="442FC2B2" w14:textId="77777777">
      <w:pPr>
        <w:pStyle w:val="Textocomentario"/>
      </w:pPr>
      <w:r>
        <w:rPr>
          <w:rStyle w:val="Refdecomentario"/>
        </w:rPr>
        <w:annotationRef/>
      </w:r>
      <w:r>
        <w:t>De acuerdo, los datos presentan muchas inconsistencias que afectan el análisis de algunas columnas.</w:t>
      </w:r>
    </w:p>
  </w:comment>
  <w:comment w:initials="JC" w:author="Johan Manuel Calderon Rodriguez" w:date="2024-05-08T08:37:00Z" w:id="47">
    <w:p w:rsidR="007069A8" w:rsidP="007069A8" w:rsidRDefault="007069A8" w14:paraId="3C98EED5" w14:textId="38C1755F">
      <w:pPr>
        <w:pStyle w:val="Textocomentario"/>
      </w:pPr>
      <w:r>
        <w:rPr>
          <w:rStyle w:val="Refdecomentario"/>
        </w:rPr>
        <w:annotationRef/>
      </w:r>
      <w:r>
        <w:t>Igual que en el comentario anterior</w:t>
      </w:r>
    </w:p>
  </w:comment>
  <w:comment w:initials="LC" w:author="Luis Carlos Chicaíza Rojas" w:date="2024-05-08T18:28:00Z" w:id="48">
    <w:p w:rsidR="00C64F84" w:rsidP="00C64F84" w:rsidRDefault="00C64F84" w14:paraId="42D3616D" w14:textId="77777777">
      <w:pPr>
        <w:pStyle w:val="Textocomentario"/>
      </w:pPr>
      <w:r>
        <w:rPr>
          <w:rStyle w:val="Refdecomentario"/>
        </w:rPr>
        <w:annotationRef/>
      </w:r>
      <w:r>
        <w:t>De acuerdo, los datos presentan muchas inconsistencias que afectan el análisis de algunas columnas.</w:t>
      </w:r>
    </w:p>
  </w:comment>
  <w:comment w:initials="JC" w:author="Johan Manuel Calderon Rodriguez" w:date="2024-05-08T08:37:00Z" w:id="50">
    <w:p w:rsidR="007069A8" w:rsidP="007069A8" w:rsidRDefault="007069A8" w14:paraId="453464D5" w14:textId="740CB735">
      <w:pPr>
        <w:pStyle w:val="Textocomentario"/>
      </w:pPr>
      <w:r>
        <w:rPr>
          <w:rStyle w:val="Refdecomentario"/>
        </w:rPr>
        <w:annotationRef/>
      </w:r>
      <w:r>
        <w:t>Igual que en el comentario anterior</w:t>
      </w:r>
    </w:p>
  </w:comment>
  <w:comment w:initials="LC" w:author="Luis Carlos Chicaíza Rojas" w:date="2024-05-08T18:28:00Z" w:id="51">
    <w:p w:rsidR="00C64F84" w:rsidP="00C64F84" w:rsidRDefault="00C64F84" w14:paraId="6055AFA5" w14:textId="77777777">
      <w:pPr>
        <w:pStyle w:val="Textocomentario"/>
      </w:pPr>
      <w:r>
        <w:rPr>
          <w:rStyle w:val="Refdecomentario"/>
        </w:rPr>
        <w:annotationRef/>
      </w:r>
      <w:r>
        <w:t>De acuerdo, los datos presentan muchas inconsistencias que afectan el análisis de algunas columnas.</w:t>
      </w:r>
    </w:p>
  </w:comment>
  <w:comment w:initials="JC" w:author="Johan Manuel Calderon Rodriguez" w:date="2024-05-08T08:38:00Z" w:id="52">
    <w:p w:rsidR="007069A8" w:rsidP="007069A8" w:rsidRDefault="007069A8" w14:paraId="2C97945B" w14:textId="750306C9">
      <w:pPr>
        <w:pStyle w:val="Textocomentario"/>
      </w:pPr>
      <w:r>
        <w:rPr>
          <w:rStyle w:val="Refdecomentario"/>
        </w:rPr>
        <w:annotationRef/>
      </w:r>
      <w:r>
        <w:t>Igual que en el comentario anterior</w:t>
      </w:r>
    </w:p>
  </w:comment>
  <w:comment w:initials="LC" w:author="Luis Carlos Chicaíza Rojas" w:date="2024-05-08T18:28:00Z" w:id="53">
    <w:p w:rsidR="00C64F84" w:rsidP="00C64F84" w:rsidRDefault="00C64F84" w14:paraId="58259FDA" w14:textId="77777777">
      <w:pPr>
        <w:pStyle w:val="Textocomentario"/>
      </w:pPr>
      <w:r>
        <w:rPr>
          <w:rStyle w:val="Refdecomentario"/>
        </w:rPr>
        <w:annotationRef/>
      </w:r>
      <w:r>
        <w:t>De acuerdo, los datos presentan muchas inconsistencias que afectan el análisis de algunas columnas.</w:t>
      </w:r>
    </w:p>
  </w:comment>
  <w:comment w:initials="JC" w:author="Johan Manuel Calderon Rodriguez" w:date="2024-05-08T08:38:00Z" w:id="54">
    <w:p w:rsidR="007069A8" w:rsidP="007069A8" w:rsidRDefault="007069A8" w14:paraId="20F3D2EC" w14:textId="04AF927C">
      <w:pPr>
        <w:pStyle w:val="Textocomentario"/>
      </w:pPr>
      <w:r>
        <w:rPr>
          <w:rStyle w:val="Refdecomentario"/>
        </w:rPr>
        <w:annotationRef/>
      </w:r>
      <w:r>
        <w:t>Igual que en el comentario anterior</w:t>
      </w:r>
    </w:p>
  </w:comment>
  <w:comment w:initials="LC" w:author="Luis Carlos Chicaíza Rojas" w:date="2024-05-08T18:28:00Z" w:id="55">
    <w:p w:rsidR="00C64F84" w:rsidP="00C64F84" w:rsidRDefault="00C64F84" w14:paraId="774351EA" w14:textId="77777777">
      <w:pPr>
        <w:pStyle w:val="Textocomentario"/>
      </w:pPr>
      <w:r>
        <w:rPr>
          <w:rStyle w:val="Refdecomentario"/>
        </w:rPr>
        <w:annotationRef/>
      </w:r>
      <w:r>
        <w:t>De acuerdo, los datos presentan muchas inconsistencias que afectan el análisis de algunas columnas.</w:t>
      </w:r>
    </w:p>
  </w:comment>
  <w:comment w:initials="JC" w:author="Johan Manuel Calderon Rodriguez" w:date="2024-05-08T08:39:00Z" w:id="56">
    <w:p w:rsidR="007069A8" w:rsidP="007069A8" w:rsidRDefault="007069A8" w14:paraId="6A37AA35" w14:textId="646E0BCC">
      <w:pPr>
        <w:pStyle w:val="Textocomentario"/>
      </w:pPr>
      <w:r>
        <w:rPr>
          <w:rStyle w:val="Refdecomentario"/>
        </w:rPr>
        <w:annotationRef/>
      </w:r>
      <w:r>
        <w:t>¿Se encontró algo acá?</w:t>
      </w:r>
    </w:p>
  </w:comment>
  <w:comment w:initials="LC" w:author="Luis Carlos Chicaíza Rojas" w:date="2024-05-08T18:33:00Z" w:id="57">
    <w:p w:rsidR="00352535" w:rsidP="00352535" w:rsidRDefault="00352535" w14:paraId="29DAF4E5" w14:textId="77777777">
      <w:pPr>
        <w:pStyle w:val="Textocomentario"/>
      </w:pPr>
      <w:r>
        <w:rPr>
          <w:rStyle w:val="Refdecomentario"/>
        </w:rPr>
        <w:annotationRef/>
      </w:r>
      <w:r>
        <w:t xml:space="preserve">En general la fecha predeterminada, ahora se  menciona en las observaciones. </w:t>
      </w:r>
    </w:p>
  </w:comment>
  <w:comment w:initials="JC" w:author="Johan Manuel Calderon Rodriguez" w:date="2024-05-08T08:40:00Z" w:id="70">
    <w:p w:rsidR="009754F0" w:rsidP="009754F0" w:rsidRDefault="009754F0" w14:paraId="4C13843A" w14:textId="188C3146">
      <w:pPr>
        <w:pStyle w:val="Textocomentario"/>
      </w:pPr>
      <w:r>
        <w:rPr>
          <w:rStyle w:val="Refdecomentario"/>
        </w:rPr>
        <w:annotationRef/>
      </w:r>
      <w:r>
        <w:t>Igual que en el comentario anterior cuando se presenta esta situación.</w:t>
      </w:r>
    </w:p>
  </w:comment>
  <w:comment w:initials="LC" w:author="Luis Carlos Chicaíza Rojas" w:date="2024-05-08T18:33:00Z" w:id="71">
    <w:p w:rsidR="00C334E9" w:rsidP="00C334E9" w:rsidRDefault="00C334E9" w14:paraId="0315A829" w14:textId="77777777">
      <w:pPr>
        <w:pStyle w:val="Textocomentario"/>
      </w:pPr>
      <w:r>
        <w:rPr>
          <w:rStyle w:val="Refdecomentario"/>
        </w:rPr>
        <w:annotationRef/>
      </w:r>
      <w:r>
        <w:t>De acuerdo, los datos presentan muchas inconsistencias que afectan el análisis de algunas columnas.</w:t>
      </w:r>
    </w:p>
  </w:comment>
  <w:comment w:initials="JC" w:author="Johan Manuel Calderon Rodriguez" w:date="2024-05-08T08:46:00Z" w:id="75">
    <w:p w:rsidR="009754F0" w:rsidP="009754F0" w:rsidRDefault="009754F0" w14:paraId="7F4509C7" w14:textId="4E245AE0">
      <w:pPr>
        <w:pStyle w:val="Textocomentario"/>
      </w:pPr>
      <w:r>
        <w:rPr>
          <w:rStyle w:val="Refdecomentario"/>
        </w:rPr>
        <w:annotationRef/>
      </w:r>
      <w:r>
        <w:t>Adjunto en el correo de la revisión un diccionario de datos que les permita entender los títulos de algunos campos.</w:t>
      </w:r>
    </w:p>
  </w:comment>
  <w:comment w:initials="LC" w:author="Luis Carlos Chicaíza Rojas" w:date="2024-05-08T18:37:00Z" w:id="76">
    <w:p w:rsidR="003C48AB" w:rsidP="003C48AB" w:rsidRDefault="003C48AB" w14:paraId="3CE797CC" w14:textId="77777777">
      <w:pPr>
        <w:pStyle w:val="Textocomentario"/>
      </w:pPr>
      <w:r>
        <w:rPr>
          <w:rStyle w:val="Refdecomentario"/>
        </w:rPr>
        <w:annotationRef/>
      </w:r>
      <w:r>
        <w:t>De actualiza descripción</w:t>
      </w:r>
    </w:p>
  </w:comment>
  <w:comment w:initials="JC" w:author="Johan Manuel Calderon Rodriguez" w:date="2024-05-08T08:46:00Z" w:id="93">
    <w:p w:rsidR="009754F0" w:rsidP="009754F0" w:rsidRDefault="009754F0" w14:paraId="4C755E35" w14:textId="5BAF4749">
      <w:pPr>
        <w:pStyle w:val="Textocomentario"/>
      </w:pPr>
      <w:r>
        <w:rPr>
          <w:rStyle w:val="Refdecomentario"/>
        </w:rPr>
        <w:annotationRef/>
      </w:r>
      <w:r>
        <w:t>Adjunto en el correo de la revisión un diccionario de datos que les permita entender los títulos de algunos campos.</w:t>
      </w:r>
    </w:p>
  </w:comment>
  <w:comment w:initials="LC" w:author="Luis Carlos Chicaíza Rojas" w:date="2024-05-08T19:16:00Z" w:id="94">
    <w:p w:rsidR="006C6792" w:rsidP="006C6792" w:rsidRDefault="006C6792" w14:paraId="45EC1B26" w14:textId="77777777">
      <w:pPr>
        <w:pStyle w:val="Textocomentario"/>
      </w:pPr>
      <w:r>
        <w:rPr>
          <w:rStyle w:val="Refdecomentario"/>
        </w:rPr>
        <w:annotationRef/>
      </w:r>
      <w:r>
        <w:t xml:space="preserve">Se realizan correcciones con respecto a la información del diccionario de datos. </w:t>
      </w:r>
    </w:p>
  </w:comment>
  <w:comment w:initials="JC" w:author="Johan Manuel Calderon Rodriguez" w:date="2024-05-08T08:47:00Z" w:id="116">
    <w:p w:rsidR="009754F0" w:rsidP="009754F0" w:rsidRDefault="009754F0" w14:paraId="30EB3F0F" w14:textId="43784CB5">
      <w:pPr>
        <w:pStyle w:val="Textocomentario"/>
      </w:pPr>
      <w:r>
        <w:rPr>
          <w:rStyle w:val="Refdecomentario"/>
        </w:rPr>
        <w:annotationRef/>
      </w:r>
      <w:r>
        <w:t>Adjunto en el correo de la revisión un diccionario de datos que les permita entender los títulos de algunos campos.</w:t>
      </w:r>
    </w:p>
  </w:comment>
  <w:comment w:initials="LC" w:author="Luis Carlos Chicaíza Rojas" w:date="2024-05-08T19:16:00Z" w:id="117">
    <w:p w:rsidR="006C6792" w:rsidP="006C6792" w:rsidRDefault="006C6792" w14:paraId="76F3845F" w14:textId="77777777">
      <w:pPr>
        <w:pStyle w:val="Textocomentario"/>
      </w:pPr>
      <w:r>
        <w:rPr>
          <w:rStyle w:val="Refdecomentario"/>
        </w:rPr>
        <w:annotationRef/>
      </w:r>
      <w:r>
        <w:t xml:space="preserve">Se realizan correcciones con respecto a la información del diccionario de datos. </w:t>
      </w:r>
    </w:p>
  </w:comment>
  <w:comment w:initials="LC" w:author="Luis Carlos Chicaíza Rojas" w:date="2024-05-08T19:08:00Z" w:id="142">
    <w:p w:rsidR="00914904" w:rsidP="00914904" w:rsidRDefault="00914904" w14:paraId="2CAB5537" w14:textId="765CD932">
      <w:pPr>
        <w:pStyle w:val="Textocomentario"/>
      </w:pPr>
      <w:r>
        <w:rPr>
          <w:rStyle w:val="Refdecomentario"/>
        </w:rPr>
        <w:annotationRef/>
      </w:r>
      <w:r>
        <w:rPr>
          <w:color w:val="404040"/>
        </w:rPr>
        <w:t>Se menciona variable en diccionario de datos como GP_GESTAN</w:t>
      </w:r>
    </w:p>
  </w:comment>
  <w:comment w:initials="LC" w:author="Luis Carlos Chicaíza Rojas" w:date="2024-05-08T18:57:00Z" w:id="153">
    <w:p w:rsidR="008178D3" w:rsidP="008178D3" w:rsidRDefault="008178D3" w14:paraId="711DD72E" w14:textId="30D15BDF">
      <w:pPr>
        <w:pStyle w:val="Textocomentario"/>
      </w:pPr>
      <w:r>
        <w:rPr>
          <w:rStyle w:val="Refdecomentario"/>
        </w:rPr>
        <w:annotationRef/>
      </w:r>
      <w:r>
        <w:fldChar w:fldCharType="begin"/>
      </w:r>
      <w:r>
        <w:instrText>HYPERLINK "mailto:ex-jmcalderon@javeriana.edu.co"</w:instrText>
      </w:r>
      <w:bookmarkStart w:name="_@_C01E28EEBC7B434A807AA908196F5E1EZ" w:id="154"/>
      <w:r>
        <w:fldChar w:fldCharType="separate"/>
      </w:r>
      <w:bookmarkEnd w:id="154"/>
      <w:r w:rsidRPr="008178D3">
        <w:rPr>
          <w:rStyle w:val="Mencionar"/>
          <w:noProof/>
        </w:rPr>
        <w:t>@Johan Manuel Calderon Rodriguez</w:t>
      </w:r>
      <w:r>
        <w:fldChar w:fldCharType="end"/>
      </w:r>
      <w:r>
        <w:t xml:space="preserve">  en el diccionario de datos esta GP_INDIGEN que corresponde a habitante de calle, pero aquí se define como indígenas, hay una variable NOM_GRUPO que se refiere  al nombre del grupo indígena de pertenencia, ¿cual sería la asignación correcta? </w:t>
      </w:r>
    </w:p>
  </w:comment>
  <w:comment w:initials="LC" w:author="Luis Carlos Chicaíza Rojas" w:date="2024-05-08T18:58:00Z" w:id="168">
    <w:p w:rsidR="009D3160" w:rsidP="009D3160" w:rsidRDefault="009D3160" w14:paraId="2944D316" w14:textId="77777777">
      <w:pPr>
        <w:pStyle w:val="Textocomentario"/>
      </w:pPr>
      <w:r>
        <w:rPr>
          <w:rStyle w:val="Refdecomentario"/>
        </w:rPr>
        <w:annotationRef/>
      </w:r>
      <w:r>
        <w:rPr>
          <w:color w:val="404040"/>
        </w:rPr>
        <w:t xml:space="preserve">Se menciona variable como GP_POBICFB </w:t>
      </w:r>
    </w:p>
  </w:comment>
  <w:comment w:initials="LC" w:author="Luis Carlos Chicaíza Rojas" w:date="2024-05-08T19:06:00Z" w:id="184">
    <w:p w:rsidR="0055099A" w:rsidP="0055099A" w:rsidRDefault="0055099A" w14:paraId="7AB0DFCF" w14:textId="77777777">
      <w:pPr>
        <w:pStyle w:val="Textocomentario"/>
      </w:pPr>
      <w:r>
        <w:rPr>
          <w:rStyle w:val="Refdecomentario"/>
        </w:rPr>
        <w:annotationRef/>
      </w:r>
      <w:r>
        <w:rPr>
          <w:color w:val="404040"/>
        </w:rPr>
        <w:t>Se menciona variable en diccionario de datos como GP_MAD_COM</w:t>
      </w:r>
    </w:p>
  </w:comment>
  <w:comment w:initials="LC" w:author="Luis Carlos Chicaíza Rojas" w:date="2024-05-08T19:06:00Z" w:id="194">
    <w:p w:rsidR="004C4F01" w:rsidP="004C4F01" w:rsidRDefault="004C4F01" w14:paraId="51D1244F" w14:textId="709DCC52">
      <w:pPr>
        <w:pStyle w:val="Textocomentario"/>
      </w:pPr>
      <w:r>
        <w:rPr>
          <w:rStyle w:val="Refdecomentario"/>
        </w:rPr>
        <w:annotationRef/>
      </w:r>
      <w:r>
        <w:rPr>
          <w:color w:val="404040"/>
        </w:rPr>
        <w:t>GP_DESMOVI</w:t>
      </w:r>
    </w:p>
  </w:comment>
  <w:comment w:initials="LC" w:author="Luis Carlos Chicaíza Rojas" w:date="2024-05-08T19:05:00Z" w:id="204">
    <w:p w:rsidR="006C6792" w:rsidP="006C6792" w:rsidRDefault="004C4F01" w14:paraId="7219325A" w14:textId="77777777">
      <w:pPr>
        <w:pStyle w:val="Textocomentario"/>
      </w:pPr>
      <w:r>
        <w:rPr>
          <w:rStyle w:val="Refdecomentario"/>
        </w:rPr>
        <w:annotationRef/>
      </w:r>
      <w:r w:rsidR="006C6792">
        <w:rPr>
          <w:color w:val="404040"/>
        </w:rPr>
        <w:t>Se menciona variable en diccionario de datos como  GP_VIC_VIO</w:t>
      </w:r>
    </w:p>
  </w:comment>
  <w:comment w:initials="LC" w:author="Luis Carlos Chicaíza Rojas" w:date="2024-05-08T19:20:00Z" w:id="213">
    <w:p w:rsidR="003D08D9" w:rsidP="003D08D9" w:rsidRDefault="00EA1AD0" w14:paraId="793204B4" w14:textId="77777777">
      <w:pPr>
        <w:pStyle w:val="Textocomentario"/>
      </w:pPr>
      <w:r>
        <w:rPr>
          <w:rStyle w:val="Refdecomentario"/>
        </w:rPr>
        <w:annotationRef/>
      </w:r>
      <w:r w:rsidR="003D08D9">
        <w:t xml:space="preserve"> Se menciona variable en diccionario de datos como COD_PAIS_O</w:t>
      </w:r>
    </w:p>
  </w:comment>
  <w:comment w:initials="JC" w:author="Johan Manuel Calderon Rodriguez" w:date="2024-05-08T08:50:00Z" w:id="215">
    <w:p w:rsidR="00E61EA2" w:rsidP="00E61EA2" w:rsidRDefault="00E61EA2" w14:paraId="6E5210A7" w14:textId="1C1CADF1">
      <w:pPr>
        <w:pStyle w:val="Textocomentario"/>
      </w:pPr>
      <w:r>
        <w:rPr>
          <w:rStyle w:val="Refdecomentario"/>
        </w:rPr>
        <w:annotationRef/>
      </w:r>
      <w:r>
        <w:t>Los valores NO o SI en esta columna creo que son valores que provienen de otro campo. Revisar por favor.</w:t>
      </w:r>
    </w:p>
  </w:comment>
  <w:comment w:initials="LC" w:author="Luis Carlos Chicaíza Rojas" w:date="2024-05-08T19:23:00Z" w:id="216">
    <w:p w:rsidR="005E00F7" w:rsidP="005E00F7" w:rsidRDefault="005E00F7" w14:paraId="5B2B3DC0" w14:textId="77777777">
      <w:pPr>
        <w:pStyle w:val="Textocomentario"/>
      </w:pPr>
      <w:r>
        <w:rPr>
          <w:rStyle w:val="Refdecomentario"/>
        </w:rPr>
        <w:annotationRef/>
      </w:r>
      <w:r>
        <w:t>Se hace la corrección y se resalta que es un valor atípico.</w:t>
      </w:r>
    </w:p>
  </w:comment>
  <w:comment w:initials="JC" w:author="Johan Manuel Calderon Rodriguez" w:date="2024-05-08T08:51:00Z" w:id="221">
    <w:p w:rsidR="00E61EA2" w:rsidP="00E61EA2" w:rsidRDefault="00E61EA2" w14:paraId="7A5D8DA1" w14:textId="249457B1">
      <w:pPr>
        <w:pStyle w:val="Textocomentario"/>
      </w:pPr>
      <w:r>
        <w:rPr>
          <w:rStyle w:val="Refdecomentario"/>
        </w:rPr>
        <w:annotationRef/>
      </w:r>
      <w:r>
        <w:t>Revisar</w:t>
      </w:r>
    </w:p>
  </w:comment>
  <w:comment w:initials="LC" w:author="Luis Carlos Chicaíza Rojas" w:date="2024-05-08T19:24:00Z" w:id="222">
    <w:p w:rsidR="00E67690" w:rsidP="00E67690" w:rsidRDefault="00E67690" w14:paraId="32B89C02" w14:textId="77777777">
      <w:pPr>
        <w:pStyle w:val="Textocomentario"/>
      </w:pPr>
      <w:r>
        <w:rPr>
          <w:rStyle w:val="Refdecomentario"/>
        </w:rPr>
        <w:annotationRef/>
      </w:r>
      <w:r>
        <w:t xml:space="preserve">Se valida que son atípicos, se espera solo códigos numéricos. </w:t>
      </w:r>
    </w:p>
  </w:comment>
  <w:comment w:initials="JC" w:author="Johan Manuel Calderon Rodriguez" w:date="2024-05-08T08:51:00Z" w:id="226">
    <w:p w:rsidR="00E61EA2" w:rsidP="00E61EA2" w:rsidRDefault="00E61EA2" w14:paraId="414839DC" w14:textId="5B8F7E83">
      <w:pPr>
        <w:pStyle w:val="Textocomentario"/>
      </w:pPr>
      <w:r>
        <w:rPr>
          <w:rStyle w:val="Refdecomentario"/>
        </w:rPr>
        <w:annotationRef/>
      </w:r>
      <w:r>
        <w:t>Revisar</w:t>
      </w:r>
    </w:p>
  </w:comment>
  <w:comment w:initials="LC" w:author="Luis Carlos Chicaíza Rojas" w:date="2024-05-08T19:26:00Z" w:id="227">
    <w:p w:rsidR="00974735" w:rsidP="00974735" w:rsidRDefault="00974735" w14:paraId="05D1061A" w14:textId="77777777">
      <w:pPr>
        <w:pStyle w:val="Textocomentario"/>
      </w:pPr>
      <w:r>
        <w:rPr>
          <w:rStyle w:val="Refdecomentario"/>
        </w:rPr>
        <w:annotationRef/>
      </w:r>
      <w:r>
        <w:t>No es claro a que variable corresponde en el diccionario de datos.</w:t>
      </w:r>
    </w:p>
  </w:comment>
  <w:comment w:initials="JC" w:author="Johan Manuel Calderon Rodriguez" w:date="2024-05-08T08:52:00Z" w:id="232">
    <w:p w:rsidR="00E61EA2" w:rsidP="00E61EA2" w:rsidRDefault="00E61EA2" w14:paraId="479B2C96" w14:textId="6D1829AB">
      <w:pPr>
        <w:pStyle w:val="Textocomentario"/>
      </w:pPr>
      <w:r>
        <w:rPr>
          <w:rStyle w:val="Refdecomentario"/>
        </w:rPr>
        <w:annotationRef/>
      </w:r>
      <w:r>
        <w:t>Revisar</w:t>
      </w:r>
    </w:p>
  </w:comment>
  <w:comment w:initials="LC" w:author="Luis Carlos Chicaíza Rojas" w:date="2024-05-08T19:28:00Z" w:id="233">
    <w:p w:rsidR="00454C50" w:rsidP="00454C50" w:rsidRDefault="00454C50" w14:paraId="4A82E4C2" w14:textId="77777777">
      <w:pPr>
        <w:pStyle w:val="Textocomentario"/>
      </w:pPr>
      <w:r>
        <w:rPr>
          <w:rStyle w:val="Refdecomentario"/>
        </w:rPr>
        <w:annotationRef/>
      </w:r>
      <w:r>
        <w:t xml:space="preserve">Se valida que son atípicos, se espera solo datos numéricos. </w:t>
      </w:r>
    </w:p>
  </w:comment>
  <w:comment w:initials="LC" w:author="Luis Carlos Chicaíza Rojas" w:date="2024-05-08T19:29:00Z" w:id="235">
    <w:p w:rsidR="00084211" w:rsidP="00084211" w:rsidRDefault="00084211" w14:paraId="279542C2" w14:textId="77777777">
      <w:pPr>
        <w:pStyle w:val="Textocomentario"/>
      </w:pPr>
      <w:r>
        <w:rPr>
          <w:rStyle w:val="Refdecomentario"/>
        </w:rPr>
        <w:annotationRef/>
      </w:r>
      <w:r>
        <w:rPr>
          <w:color w:val="404040"/>
        </w:rPr>
        <w:t xml:space="preserve"> Se menciona variable en diccionario de datos como COD_DEP_PR</w:t>
      </w:r>
    </w:p>
  </w:comment>
  <w:comment w:initials="JC" w:author="Johan Manuel Calderon Rodriguez" w:date="2024-05-08T08:53:00Z" w:id="236">
    <w:p w:rsidR="00E61EA2" w:rsidP="00E61EA2" w:rsidRDefault="00E61EA2" w14:paraId="554C90C5" w14:textId="18E0CA4B">
      <w:pPr>
        <w:pStyle w:val="Textocomentario"/>
      </w:pPr>
      <w:r>
        <w:rPr>
          <w:rStyle w:val="Refdecomentario"/>
        </w:rPr>
        <w:annotationRef/>
      </w:r>
      <w:r>
        <w:t>Revisar</w:t>
      </w:r>
    </w:p>
  </w:comment>
  <w:comment w:initials="LC" w:author="Luis Carlos Chicaíza Rojas" w:date="2024-05-08T19:30:00Z" w:id="237">
    <w:p w:rsidR="00C83138" w:rsidP="00C83138" w:rsidRDefault="00C83138" w14:paraId="6B09F84B" w14:textId="77777777">
      <w:pPr>
        <w:pStyle w:val="Textocomentario"/>
      </w:pPr>
      <w:r>
        <w:rPr>
          <w:rStyle w:val="Refdecomentario"/>
        </w:rPr>
        <w:annotationRef/>
      </w:r>
      <w:r>
        <w:t xml:space="preserve">Se complementa teniendo en cuenta el diccionario de datos. </w:t>
      </w:r>
    </w:p>
  </w:comment>
  <w:comment w:initials="LC" w:author="Luis Carlos Chicaíza Rojas" w:date="2024-05-08T19:31:00Z" w:id="239">
    <w:p w:rsidR="00C52FA6" w:rsidP="00C52FA6" w:rsidRDefault="00C52FA6" w14:paraId="15CBC927" w14:textId="77777777">
      <w:pPr>
        <w:pStyle w:val="Textocomentario"/>
      </w:pPr>
      <w:r>
        <w:rPr>
          <w:rStyle w:val="Refdecomentario"/>
        </w:rPr>
        <w:annotationRef/>
      </w:r>
      <w:r>
        <w:t xml:space="preserve">No es claro a que campo corresponde según el diccionario de datos. </w:t>
      </w:r>
    </w:p>
  </w:comment>
  <w:comment w:initials="JC" w:author="Johan Manuel Calderon Rodriguez" w:date="2024-05-08T08:54:00Z" w:id="240">
    <w:p w:rsidR="00E61EA2" w:rsidP="00E61EA2" w:rsidRDefault="00E61EA2" w14:paraId="4259EC65" w14:textId="531E32C3">
      <w:pPr>
        <w:pStyle w:val="Textocomentario"/>
      </w:pPr>
      <w:r>
        <w:rPr>
          <w:rStyle w:val="Refdecomentario"/>
        </w:rPr>
        <w:annotationRef/>
      </w:r>
      <w:r>
        <w:t>Revisar comentarios anteriores al respecto</w:t>
      </w:r>
    </w:p>
  </w:comment>
  <w:comment w:initials="LC" w:author="Luis Carlos Chicaíza Rojas" w:date="2024-05-08T19:31:00Z" w:id="241">
    <w:p w:rsidR="00C52FA6" w:rsidP="00C52FA6" w:rsidRDefault="00C52FA6" w14:paraId="541B94EC" w14:textId="77777777">
      <w:pPr>
        <w:pStyle w:val="Textocomentario"/>
      </w:pPr>
      <w:r>
        <w:rPr>
          <w:rStyle w:val="Refdecomentario"/>
        </w:rPr>
        <w:annotationRef/>
      </w:r>
      <w:r>
        <w:t>Se valida información.</w:t>
      </w:r>
    </w:p>
  </w:comment>
  <w:comment w:initials="LC" w:author="Luis Carlos Chicaíza Rojas" w:date="2024-05-08T19:32:00Z" w:id="242">
    <w:p w:rsidR="0033596E" w:rsidP="0033596E" w:rsidRDefault="0033596E" w14:paraId="3C79BF4F" w14:textId="77777777">
      <w:pPr>
        <w:pStyle w:val="Textocomentario"/>
      </w:pPr>
      <w:r>
        <w:rPr>
          <w:rStyle w:val="Refdecomentario"/>
        </w:rPr>
        <w:annotationRef/>
      </w:r>
      <w:r>
        <w:t xml:space="preserve">No es claro a que campo corresponde según el diccionario de datos. </w:t>
      </w:r>
    </w:p>
  </w:comment>
  <w:comment w:initials="JC" w:author="Johan Manuel Calderon Rodriguez" w:date="2024-05-08T08:54:00Z" w:id="243">
    <w:p w:rsidR="00E61EA2" w:rsidP="00E61EA2" w:rsidRDefault="00E61EA2" w14:paraId="0EA12CBC" w14:textId="77B5DC4B">
      <w:pPr>
        <w:pStyle w:val="Textocomentario"/>
      </w:pPr>
      <w:r>
        <w:rPr>
          <w:rStyle w:val="Refdecomentario"/>
        </w:rPr>
        <w:annotationRef/>
      </w:r>
      <w:r>
        <w:t>revisar</w:t>
      </w:r>
    </w:p>
  </w:comment>
  <w:comment w:initials="LC" w:author="Luis Carlos Chicaíza Rojas" w:date="2024-05-08T19:33:00Z" w:id="244">
    <w:p w:rsidR="00CC7C5C" w:rsidP="00CC7C5C" w:rsidRDefault="00CC7C5C" w14:paraId="6E5FE20B" w14:textId="77777777">
      <w:pPr>
        <w:pStyle w:val="Textocomentario"/>
      </w:pPr>
      <w:r>
        <w:rPr>
          <w:rStyle w:val="Refdecomentario"/>
        </w:rPr>
        <w:annotationRef/>
      </w:r>
      <w:r>
        <w:t xml:space="preserve">Se complementa. </w:t>
      </w:r>
    </w:p>
  </w:comment>
  <w:comment w:initials="JC" w:author="Johan Manuel Calderon Rodriguez" w:date="2024-05-08T08:55:00Z" w:id="249">
    <w:p w:rsidR="00E61EA2" w:rsidP="00E61EA2" w:rsidRDefault="00E61EA2" w14:paraId="2A7829B3" w14:textId="63DBE433">
      <w:pPr>
        <w:pStyle w:val="Textocomentario"/>
      </w:pPr>
      <w:r>
        <w:rPr>
          <w:rStyle w:val="Refdecomentario"/>
        </w:rPr>
        <w:annotationRef/>
      </w:r>
      <w:r>
        <w:t>Revisar comentarios anteriores al respecto</w:t>
      </w:r>
    </w:p>
  </w:comment>
  <w:comment w:initials="LC" w:author="Luis Carlos Chicaíza Rojas" w:date="2024-05-08T19:34:00Z" w:id="250">
    <w:p w:rsidR="00450F1A" w:rsidP="00450F1A" w:rsidRDefault="00450F1A" w14:paraId="0B14755F" w14:textId="77777777">
      <w:pPr>
        <w:pStyle w:val="Textocomentario"/>
      </w:pPr>
      <w:r>
        <w:rPr>
          <w:rStyle w:val="Refdecomentario"/>
        </w:rPr>
        <w:annotationRef/>
      </w:r>
      <w:r>
        <w:t xml:space="preserve">Se puede inferir que son atípicos, teniendo en cuenta que se podría esperar un dato numérico. </w:t>
      </w:r>
    </w:p>
  </w:comment>
  <w:comment w:initials="LC" w:author="Luis Carlos Chicaíza Rojas" w:date="2024-05-08T19:36:00Z" w:id="251">
    <w:p w:rsidR="006D0860" w:rsidP="006D0860" w:rsidRDefault="006D0860" w14:paraId="14C95B2B" w14:textId="77777777">
      <w:pPr>
        <w:pStyle w:val="Textocomentario"/>
      </w:pPr>
      <w:r>
        <w:rPr>
          <w:rStyle w:val="Refdecomentario"/>
        </w:rPr>
        <w:annotationRef/>
      </w:r>
      <w:r>
        <w:t xml:space="preserve">No es claro a que campo corresponde según el diccionario de datos. </w:t>
      </w:r>
    </w:p>
  </w:comment>
  <w:comment w:initials="JC" w:author="Johan Manuel Calderon Rodriguez" w:date="2024-05-08T08:55:00Z" w:id="254">
    <w:p w:rsidR="00E61EA2" w:rsidP="00E61EA2" w:rsidRDefault="00E61EA2" w14:paraId="3CC12D7F" w14:textId="1F1A4721">
      <w:pPr>
        <w:pStyle w:val="Textocomentario"/>
      </w:pPr>
      <w:r>
        <w:rPr>
          <w:rStyle w:val="Refdecomentario"/>
        </w:rPr>
        <w:annotationRef/>
      </w:r>
      <w:r>
        <w:t>Revisar comentarios anteriores al respecto</w:t>
      </w:r>
    </w:p>
  </w:comment>
  <w:comment w:initials="LC" w:author="Luis Carlos Chicaíza Rojas" w:date="2024-05-08T19:36:00Z" w:id="255">
    <w:p w:rsidR="006D0860" w:rsidP="006D0860" w:rsidRDefault="006D0860" w14:paraId="7E5CF884" w14:textId="77777777">
      <w:pPr>
        <w:pStyle w:val="Textocomentario"/>
      </w:pPr>
      <w:r>
        <w:rPr>
          <w:rStyle w:val="Refdecomentario"/>
        </w:rPr>
        <w:annotationRef/>
      </w:r>
      <w:r>
        <w:t xml:space="preserve">No es claro a que campo corresponde según el diccionario de datos. </w:t>
      </w:r>
    </w:p>
  </w:comment>
  <w:comment w:initials="JC" w:author="Johan Manuel Calderon Rodriguez" w:date="2024-05-08T08:56:00Z" w:id="256">
    <w:p w:rsidR="00E61EA2" w:rsidP="00E61EA2" w:rsidRDefault="00E61EA2" w14:paraId="0D3696D2" w14:textId="48F0E29B">
      <w:pPr>
        <w:pStyle w:val="Textocomentario"/>
      </w:pPr>
      <w:r>
        <w:rPr>
          <w:rStyle w:val="Refdecomentario"/>
        </w:rPr>
        <w:annotationRef/>
      </w:r>
      <w:r>
        <w:t>Revisar en diccionario de datos</w:t>
      </w:r>
    </w:p>
  </w:comment>
  <w:comment w:initials="LC" w:author="Luis Carlos Chicaíza Rojas" w:date="2024-05-08T19:38:00Z" w:id="257">
    <w:p w:rsidR="008955C2" w:rsidP="008955C2" w:rsidRDefault="005F56BE" w14:paraId="6677A61D" w14:textId="77777777">
      <w:pPr>
        <w:pStyle w:val="Textocomentario"/>
      </w:pPr>
      <w:r>
        <w:rPr>
          <w:rStyle w:val="Refdecomentario"/>
        </w:rPr>
        <w:annotationRef/>
      </w:r>
      <w:r w:rsidR="008955C2">
        <w:t xml:space="preserve">Se actualiza significado de las siglas según la información del diccionario. </w:t>
      </w:r>
    </w:p>
  </w:comment>
  <w:comment w:initials="LC" w:author="Luis Carlos Chicaíza Rojas" w:date="2024-05-08T19:42:00Z" w:id="258">
    <w:p w:rsidR="008955C2" w:rsidP="008955C2" w:rsidRDefault="008955C2" w14:paraId="6E693227" w14:textId="77777777">
      <w:pPr>
        <w:pStyle w:val="Textocomentario"/>
      </w:pPr>
      <w:r>
        <w:rPr>
          <w:rStyle w:val="Refdecomentario"/>
        </w:rPr>
        <w:annotationRef/>
      </w:r>
      <w:r>
        <w:t>No es claro cual es la variable en el diccionario de datos.</w:t>
      </w:r>
    </w:p>
  </w:comment>
  <w:comment w:initials="JC" w:author="Johan Manuel Calderon Rodriguez" w:date="2024-05-08T08:56:00Z" w:id="260">
    <w:p w:rsidR="00E61EA2" w:rsidP="00E61EA2" w:rsidRDefault="00E61EA2" w14:paraId="38F14191" w14:textId="17440619">
      <w:pPr>
        <w:pStyle w:val="Textocomentario"/>
      </w:pPr>
      <w:r>
        <w:rPr>
          <w:rStyle w:val="Refdecomentario"/>
        </w:rPr>
        <w:annotationRef/>
      </w:r>
      <w:r>
        <w:t>Revisar comentarios anteriores al respecto</w:t>
      </w:r>
    </w:p>
  </w:comment>
  <w:comment w:initials="LC" w:author="Luis Carlos Chicaíza Rojas" w:date="2024-05-08T19:43:00Z" w:id="261">
    <w:p w:rsidR="00661017" w:rsidP="00661017" w:rsidRDefault="00661017" w14:paraId="709BDADD" w14:textId="77777777">
      <w:pPr>
        <w:pStyle w:val="Textocomentario"/>
      </w:pPr>
      <w:r>
        <w:rPr>
          <w:rStyle w:val="Refdecomentario"/>
        </w:rPr>
        <w:annotationRef/>
      </w:r>
      <w:r>
        <w:t xml:space="preserve">No es claro cual es la variable en el diccionario de datos. Muchos asociados a UPGD por ejemplo ES_UNI_NOT, ESTADOUPGD, entre otros. </w:t>
      </w:r>
    </w:p>
  </w:comment>
  <w:comment w:initials="LC" w:author="Luis Carlos Chicaíza Rojas" w:date="2024-05-08T19:47:00Z" w:id="262">
    <w:p w:rsidR="002C4D8E" w:rsidP="002C4D8E" w:rsidRDefault="002C4D8E" w14:paraId="74FBB8BD" w14:textId="77777777">
      <w:pPr>
        <w:pStyle w:val="Textocomentario"/>
      </w:pPr>
      <w:r>
        <w:rPr>
          <w:rStyle w:val="Refdecomentario"/>
        </w:rPr>
        <w:annotationRef/>
      </w:r>
      <w:r>
        <w:t xml:space="preserve">No es claro a que variable corresponde en el diccionario de datos. </w:t>
      </w:r>
    </w:p>
  </w:comment>
  <w:comment w:initials="JC" w:author="Johan Manuel Calderon Rodriguez" w:date="2024-05-08T08:56:00Z" w:id="263">
    <w:p w:rsidR="00E61EA2" w:rsidP="00E61EA2" w:rsidRDefault="00E61EA2" w14:paraId="2041349B" w14:textId="3EF74CD6">
      <w:pPr>
        <w:pStyle w:val="Textocomentario"/>
      </w:pPr>
      <w:r>
        <w:rPr>
          <w:rStyle w:val="Refdecomentario"/>
        </w:rPr>
        <w:annotationRef/>
      </w:r>
      <w:r>
        <w:t>Revisar comentarios anteriores al respecto</w:t>
      </w:r>
    </w:p>
  </w:comment>
  <w:comment w:initials="LC" w:author="Luis Carlos Chicaíza Rojas" w:date="2024-05-08T19:48:00Z" w:id="264">
    <w:p w:rsidR="009C622A" w:rsidP="009C622A" w:rsidRDefault="009C622A" w14:paraId="00FBBCC0" w14:textId="77777777">
      <w:pPr>
        <w:pStyle w:val="Textocomentario"/>
      </w:pPr>
      <w:r>
        <w:rPr>
          <w:rStyle w:val="Refdecomentario"/>
        </w:rPr>
        <w:annotationRef/>
      </w:r>
      <w:r>
        <w:t xml:space="preserve">Hay muchas variables que se relacionan con confirmación, no es claro a cual se hace referencia. </w:t>
      </w:r>
    </w:p>
  </w:comment>
  <w:comment w:initials="JC" w:author="Johan Manuel Calderon Rodriguez" w:date="2024-05-08T08:57:00Z" w:id="265">
    <w:p w:rsidR="00E61EA2" w:rsidP="00E61EA2" w:rsidRDefault="00E61EA2" w14:paraId="0507D28C" w14:textId="116AC5B4">
      <w:pPr>
        <w:pStyle w:val="Textocomentario"/>
      </w:pPr>
      <w:r>
        <w:rPr>
          <w:rStyle w:val="Refdecomentario"/>
        </w:rPr>
        <w:annotationRef/>
      </w:r>
      <w:r>
        <w:t>Revisar comentarios anteriores al respecto</w:t>
      </w:r>
    </w:p>
  </w:comment>
  <w:comment w:initials="LC" w:author="Luis Carlos Chicaíza Rojas" w:date="2024-05-08T19:48:00Z" w:id="266">
    <w:p w:rsidR="009C622A" w:rsidP="009C622A" w:rsidRDefault="009C622A" w14:paraId="163911DD" w14:textId="77777777">
      <w:pPr>
        <w:pStyle w:val="Textocomentario"/>
      </w:pPr>
      <w:r>
        <w:rPr>
          <w:rStyle w:val="Refdecomentario"/>
        </w:rPr>
        <w:annotationRef/>
      </w:r>
      <w:r>
        <w:t xml:space="preserve">Hay muchas variables que se relacionan con confirmación, no es claro a cual se hace referencia. </w:t>
      </w:r>
    </w:p>
  </w:comment>
  <w:comment w:initials="JC" w:author="Johan Manuel Calderon Rodriguez" w:date="2024-05-08T08:58:00Z" w:id="270">
    <w:p w:rsidR="00E61EA2" w:rsidP="00E61EA2" w:rsidRDefault="00E61EA2" w14:paraId="5854410C" w14:textId="2539ADAB">
      <w:pPr>
        <w:pStyle w:val="Textocomentario"/>
      </w:pPr>
      <w:r>
        <w:rPr>
          <w:rStyle w:val="Refdecomentario"/>
        </w:rPr>
        <w:annotationRef/>
      </w:r>
      <w:r>
        <w:t xml:space="preserve">En estos casos como son condiciones que presentan las personas no se espera que todos en la base de datos lo tengan. </w:t>
      </w:r>
    </w:p>
  </w:comment>
  <w:comment w:initials="LC" w:author="Luis Carlos Chicaíza Rojas" w:date="2024-05-08T19:49:00Z" w:id="271">
    <w:p w:rsidR="00F37570" w:rsidP="00F37570" w:rsidRDefault="00F37570" w14:paraId="2478E849" w14:textId="77777777">
      <w:pPr>
        <w:pStyle w:val="Textocomentario"/>
      </w:pPr>
      <w:r>
        <w:rPr>
          <w:rStyle w:val="Refdecomentario"/>
        </w:rPr>
        <w:annotationRef/>
      </w:r>
      <w:r>
        <w:t xml:space="preserve">Se eliminan afirmaciones. </w:t>
      </w:r>
    </w:p>
  </w:comment>
  <w:comment w:initials="JC" w:author="Johan Manuel Calderon Rodriguez" w:date="2024-05-08T08:59:00Z" w:id="275">
    <w:p w:rsidR="00E61EA2" w:rsidP="00E61EA2" w:rsidRDefault="00E61EA2" w14:paraId="00FC96D0" w14:textId="56CBBB4D">
      <w:pPr>
        <w:pStyle w:val="Textocomentario"/>
      </w:pPr>
      <w:r>
        <w:rPr>
          <w:rStyle w:val="Refdecomentario"/>
        </w:rPr>
        <w:annotationRef/>
      </w:r>
      <w:r>
        <w:t>No se entiende.. Revisar diccionario de datos.</w:t>
      </w:r>
    </w:p>
  </w:comment>
  <w:comment w:initials="LC" w:author="Luis Carlos Chicaíza Rojas" w:date="2024-05-08T19:53:00Z" w:id="276">
    <w:p w:rsidR="00060437" w:rsidP="00060437" w:rsidRDefault="00060437" w14:paraId="3F7D3FB5" w14:textId="77777777">
      <w:pPr>
        <w:pStyle w:val="Textocomentario"/>
      </w:pPr>
      <w:r>
        <w:rPr>
          <w:rStyle w:val="Refdecomentario"/>
        </w:rPr>
        <w:annotationRef/>
      </w:r>
      <w:r>
        <w:t xml:space="preserve">Se modifica el texto. </w:t>
      </w:r>
    </w:p>
  </w:comment>
  <w:comment w:initials="JC" w:author="Johan Manuel Calderon Rodriguez" w:date="2024-05-08T09:00:00Z" w:id="284">
    <w:p w:rsidR="00E61EA2" w:rsidP="00E61EA2" w:rsidRDefault="00E61EA2" w14:paraId="7D144A6C" w14:textId="4FC2A36E">
      <w:pPr>
        <w:pStyle w:val="Textocomentario"/>
      </w:pPr>
      <w:r>
        <w:rPr>
          <w:rStyle w:val="Refdecomentario"/>
        </w:rPr>
        <w:annotationRef/>
      </w:r>
      <w:r>
        <w:t>Acá sería bueno ver en una gráfica como se distribuyen las columnas que tienes fechas.</w:t>
      </w:r>
    </w:p>
  </w:comment>
  <w:comment w:initials="LC" w:author="Luis Carlos Chicaíza Rojas" w:date="2024-04-25T20:56:00Z" w:id="287">
    <w:p w:rsidR="00A20044" w:rsidP="00A20044" w:rsidRDefault="00680A34" w14:paraId="7D9EBCA6" w14:textId="74C27C54">
      <w:pPr>
        <w:pStyle w:val="Textocomentario"/>
      </w:pPr>
      <w:r>
        <w:rPr>
          <w:rStyle w:val="Refdecomentario"/>
        </w:rPr>
        <w:annotationRef/>
      </w:r>
      <w:r w:rsidR="00A20044">
        <w:t>Hay muy pocas variables numéricas para este tipo de análisis. La mayoría son fechas, las cuales pueden ser tratadas por frecuencias.( Como PersonaBasicaID)</w:t>
      </w:r>
    </w:p>
  </w:comment>
  <w:comment w:initials="JR" w:author="Johan Manuel Calderon Rodriguez" w:date="2024-05-09T15:04:46" w:id="1868281595">
    <w:p w:rsidR="6E5F4326" w:rsidRDefault="6E5F4326" w14:paraId="0E5E5496" w14:textId="51A496E8">
      <w:pPr>
        <w:pStyle w:val="CommentText"/>
      </w:pPr>
      <w:r w:rsidR="6E5F4326">
        <w:rPr/>
        <w:t>Qué valor se va a dejar?</w:t>
      </w:r>
      <w:r>
        <w:rPr>
          <w:rStyle w:val="CommentReference"/>
        </w:rPr>
        <w:annotationRef/>
      </w:r>
    </w:p>
  </w:comment>
  <w:comment w:initials="JR" w:author="Johan Manuel Calderon Rodriguez" w:date="2024-05-09T15:13:31" w:id="720871972">
    <w:p w:rsidR="6E5F4326" w:rsidRDefault="6E5F4326" w14:paraId="0C1C63BD" w14:textId="6371EA30">
      <w:pPr>
        <w:pStyle w:val="CommentText"/>
      </w:pPr>
      <w:r w:rsidR="6E5F4326">
        <w:rPr/>
        <w:t>Creo que es para el habitante de calle pero lo interpretaron mal. Dejemoslo para habitantes de calle.</w:t>
      </w:r>
      <w:r>
        <w:rPr>
          <w:rStyle w:val="CommentReference"/>
        </w:rPr>
        <w:annotationRef/>
      </w:r>
    </w:p>
  </w:comment>
  <w:comment w:initials="JR" w:author="Johan Manuel Calderon Rodriguez" w:date="2024-05-09T15:24:57" w:id="1384506359">
    <w:p w:rsidR="6E5F4326" w:rsidRDefault="6E5F4326" w14:paraId="104E88B6" w14:textId="45F1129C">
      <w:pPr>
        <w:pStyle w:val="CommentText"/>
      </w:pPr>
      <w:r w:rsidR="6E5F4326">
        <w:rPr/>
        <w:t>Me imagino que se refiere al tipo de confirmación.</w:t>
      </w:r>
      <w:r>
        <w:rPr>
          <w:rStyle w:val="CommentReference"/>
        </w:rPr>
        <w:annotationRef/>
      </w:r>
    </w:p>
  </w:comment>
  <w:comment w:initials="LR" w:author="Luis Carlos Chicaíza Rojas" w:date="2024-05-09T23:07:44" w:id="1806211595">
    <w:p w:rsidR="06E8CBC3" w:rsidRDefault="06E8CBC3" w14:paraId="1494E9A9" w14:textId="4EF7E29A">
      <w:pPr>
        <w:pStyle w:val="CommentText"/>
      </w:pPr>
      <w:r w:rsidR="06E8CBC3">
        <w:rPr/>
        <w:t xml:space="preserve">De las variables categóricas se genero el análisis de frecuencia en las tablas de descripción de datos, sugieres hacer esta gráfica y ponerla en esta sección?, si es así, apenas tenga de nuevo el ambiente para generarlas la colocaría. </w:t>
      </w:r>
      <w:r>
        <w:rPr>
          <w:rStyle w:val="CommentReference"/>
        </w:rPr>
        <w:annotationRef/>
      </w:r>
    </w:p>
  </w:comment>
  <w:comment w:initials="LR" w:author="Luis Carlos Chicaíza Rojas" w:date="2024-05-09T23:09:14" w:id="1057679621">
    <w:p w:rsidR="06E8CBC3" w:rsidRDefault="06E8CBC3" w14:paraId="6882CD7A" w14:textId="3C80A1AF">
      <w:pPr>
        <w:pStyle w:val="CommentText"/>
      </w:pPr>
      <w:r>
        <w:fldChar w:fldCharType="begin"/>
      </w:r>
      <w:r>
        <w:instrText xml:space="preserve"> HYPERLINK "mailto:lideranalitica1@alianzacaoba.co"</w:instrText>
      </w:r>
      <w:bookmarkStart w:name="_@_BED34C4AE4D1426B8819A85D28D6BFA6Z" w:id="471519227"/>
      <w:r>
        <w:fldChar w:fldCharType="separate"/>
      </w:r>
      <w:bookmarkEnd w:id="471519227"/>
      <w:r w:rsidRPr="06E8CBC3" w:rsidR="06E8CBC3">
        <w:rPr>
          <w:rStyle w:val="Mention"/>
          <w:noProof/>
        </w:rPr>
        <w:t>@Pedro</w:t>
      </w:r>
      <w:r>
        <w:fldChar w:fldCharType="end"/>
      </w:r>
      <w:r w:rsidR="06E8CBC3">
        <w:rPr/>
        <w:t xml:space="preserve"> dejamos la cantidad de datos de la fuente original o las que se cargaron?</w:t>
      </w:r>
      <w:r>
        <w:rPr>
          <w:rStyle w:val="CommentReference"/>
        </w:rPr>
        <w:annotationRef/>
      </w:r>
    </w:p>
  </w:comment>
  <w:comment w:initials="LR" w:author="Luis Carlos Chicaíza Rojas" w:date="2024-05-09T23:14:37" w:id="1343632967">
    <w:p w:rsidR="06E8CBC3" w:rsidRDefault="06E8CBC3" w14:paraId="6AB2A82C" w14:textId="43B9CAC4">
      <w:pPr>
        <w:pStyle w:val="CommentText"/>
      </w:pPr>
      <w:r w:rsidR="06E8CBC3">
        <w:rPr/>
        <w:t xml:space="preserve">No es claro a que campo corresponde según el diccionario de datos. se infiere que los datos son atípicos por la diferencia entre estos.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2D99B45"/>
  <w15:commentEx w15:done="1" w15:paraId="00000305"/>
  <w15:commentEx w15:done="0" w15:paraId="6A9445B2"/>
  <w15:commentEx w15:done="1" w15:paraId="1B610125"/>
  <w15:commentEx w15:done="1" w15:paraId="1A890CC1" w15:paraIdParent="1B610125"/>
  <w15:commentEx w15:done="1" w15:paraId="73EED144"/>
  <w15:commentEx w15:done="1" w15:paraId="60989E06" w15:paraIdParent="73EED144"/>
  <w15:commentEx w15:done="1" w15:paraId="69B5583B"/>
  <w15:commentEx w15:done="1" w15:paraId="069D1DD5" w15:paraIdParent="69B5583B"/>
  <w15:commentEx w15:done="1" w15:paraId="4EB3EDD5"/>
  <w15:commentEx w15:done="1" w15:paraId="34AB74B2" w15:paraIdParent="4EB3EDD5"/>
  <w15:commentEx w15:done="0" w15:paraId="42FDB53E"/>
  <w15:commentEx w15:done="0" w15:paraId="343A83F0" w15:paraIdParent="42FDB53E"/>
  <w15:commentEx w15:done="0" w15:paraId="30E507FF"/>
  <w15:commentEx w15:done="0" w15:paraId="515B21E9" w15:paraIdParent="30E507FF"/>
  <w15:commentEx w15:done="0" w15:paraId="5C2E62AC"/>
  <w15:commentEx w15:done="0" w15:paraId="442FC2B2" w15:paraIdParent="5C2E62AC"/>
  <w15:commentEx w15:done="0" w15:paraId="3C98EED5"/>
  <w15:commentEx w15:done="0" w15:paraId="42D3616D" w15:paraIdParent="3C98EED5"/>
  <w15:commentEx w15:done="0" w15:paraId="453464D5"/>
  <w15:commentEx w15:done="0" w15:paraId="6055AFA5" w15:paraIdParent="453464D5"/>
  <w15:commentEx w15:done="0" w15:paraId="2C97945B"/>
  <w15:commentEx w15:done="0" w15:paraId="58259FDA" w15:paraIdParent="2C97945B"/>
  <w15:commentEx w15:done="0" w15:paraId="20F3D2EC"/>
  <w15:commentEx w15:done="0" w15:paraId="774351EA" w15:paraIdParent="20F3D2EC"/>
  <w15:commentEx w15:done="0" w15:paraId="6A37AA35"/>
  <w15:commentEx w15:done="0" w15:paraId="29DAF4E5" w15:paraIdParent="6A37AA35"/>
  <w15:commentEx w15:done="0" w15:paraId="4C13843A"/>
  <w15:commentEx w15:done="0" w15:paraId="0315A829" w15:paraIdParent="4C13843A"/>
  <w15:commentEx w15:done="1" w15:paraId="7F4509C7"/>
  <w15:commentEx w15:done="1" w15:paraId="3CE797CC" w15:paraIdParent="7F4509C7"/>
  <w15:commentEx w15:done="1" w15:paraId="4C755E35"/>
  <w15:commentEx w15:done="1" w15:paraId="45EC1B26" w15:paraIdParent="4C755E35"/>
  <w15:commentEx w15:done="1" w15:paraId="30EB3F0F"/>
  <w15:commentEx w15:done="1" w15:paraId="76F3845F" w15:paraIdParent="30EB3F0F"/>
  <w15:commentEx w15:done="0" w15:paraId="2CAB5537"/>
  <w15:commentEx w15:done="1" w15:paraId="711DD72E"/>
  <w15:commentEx w15:done="0" w15:paraId="2944D316"/>
  <w15:commentEx w15:done="0" w15:paraId="7AB0DFCF"/>
  <w15:commentEx w15:done="0" w15:paraId="51D1244F"/>
  <w15:commentEx w15:done="1" w15:paraId="7219325A"/>
  <w15:commentEx w15:done="1" w15:paraId="793204B4"/>
  <w15:commentEx w15:done="0" w15:paraId="6E5210A7"/>
  <w15:commentEx w15:done="0" w15:paraId="5B2B3DC0" w15:paraIdParent="6E5210A7"/>
  <w15:commentEx w15:done="0" w15:paraId="7A5D8DA1"/>
  <w15:commentEx w15:done="0" w15:paraId="32B89C02" w15:paraIdParent="7A5D8DA1"/>
  <w15:commentEx w15:done="0" w15:paraId="414839DC"/>
  <w15:commentEx w15:done="0" w15:paraId="05D1061A" w15:paraIdParent="414839DC"/>
  <w15:commentEx w15:done="0" w15:paraId="479B2C96"/>
  <w15:commentEx w15:done="0" w15:paraId="4A82E4C2" w15:paraIdParent="479B2C96"/>
  <w15:commentEx w15:done="1" w15:paraId="279542C2"/>
  <w15:commentEx w15:done="1" w15:paraId="554C90C5"/>
  <w15:commentEx w15:done="1" w15:paraId="6B09F84B" w15:paraIdParent="554C90C5"/>
  <w15:commentEx w15:done="1" w15:paraId="15CBC927"/>
  <w15:commentEx w15:done="1" w15:paraId="4259EC65"/>
  <w15:commentEx w15:done="1" w15:paraId="541B94EC" w15:paraIdParent="4259EC65"/>
  <w15:commentEx w15:done="1" w15:paraId="3C79BF4F"/>
  <w15:commentEx w15:done="1" w15:paraId="0EA12CBC"/>
  <w15:commentEx w15:done="1" w15:paraId="6E5FE20B" w15:paraIdParent="0EA12CBC"/>
  <w15:commentEx w15:done="0" w15:paraId="2A7829B3"/>
  <w15:commentEx w15:done="0" w15:paraId="0B14755F" w15:paraIdParent="2A7829B3"/>
  <w15:commentEx w15:done="1" w15:paraId="14C95B2B"/>
  <w15:commentEx w15:done="0" w15:paraId="3CC12D7F"/>
  <w15:commentEx w15:done="0" w15:paraId="7E5CF884" w15:paraIdParent="3CC12D7F"/>
  <w15:commentEx w15:done="1" w15:paraId="0D3696D2"/>
  <w15:commentEx w15:done="1" w15:paraId="6677A61D" w15:paraIdParent="0D3696D2"/>
  <w15:commentEx w15:done="1" w15:paraId="6E693227"/>
  <w15:commentEx w15:done="0" w15:paraId="38F14191"/>
  <w15:commentEx w15:done="0" w15:paraId="709BDADD" w15:paraIdParent="38F14191"/>
  <w15:commentEx w15:done="1" w15:paraId="74FBB8BD"/>
  <w15:commentEx w15:done="0" w15:paraId="2041349B"/>
  <w15:commentEx w15:done="1" w15:paraId="00FBBCC0"/>
  <w15:commentEx w15:done="0" w15:paraId="0507D28C"/>
  <w15:commentEx w15:done="0" w15:paraId="163911DD" w15:paraIdParent="0507D28C"/>
  <w15:commentEx w15:done="1" w15:paraId="5854410C"/>
  <w15:commentEx w15:done="1" w15:paraId="2478E849" w15:paraIdParent="5854410C"/>
  <w15:commentEx w15:done="1" w15:paraId="00FC96D0"/>
  <w15:commentEx w15:done="1" w15:paraId="3F7D3FB5" w15:paraIdParent="00FC96D0"/>
  <w15:commentEx w15:done="0" w15:paraId="7D144A6C"/>
  <w15:commentEx w15:done="1" w15:paraId="7D9EBCA6"/>
  <w15:commentEx w15:done="0" w15:paraId="0E5E5496" w15:paraIdParent="6A9445B2"/>
  <w15:commentEx w15:done="1" w15:paraId="0C1C63BD" w15:paraIdParent="711DD72E"/>
  <w15:commentEx w15:done="1" w15:paraId="104E88B6" w15:paraIdParent="00FBBCC0"/>
  <w15:commentEx w15:done="0" w15:paraId="1494E9A9" w15:paraIdParent="7D144A6C"/>
  <w15:commentEx w15:done="0" w15:paraId="6882CD7A" w15:paraIdParent="6A9445B2"/>
  <w15:commentEx w15:done="0" w15:paraId="6AB2A82C" w15:paraIdParent="2041349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09DD5CF" w16cex:dateUtc="2024-04-30T22:18:00Z"/>
  <w16cex:commentExtensible w16cex:durableId="2E4CF5AF" w16cex:dateUtc="2024-04-30T18:00:00Z"/>
  <w16cex:commentExtensible w16cex:durableId="3E50121A" w16cex:dateUtc="2024-04-25T18:43:00Z"/>
  <w16cex:commentExtensible w16cex:durableId="554CF71C" w16cex:dateUtc="2024-05-08T13:15:00Z"/>
  <w16cex:commentExtensible w16cex:durableId="161787FB" w16cex:dateUtc="2024-05-08T13:22:00Z"/>
  <w16cex:commentExtensible w16cex:durableId="76E97EBF" w16cex:dateUtc="2024-05-08T23:24:00Z"/>
  <w16cex:commentExtensible w16cex:durableId="78FF1BD1" w16cex:dateUtc="2024-05-08T13:27:00Z"/>
  <w16cex:commentExtensible w16cex:durableId="1496007B" w16cex:dateUtc="2024-05-08T23:24:00Z"/>
  <w16cex:commentExtensible w16cex:durableId="1844642C" w16cex:dateUtc="2024-05-08T13:29:00Z"/>
  <w16cex:commentExtensible w16cex:durableId="78BFFB54" w16cex:dateUtc="2024-05-08T23:26:00Z"/>
  <w16cex:commentExtensible w16cex:durableId="39C7FD6F" w16cex:dateUtc="2024-05-08T13:36:00Z"/>
  <w16cex:commentExtensible w16cex:durableId="60267813" w16cex:dateUtc="2024-05-08T23:27:00Z"/>
  <w16cex:commentExtensible w16cex:durableId="3A3D8D2E" w16cex:dateUtc="2024-05-08T13:35:00Z"/>
  <w16cex:commentExtensible w16cex:durableId="00A86EA5" w16cex:dateUtc="2024-05-08T23:28:00Z"/>
  <w16cex:commentExtensible w16cex:durableId="31B6A663" w16cex:dateUtc="2024-05-08T13:36:00Z"/>
  <w16cex:commentExtensible w16cex:durableId="2AF44771" w16cex:dateUtc="2024-05-08T23:28:00Z"/>
  <w16cex:commentExtensible w16cex:durableId="067BF981" w16cex:dateUtc="2024-05-08T13:37:00Z"/>
  <w16cex:commentExtensible w16cex:durableId="4D53A090" w16cex:dateUtc="2024-05-08T23:28:00Z"/>
  <w16cex:commentExtensible w16cex:durableId="6FF0C050" w16cex:dateUtc="2024-05-08T13:37:00Z"/>
  <w16cex:commentExtensible w16cex:durableId="64002614" w16cex:dateUtc="2024-05-08T23:28:00Z"/>
  <w16cex:commentExtensible w16cex:durableId="19BF1390" w16cex:dateUtc="2024-05-08T13:38:00Z"/>
  <w16cex:commentExtensible w16cex:durableId="58046EEF" w16cex:dateUtc="2024-05-08T23:28:00Z"/>
  <w16cex:commentExtensible w16cex:durableId="385A23D2" w16cex:dateUtc="2024-05-08T13:38:00Z"/>
  <w16cex:commentExtensible w16cex:durableId="1A4F7E04" w16cex:dateUtc="2024-05-08T23:28:00Z"/>
  <w16cex:commentExtensible w16cex:durableId="2FBE5EDE" w16cex:dateUtc="2024-05-08T13:39:00Z"/>
  <w16cex:commentExtensible w16cex:durableId="33A50334" w16cex:dateUtc="2024-05-08T23:33:00Z"/>
  <w16cex:commentExtensible w16cex:durableId="1C9CB5DC" w16cex:dateUtc="2024-05-08T13:40:00Z"/>
  <w16cex:commentExtensible w16cex:durableId="50BDC0E1" w16cex:dateUtc="2024-05-08T23:33:00Z"/>
  <w16cex:commentExtensible w16cex:durableId="08B45358" w16cex:dateUtc="2024-05-08T13:46:00Z">
    <w16cex:extLst>
      <w16:ext w16:uri="{CE6994B0-6A32-4C9F-8C6B-6E91EDA988CE}">
        <cr:reactions xmlns:cr="http://schemas.microsoft.com/office/comments/2020/reactions">
          <cr:reaction reactionType="1">
            <cr:reactionInfo dateUtc="2024-05-08T23:36:48Z">
              <cr:user userId="S::lchicaiza@javeriana.edu.co::9cc8127a-c1ec-4830-9992-e539bbe2c99e" userProvider="AD" userName="Luis Carlos Chicaíza Rojas"/>
            </cr:reactionInfo>
          </cr:reaction>
        </cr:reactions>
      </w16:ext>
    </w16cex:extLst>
  </w16cex:commentExtensible>
  <w16cex:commentExtensible w16cex:durableId="3F2AD908" w16cex:dateUtc="2024-05-08T23:37:00Z"/>
  <w16cex:commentExtensible w16cex:durableId="31447521" w16cex:dateUtc="2024-05-08T13:46:00Z"/>
  <w16cex:commentExtensible w16cex:durableId="2C10E5A6" w16cex:dateUtc="2024-05-09T00:16:00Z"/>
  <w16cex:commentExtensible w16cex:durableId="7356B230" w16cex:dateUtc="2024-05-08T13:47:00Z"/>
  <w16cex:commentExtensible w16cex:durableId="5E3FA862" w16cex:dateUtc="2024-05-09T00:16:00Z"/>
  <w16cex:commentExtensible w16cex:durableId="2C75A5E2" w16cex:dateUtc="2024-05-09T00:08:00Z"/>
  <w16cex:commentExtensible w16cex:durableId="610A30EB" w16cex:dateUtc="2024-05-08T23:57:00Z"/>
  <w16cex:commentExtensible w16cex:durableId="7AFC411A" w16cex:dateUtc="2024-05-08T23:58:00Z"/>
  <w16cex:commentExtensible w16cex:durableId="4547BA2E" w16cex:dateUtc="2024-05-09T00:06:00Z"/>
  <w16cex:commentExtensible w16cex:durableId="1A6978A3" w16cex:dateUtc="2024-05-09T00:06:00Z"/>
  <w16cex:commentExtensible w16cex:durableId="491C4D41" w16cex:dateUtc="2024-05-09T00:05:00Z"/>
  <w16cex:commentExtensible w16cex:durableId="4177B46A" w16cex:dateUtc="2024-05-09T00:20:00Z"/>
  <w16cex:commentExtensible w16cex:durableId="30AC567F" w16cex:dateUtc="2024-05-08T13:50:00Z"/>
  <w16cex:commentExtensible w16cex:durableId="1E0E47B1" w16cex:dateUtc="2024-05-09T00:23:00Z"/>
  <w16cex:commentExtensible w16cex:durableId="43841F0E" w16cex:dateUtc="2024-05-08T13:51:00Z"/>
  <w16cex:commentExtensible w16cex:durableId="114E6CB8" w16cex:dateUtc="2024-05-09T00:24:00Z"/>
  <w16cex:commentExtensible w16cex:durableId="1007B62E" w16cex:dateUtc="2024-05-08T13:51:00Z"/>
  <w16cex:commentExtensible w16cex:durableId="527EFF3C" w16cex:dateUtc="2024-05-09T00:26:00Z"/>
  <w16cex:commentExtensible w16cex:durableId="0463C402" w16cex:dateUtc="2024-05-08T13:52:00Z"/>
  <w16cex:commentExtensible w16cex:durableId="3D1ED012" w16cex:dateUtc="2024-05-09T00:28:00Z"/>
  <w16cex:commentExtensible w16cex:durableId="1F6F6FFA" w16cex:dateUtc="2024-05-09T00:29:00Z"/>
  <w16cex:commentExtensible w16cex:durableId="7615AA98" w16cex:dateUtc="2024-05-08T13:53:00Z"/>
  <w16cex:commentExtensible w16cex:durableId="51E1CA51" w16cex:dateUtc="2024-05-09T00:30:00Z"/>
  <w16cex:commentExtensible w16cex:durableId="45A8CFF7" w16cex:dateUtc="2024-05-09T00:31:00Z"/>
  <w16cex:commentExtensible w16cex:durableId="157F0905" w16cex:dateUtc="2024-05-08T13:54:00Z"/>
  <w16cex:commentExtensible w16cex:durableId="4129C6FC" w16cex:dateUtc="2024-05-09T00:31:00Z"/>
  <w16cex:commentExtensible w16cex:durableId="0F861301" w16cex:dateUtc="2024-05-09T00:32:00Z"/>
  <w16cex:commentExtensible w16cex:durableId="169B33DD" w16cex:dateUtc="2024-05-08T13:54:00Z"/>
  <w16cex:commentExtensible w16cex:durableId="17E87709" w16cex:dateUtc="2024-05-09T00:33:00Z"/>
  <w16cex:commentExtensible w16cex:durableId="3B6DCE6C" w16cex:dateUtc="2024-05-08T13:55:00Z"/>
  <w16cex:commentExtensible w16cex:durableId="2E1700CA" w16cex:dateUtc="2024-05-09T00:34:00Z"/>
  <w16cex:commentExtensible w16cex:durableId="497906E5" w16cex:dateUtc="2024-05-09T00:36:00Z"/>
  <w16cex:commentExtensible w16cex:durableId="2D64D486" w16cex:dateUtc="2024-05-08T13:55:00Z"/>
  <w16cex:commentExtensible w16cex:durableId="19ED8819" w16cex:dateUtc="2024-05-09T00:36:00Z"/>
  <w16cex:commentExtensible w16cex:durableId="7CDEEDA4" w16cex:dateUtc="2024-05-08T13:56:00Z"/>
  <w16cex:commentExtensible w16cex:durableId="734B6AD1" w16cex:dateUtc="2024-05-09T00:38:00Z"/>
  <w16cex:commentExtensible w16cex:durableId="1470CEA1" w16cex:dateUtc="2024-05-09T00:42:00Z"/>
  <w16cex:commentExtensible w16cex:durableId="712FED64" w16cex:dateUtc="2024-05-08T13:56:00Z"/>
  <w16cex:commentExtensible w16cex:durableId="0832175D" w16cex:dateUtc="2024-05-09T00:43:00Z"/>
  <w16cex:commentExtensible w16cex:durableId="2CA50490" w16cex:dateUtc="2024-05-09T00:47:00Z"/>
  <w16cex:commentExtensible w16cex:durableId="5CD20DD0" w16cex:dateUtc="2024-05-08T13:56:00Z"/>
  <w16cex:commentExtensible w16cex:durableId="02BA65FC" w16cex:dateUtc="2024-05-09T00:48:00Z"/>
  <w16cex:commentExtensible w16cex:durableId="0D6B1375" w16cex:dateUtc="2024-05-08T13:57:00Z"/>
  <w16cex:commentExtensible w16cex:durableId="3DBD7E97" w16cex:dateUtc="2024-05-09T00:48:00Z"/>
  <w16cex:commentExtensible w16cex:durableId="09837138" w16cex:dateUtc="2024-05-08T13:58:00Z"/>
  <w16cex:commentExtensible w16cex:durableId="786095E0" w16cex:dateUtc="2024-05-09T00:49:00Z"/>
  <w16cex:commentExtensible w16cex:durableId="5D8E42EC" w16cex:dateUtc="2024-05-08T13:59:00Z"/>
  <w16cex:commentExtensible w16cex:durableId="4D502BED" w16cex:dateUtc="2024-05-09T00:53:00Z"/>
  <w16cex:commentExtensible w16cex:durableId="08E41DEF" w16cex:dateUtc="2024-05-08T14:00:00Z"/>
  <w16cex:commentExtensible w16cex:durableId="147A881A" w16cex:dateUtc="2024-04-26T01:56:00Z"/>
  <w16cex:commentExtensible w16cex:durableId="1E8C3A70" w16cex:dateUtc="2024-05-10T04:14:37.888Z"/>
  <w16cex:commentExtensible w16cex:durableId="2BEF1B9E" w16cex:dateUtc="2024-05-09T20:04:46.879Z"/>
  <w16cex:commentExtensible w16cex:durableId="7891067B" w16cex:dateUtc="2024-05-09T20:13:31.152Z"/>
  <w16cex:commentExtensible w16cex:durableId="185E9E18" w16cex:dateUtc="2024-05-09T20:24:57.822Z"/>
  <w16cex:commentExtensible w16cex:durableId="4377BF0D" w16cex:dateUtc="2024-05-10T04:09:14.242Z"/>
  <w16cex:commentExtensible w16cex:durableId="69E6B6C6" w16cex:dateUtc="2024-05-10T04:07:44.908Z"/>
</w16cex:commentsExtensible>
</file>

<file path=word/commentsIds.xml><?xml version="1.0" encoding="utf-8"?>
<w16cid:commentsIds xmlns:mc="http://schemas.openxmlformats.org/markup-compatibility/2006" xmlns:w16cid="http://schemas.microsoft.com/office/word/2016/wordml/cid" mc:Ignorable="w16cid">
  <w16cid:commentId w16cid:paraId="42D99B45" w16cid:durableId="309DD5CF"/>
  <w16cid:commentId w16cid:paraId="00000305" w16cid:durableId="50C7DFE8"/>
  <w16cid:commentId w16cid:paraId="6A9445B2" w16cid:durableId="2E4CF5AF"/>
  <w16cid:commentId w16cid:paraId="1B610125" w16cid:durableId="3E50121A"/>
  <w16cid:commentId w16cid:paraId="1A890CC1" w16cid:durableId="554CF71C"/>
  <w16cid:commentId w16cid:paraId="73EED144" w16cid:durableId="161787FB"/>
  <w16cid:commentId w16cid:paraId="60989E06" w16cid:durableId="76E97EBF"/>
  <w16cid:commentId w16cid:paraId="69B5583B" w16cid:durableId="78FF1BD1"/>
  <w16cid:commentId w16cid:paraId="069D1DD5" w16cid:durableId="1496007B"/>
  <w16cid:commentId w16cid:paraId="4EB3EDD5" w16cid:durableId="1844642C"/>
  <w16cid:commentId w16cid:paraId="34AB74B2" w16cid:durableId="78BFFB54"/>
  <w16cid:commentId w16cid:paraId="42FDB53E" w16cid:durableId="39C7FD6F"/>
  <w16cid:commentId w16cid:paraId="343A83F0" w16cid:durableId="60267813"/>
  <w16cid:commentId w16cid:paraId="30E507FF" w16cid:durableId="3A3D8D2E"/>
  <w16cid:commentId w16cid:paraId="515B21E9" w16cid:durableId="00A86EA5"/>
  <w16cid:commentId w16cid:paraId="5C2E62AC" w16cid:durableId="31B6A663"/>
  <w16cid:commentId w16cid:paraId="442FC2B2" w16cid:durableId="2AF44771"/>
  <w16cid:commentId w16cid:paraId="3C98EED5" w16cid:durableId="067BF981"/>
  <w16cid:commentId w16cid:paraId="42D3616D" w16cid:durableId="4D53A090"/>
  <w16cid:commentId w16cid:paraId="453464D5" w16cid:durableId="6FF0C050"/>
  <w16cid:commentId w16cid:paraId="6055AFA5" w16cid:durableId="64002614"/>
  <w16cid:commentId w16cid:paraId="2C97945B" w16cid:durableId="19BF1390"/>
  <w16cid:commentId w16cid:paraId="58259FDA" w16cid:durableId="58046EEF"/>
  <w16cid:commentId w16cid:paraId="20F3D2EC" w16cid:durableId="385A23D2"/>
  <w16cid:commentId w16cid:paraId="774351EA" w16cid:durableId="1A4F7E04"/>
  <w16cid:commentId w16cid:paraId="6A37AA35" w16cid:durableId="2FBE5EDE"/>
  <w16cid:commentId w16cid:paraId="29DAF4E5" w16cid:durableId="33A50334"/>
  <w16cid:commentId w16cid:paraId="4C13843A" w16cid:durableId="1C9CB5DC"/>
  <w16cid:commentId w16cid:paraId="0315A829" w16cid:durableId="50BDC0E1"/>
  <w16cid:commentId w16cid:paraId="7F4509C7" w16cid:durableId="08B45358"/>
  <w16cid:commentId w16cid:paraId="3CE797CC" w16cid:durableId="3F2AD908"/>
  <w16cid:commentId w16cid:paraId="4C755E35" w16cid:durableId="31447521"/>
  <w16cid:commentId w16cid:paraId="45EC1B26" w16cid:durableId="2C10E5A6"/>
  <w16cid:commentId w16cid:paraId="30EB3F0F" w16cid:durableId="7356B230"/>
  <w16cid:commentId w16cid:paraId="76F3845F" w16cid:durableId="5E3FA862"/>
  <w16cid:commentId w16cid:paraId="2CAB5537" w16cid:durableId="2C75A5E2"/>
  <w16cid:commentId w16cid:paraId="711DD72E" w16cid:durableId="610A30EB"/>
  <w16cid:commentId w16cid:paraId="2944D316" w16cid:durableId="7AFC411A"/>
  <w16cid:commentId w16cid:paraId="7AB0DFCF" w16cid:durableId="4547BA2E"/>
  <w16cid:commentId w16cid:paraId="51D1244F" w16cid:durableId="1A6978A3"/>
  <w16cid:commentId w16cid:paraId="7219325A" w16cid:durableId="491C4D41"/>
  <w16cid:commentId w16cid:paraId="793204B4" w16cid:durableId="4177B46A"/>
  <w16cid:commentId w16cid:paraId="6E5210A7" w16cid:durableId="30AC567F"/>
  <w16cid:commentId w16cid:paraId="5B2B3DC0" w16cid:durableId="1E0E47B1"/>
  <w16cid:commentId w16cid:paraId="7A5D8DA1" w16cid:durableId="43841F0E"/>
  <w16cid:commentId w16cid:paraId="32B89C02" w16cid:durableId="114E6CB8"/>
  <w16cid:commentId w16cid:paraId="414839DC" w16cid:durableId="1007B62E"/>
  <w16cid:commentId w16cid:paraId="05D1061A" w16cid:durableId="527EFF3C"/>
  <w16cid:commentId w16cid:paraId="479B2C96" w16cid:durableId="0463C402"/>
  <w16cid:commentId w16cid:paraId="4A82E4C2" w16cid:durableId="3D1ED012"/>
  <w16cid:commentId w16cid:paraId="279542C2" w16cid:durableId="1F6F6FFA"/>
  <w16cid:commentId w16cid:paraId="554C90C5" w16cid:durableId="7615AA98"/>
  <w16cid:commentId w16cid:paraId="6B09F84B" w16cid:durableId="51E1CA51"/>
  <w16cid:commentId w16cid:paraId="15CBC927" w16cid:durableId="45A8CFF7"/>
  <w16cid:commentId w16cid:paraId="4259EC65" w16cid:durableId="157F0905"/>
  <w16cid:commentId w16cid:paraId="541B94EC" w16cid:durableId="4129C6FC"/>
  <w16cid:commentId w16cid:paraId="3C79BF4F" w16cid:durableId="0F861301"/>
  <w16cid:commentId w16cid:paraId="0EA12CBC" w16cid:durableId="169B33DD"/>
  <w16cid:commentId w16cid:paraId="6E5FE20B" w16cid:durableId="17E87709"/>
  <w16cid:commentId w16cid:paraId="2A7829B3" w16cid:durableId="3B6DCE6C"/>
  <w16cid:commentId w16cid:paraId="0B14755F" w16cid:durableId="2E1700CA"/>
  <w16cid:commentId w16cid:paraId="14C95B2B" w16cid:durableId="497906E5"/>
  <w16cid:commentId w16cid:paraId="3CC12D7F" w16cid:durableId="2D64D486"/>
  <w16cid:commentId w16cid:paraId="7E5CF884" w16cid:durableId="19ED8819"/>
  <w16cid:commentId w16cid:paraId="0D3696D2" w16cid:durableId="7CDEEDA4"/>
  <w16cid:commentId w16cid:paraId="6677A61D" w16cid:durableId="734B6AD1"/>
  <w16cid:commentId w16cid:paraId="6E693227" w16cid:durableId="1470CEA1"/>
  <w16cid:commentId w16cid:paraId="38F14191" w16cid:durableId="712FED64"/>
  <w16cid:commentId w16cid:paraId="709BDADD" w16cid:durableId="0832175D"/>
  <w16cid:commentId w16cid:paraId="74FBB8BD" w16cid:durableId="2CA50490"/>
  <w16cid:commentId w16cid:paraId="2041349B" w16cid:durableId="5CD20DD0"/>
  <w16cid:commentId w16cid:paraId="00FBBCC0" w16cid:durableId="02BA65FC"/>
  <w16cid:commentId w16cid:paraId="0507D28C" w16cid:durableId="0D6B1375"/>
  <w16cid:commentId w16cid:paraId="163911DD" w16cid:durableId="3DBD7E97"/>
  <w16cid:commentId w16cid:paraId="5854410C" w16cid:durableId="09837138"/>
  <w16cid:commentId w16cid:paraId="2478E849" w16cid:durableId="786095E0"/>
  <w16cid:commentId w16cid:paraId="00FC96D0" w16cid:durableId="5D8E42EC"/>
  <w16cid:commentId w16cid:paraId="3F7D3FB5" w16cid:durableId="4D502BED"/>
  <w16cid:commentId w16cid:paraId="7D144A6C" w16cid:durableId="08E41DEF"/>
  <w16cid:commentId w16cid:paraId="7D9EBCA6" w16cid:durableId="147A881A"/>
  <w16cid:commentId w16cid:paraId="0E5E5496" w16cid:durableId="2BEF1B9E"/>
  <w16cid:commentId w16cid:paraId="0C1C63BD" w16cid:durableId="7891067B"/>
  <w16cid:commentId w16cid:paraId="104E88B6" w16cid:durableId="185E9E18"/>
  <w16cid:commentId w16cid:paraId="1494E9A9" w16cid:durableId="69E6B6C6"/>
  <w16cid:commentId w16cid:paraId="6882CD7A" w16cid:durableId="4377BF0D"/>
  <w16cid:commentId w16cid:paraId="6AB2A82C" w16cid:durableId="1E8C3A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B3530" w:rsidRDefault="00AB3530" w14:paraId="026D16C0" w14:textId="77777777">
      <w:pPr>
        <w:spacing w:after="0" w:line="240" w:lineRule="auto"/>
      </w:pPr>
      <w:r>
        <w:separator/>
      </w:r>
    </w:p>
  </w:endnote>
  <w:endnote w:type="continuationSeparator" w:id="0">
    <w:p w:rsidR="00AB3530" w:rsidRDefault="00AB3530" w14:paraId="7D84CC48" w14:textId="77777777">
      <w:pPr>
        <w:spacing w:after="0" w:line="240" w:lineRule="auto"/>
      </w:pPr>
      <w:r>
        <w:continuationSeparator/>
      </w:r>
    </w:p>
  </w:endnote>
  <w:endnote w:type="continuationNotice" w:id="1">
    <w:p w:rsidR="00AB3530" w:rsidRDefault="00AB3530" w14:paraId="4719A37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SemiBold">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BF7A40" w:rsidRDefault="006B2613" w14:paraId="00000300" w14:textId="77777777">
    <w:pPr>
      <w:spacing w:after="0"/>
    </w:pPr>
    <w:r>
      <w:rPr>
        <w:rFonts w:ascii="Cambria" w:hAnsi="Cambria" w:eastAsia="Cambria" w:cs="Cambria"/>
      </w:rPr>
      <w:t xml:space="preserve"> </w:t>
    </w:r>
    <w:r>
      <w:rPr>
        <w:rFonts w:ascii="Cambria" w:hAnsi="Cambria" w:eastAsia="Cambria" w:cs="Cambria"/>
      </w:rPr>
      <w:tab/>
    </w:r>
    <w:r>
      <w:rPr>
        <w:noProof/>
      </w:rPr>
      <w:drawing>
        <wp:anchor distT="0" distB="0" distL="114300" distR="114300" simplePos="0" relativeHeight="251658241" behindDoc="0" locked="0" layoutInCell="1" hidden="0" allowOverlap="1" wp14:anchorId="65BC826B" wp14:editId="0BE427CE">
          <wp:simplePos x="0" y="0"/>
          <wp:positionH relativeFrom="column">
            <wp:posOffset>2143125</wp:posOffset>
          </wp:positionH>
          <wp:positionV relativeFrom="paragraph">
            <wp:posOffset>0</wp:posOffset>
          </wp:positionV>
          <wp:extent cx="1716024" cy="377952"/>
          <wp:effectExtent l="0" t="0" r="0" b="0"/>
          <wp:wrapSquare wrapText="bothSides" distT="0" distB="0" distL="114300" distR="114300"/>
          <wp:docPr id="1970351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6024" cy="377952"/>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BF7A40" w:rsidRDefault="00770876" w14:paraId="000002FF" w14:textId="4E49FA68">
    <w:pPr>
      <w:spacing w:after="0"/>
    </w:pPr>
    <w:r>
      <w:rPr>
        <w:noProof/>
      </w:rPr>
      <w:drawing>
        <wp:anchor distT="0" distB="0" distL="114300" distR="114300" simplePos="0" relativeHeight="251658240" behindDoc="0" locked="0" layoutInCell="1" hidden="0" allowOverlap="1" wp14:anchorId="4AD7B0A6" wp14:editId="2F0B8F02">
          <wp:simplePos x="0" y="0"/>
          <wp:positionH relativeFrom="column">
            <wp:posOffset>2143125</wp:posOffset>
          </wp:positionH>
          <wp:positionV relativeFrom="paragraph">
            <wp:posOffset>-295275</wp:posOffset>
          </wp:positionV>
          <wp:extent cx="1076704" cy="466889"/>
          <wp:effectExtent l="0" t="0" r="0" b="0"/>
          <wp:wrapSquare wrapText="bothSides" distT="0" distB="0" distL="114300" distR="114300"/>
          <wp:docPr id="19703514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76704" cy="466889"/>
                  </a:xfrm>
                  <a:prstGeom prst="rect">
                    <a:avLst/>
                  </a:prstGeom>
                  <a:ln/>
                </pic:spPr>
              </pic:pic>
            </a:graphicData>
          </a:graphic>
        </wp:anchor>
      </w:drawing>
    </w:r>
    <w:r>
      <w:rPr>
        <w:rFonts w:ascii="Cambria" w:hAnsi="Cambria" w:eastAsia="Cambria" w:cs="Cambria"/>
      </w:rPr>
      <w:t xml:space="preserve"> </w:t>
    </w:r>
    <w:r>
      <w:rPr>
        <w:rFonts w:ascii="Cambria" w:hAnsi="Cambria" w:eastAsia="Cambria" w:cs="Cambr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F7A40" w:rsidRDefault="006B2613" w14:paraId="00000301" w14:textId="77777777">
    <w:pPr>
      <w:spacing w:after="0"/>
    </w:pPr>
    <w:r>
      <w:rPr>
        <w:rFonts w:ascii="Cambria" w:hAnsi="Cambria" w:eastAsia="Cambria" w:cs="Cambria"/>
      </w:rPr>
      <w:t xml:space="preserve"> </w:t>
    </w:r>
    <w:r>
      <w:rPr>
        <w:rFonts w:ascii="Cambria" w:hAnsi="Cambria" w:eastAsia="Cambria" w:cs="Cambr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B3530" w:rsidRDefault="00AB3530" w14:paraId="398DA602" w14:textId="77777777">
      <w:pPr>
        <w:spacing w:after="0" w:line="240" w:lineRule="auto"/>
      </w:pPr>
      <w:r>
        <w:separator/>
      </w:r>
    </w:p>
  </w:footnote>
  <w:footnote w:type="continuationSeparator" w:id="0">
    <w:p w:rsidR="00AB3530" w:rsidRDefault="00AB3530" w14:paraId="7FA6381B" w14:textId="77777777">
      <w:pPr>
        <w:spacing w:after="0" w:line="240" w:lineRule="auto"/>
      </w:pPr>
      <w:r>
        <w:continuationSeparator/>
      </w:r>
    </w:p>
  </w:footnote>
  <w:footnote w:type="continuationNotice" w:id="1">
    <w:p w:rsidR="00AB3530" w:rsidRDefault="00AB3530" w14:paraId="2D9EFE58" w14:textId="77777777">
      <w:pPr>
        <w:spacing w:after="0" w:line="240" w:lineRule="auto"/>
      </w:pPr>
    </w:p>
  </w:footnote>
</w:footnotes>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15"/>
      <w:gridCol w:w="3115"/>
      <w:gridCol w:w="3115"/>
    </w:tblGrid>
    <w:tr w:rsidR="6E5F4326" w:rsidTr="6E5F4326" w14:paraId="69E40F26">
      <w:trPr>
        <w:trHeight w:val="300"/>
      </w:trPr>
      <w:tc>
        <w:tcPr>
          <w:tcW w:w="3115" w:type="dxa"/>
          <w:tcMar/>
        </w:tcPr>
        <w:p w:rsidR="6E5F4326" w:rsidP="6E5F4326" w:rsidRDefault="6E5F4326" w14:paraId="0BE446D8" w14:textId="26B3C68A">
          <w:pPr>
            <w:pStyle w:val="Encabezado"/>
            <w:bidi w:val="0"/>
            <w:ind w:left="-115"/>
            <w:jc w:val="left"/>
          </w:pPr>
        </w:p>
      </w:tc>
      <w:tc>
        <w:tcPr>
          <w:tcW w:w="3115" w:type="dxa"/>
          <w:tcMar/>
        </w:tcPr>
        <w:p w:rsidR="6E5F4326" w:rsidP="6E5F4326" w:rsidRDefault="6E5F4326" w14:paraId="6BB0F1E8" w14:textId="2A9A13F1">
          <w:pPr>
            <w:pStyle w:val="Encabezado"/>
            <w:bidi w:val="0"/>
            <w:jc w:val="center"/>
          </w:pPr>
        </w:p>
      </w:tc>
      <w:tc>
        <w:tcPr>
          <w:tcW w:w="3115" w:type="dxa"/>
          <w:tcMar/>
        </w:tcPr>
        <w:p w:rsidR="6E5F4326" w:rsidP="6E5F4326" w:rsidRDefault="6E5F4326" w14:paraId="5AE38B92" w14:textId="5C45A47F">
          <w:pPr>
            <w:pStyle w:val="Encabezado"/>
            <w:bidi w:val="0"/>
            <w:ind w:right="-115"/>
            <w:jc w:val="right"/>
          </w:pPr>
        </w:p>
      </w:tc>
    </w:tr>
  </w:tbl>
  <w:p w:rsidR="6E5F4326" w:rsidP="6E5F4326" w:rsidRDefault="6E5F4326" w14:paraId="55B185FD" w14:textId="770E5AAB">
    <w:pPr>
      <w:pStyle w:val="Encabezado"/>
      <w:bidi w:val="0"/>
    </w:pPr>
  </w:p>
</w:hdr>
</file>

<file path=word/header2.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15"/>
      <w:gridCol w:w="3115"/>
      <w:gridCol w:w="3115"/>
    </w:tblGrid>
    <w:tr w:rsidR="6E5F4326" w:rsidTr="6E5F4326" w14:paraId="6C0A8239">
      <w:trPr>
        <w:trHeight w:val="300"/>
      </w:trPr>
      <w:tc>
        <w:tcPr>
          <w:tcW w:w="3115" w:type="dxa"/>
          <w:tcMar/>
        </w:tcPr>
        <w:p w:rsidR="6E5F4326" w:rsidP="6E5F4326" w:rsidRDefault="6E5F4326" w14:paraId="1EBD87EC" w14:textId="4D225F7F">
          <w:pPr>
            <w:pStyle w:val="Encabezado"/>
            <w:bidi w:val="0"/>
            <w:ind w:left="-115"/>
            <w:jc w:val="left"/>
          </w:pPr>
        </w:p>
      </w:tc>
      <w:tc>
        <w:tcPr>
          <w:tcW w:w="3115" w:type="dxa"/>
          <w:tcMar/>
        </w:tcPr>
        <w:p w:rsidR="6E5F4326" w:rsidP="6E5F4326" w:rsidRDefault="6E5F4326" w14:paraId="232CEC17" w14:textId="20F56FCD">
          <w:pPr>
            <w:pStyle w:val="Encabezado"/>
            <w:bidi w:val="0"/>
            <w:jc w:val="center"/>
          </w:pPr>
        </w:p>
      </w:tc>
      <w:tc>
        <w:tcPr>
          <w:tcW w:w="3115" w:type="dxa"/>
          <w:tcMar/>
        </w:tcPr>
        <w:p w:rsidR="6E5F4326" w:rsidP="6E5F4326" w:rsidRDefault="6E5F4326" w14:paraId="55236B5B" w14:textId="68D1ADCB">
          <w:pPr>
            <w:pStyle w:val="Encabezado"/>
            <w:bidi w:val="0"/>
            <w:ind w:right="-115"/>
            <w:jc w:val="right"/>
          </w:pPr>
        </w:p>
      </w:tc>
    </w:tr>
  </w:tbl>
  <w:p w:rsidR="6E5F4326" w:rsidP="6E5F4326" w:rsidRDefault="6E5F4326" w14:paraId="657A4280" w14:textId="0E2BD159">
    <w:pPr>
      <w:pStyle w:val="Encabezado"/>
      <w:bidi w:val="0"/>
    </w:pPr>
  </w:p>
</w:hdr>
</file>

<file path=word/intelligence2.xml><?xml version="1.0" encoding="utf-8"?>
<int2:intelligence xmlns:int2="http://schemas.microsoft.com/office/intelligence/2020/intelligence" xmlns:oel="http://schemas.microsoft.com/office/2019/extlst">
  <int2:observations>
    <int2:textHash int2:hashCode="PPZWfo1pQPgbZc" int2:id="51Yoxw7b">
      <int2:state int2:value="Rejected" int2:type="AugLoop_Text_Critique"/>
    </int2:textHash>
    <int2:textHash int2:hashCode="hHDZ5fdR5ml1c6" int2:id="JQi8Yi0n">
      <int2:state int2:value="Rejected" int2:type="AugLoop_Text_Critique"/>
    </int2:textHash>
    <int2:textHash int2:hashCode="9WoAeMWuu+eeS8" int2:id="i1Yc2r28">
      <int2:state int2:value="Rejected" int2:type="AugLoop_Text_Critique"/>
    </int2:textHash>
    <int2:textHash int2:hashCode="G3s3L515zYMPph" int2:id="uR7vM14L">
      <int2:state int2:value="Rejected" int2:type="AugLoop_Text_Critique"/>
    </int2:textHash>
    <int2:bookmark int2:bookmarkName="_Int_h3SG0cMo" int2:invalidationBookmarkName="" int2:hashCode="m+tkD8+DpDwOL+" int2:id="MIFH5yl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661EF"/>
    <w:multiLevelType w:val="hybridMultilevel"/>
    <w:tmpl w:val="9B8E2188"/>
    <w:lvl w:ilvl="0" w:tplc="08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6C56D3F"/>
    <w:multiLevelType w:val="hybridMultilevel"/>
    <w:tmpl w:val="CC64C3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A725B2F"/>
    <w:multiLevelType w:val="multilevel"/>
    <w:tmpl w:val="AB9610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BAD1C2B"/>
    <w:multiLevelType w:val="multilevel"/>
    <w:tmpl w:val="1A465DA4"/>
    <w:lvl w:ilvl="0">
      <w:start w:val="1"/>
      <w:numFmt w:val="decimal"/>
      <w:lvlText w:val="%1."/>
      <w:lvlJc w:val="left"/>
      <w:pPr>
        <w:ind w:left="360" w:hanging="360"/>
      </w:pPr>
      <w:rPr>
        <w:rFonts w:hint="default"/>
      </w:rPr>
    </w:lvl>
    <w:lvl w:ilvl="1">
      <w:start w:val="5"/>
      <w:numFmt w:val="decimal"/>
      <w:isLgl/>
      <w:lvlText w:val="%1.%2"/>
      <w:lvlJc w:val="left"/>
      <w:pPr>
        <w:ind w:left="660" w:hanging="6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0C3167DD"/>
    <w:multiLevelType w:val="multilevel"/>
    <w:tmpl w:val="C298E6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1146E44"/>
    <w:multiLevelType w:val="multilevel"/>
    <w:tmpl w:val="FE0845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12A21E1"/>
    <w:multiLevelType w:val="hybridMultilevel"/>
    <w:tmpl w:val="C5B6539A"/>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7" w15:restartNumberingAfterBreak="0">
    <w:nsid w:val="1192455E"/>
    <w:multiLevelType w:val="hybridMultilevel"/>
    <w:tmpl w:val="ECAC24E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9AD2D71"/>
    <w:multiLevelType w:val="multilevel"/>
    <w:tmpl w:val="FEB2AF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BAE7F98"/>
    <w:multiLevelType w:val="hybridMultilevel"/>
    <w:tmpl w:val="FFFFFFFF"/>
    <w:lvl w:ilvl="0" w:tplc="28689798">
      <w:start w:val="1"/>
      <w:numFmt w:val="bullet"/>
      <w:lvlText w:val=""/>
      <w:lvlJc w:val="left"/>
      <w:pPr>
        <w:ind w:left="720" w:hanging="360"/>
      </w:pPr>
      <w:rPr>
        <w:rFonts w:hint="default" w:ascii="Symbol" w:hAnsi="Symbol"/>
      </w:rPr>
    </w:lvl>
    <w:lvl w:ilvl="1" w:tplc="3E769076">
      <w:start w:val="1"/>
      <w:numFmt w:val="bullet"/>
      <w:lvlText w:val="o"/>
      <w:lvlJc w:val="left"/>
      <w:pPr>
        <w:ind w:left="1440" w:hanging="360"/>
      </w:pPr>
      <w:rPr>
        <w:rFonts w:hint="default" w:ascii="Courier New" w:hAnsi="Courier New"/>
      </w:rPr>
    </w:lvl>
    <w:lvl w:ilvl="2" w:tplc="6382D960">
      <w:start w:val="1"/>
      <w:numFmt w:val="bullet"/>
      <w:lvlText w:val=""/>
      <w:lvlJc w:val="left"/>
      <w:pPr>
        <w:ind w:left="2160" w:hanging="360"/>
      </w:pPr>
      <w:rPr>
        <w:rFonts w:hint="default" w:ascii="Wingdings" w:hAnsi="Wingdings"/>
      </w:rPr>
    </w:lvl>
    <w:lvl w:ilvl="3" w:tplc="BB1A53C0">
      <w:start w:val="1"/>
      <w:numFmt w:val="bullet"/>
      <w:lvlText w:val=""/>
      <w:lvlJc w:val="left"/>
      <w:pPr>
        <w:ind w:left="2880" w:hanging="360"/>
      </w:pPr>
      <w:rPr>
        <w:rFonts w:hint="default" w:ascii="Symbol" w:hAnsi="Symbol"/>
      </w:rPr>
    </w:lvl>
    <w:lvl w:ilvl="4" w:tplc="6B02A7E8">
      <w:start w:val="1"/>
      <w:numFmt w:val="bullet"/>
      <w:lvlText w:val="o"/>
      <w:lvlJc w:val="left"/>
      <w:pPr>
        <w:ind w:left="3600" w:hanging="360"/>
      </w:pPr>
      <w:rPr>
        <w:rFonts w:hint="default" w:ascii="Courier New" w:hAnsi="Courier New"/>
      </w:rPr>
    </w:lvl>
    <w:lvl w:ilvl="5" w:tplc="E8047286">
      <w:start w:val="1"/>
      <w:numFmt w:val="bullet"/>
      <w:lvlText w:val=""/>
      <w:lvlJc w:val="left"/>
      <w:pPr>
        <w:ind w:left="4320" w:hanging="360"/>
      </w:pPr>
      <w:rPr>
        <w:rFonts w:hint="default" w:ascii="Wingdings" w:hAnsi="Wingdings"/>
      </w:rPr>
    </w:lvl>
    <w:lvl w:ilvl="6" w:tplc="22488CEA">
      <w:start w:val="1"/>
      <w:numFmt w:val="bullet"/>
      <w:lvlText w:val=""/>
      <w:lvlJc w:val="left"/>
      <w:pPr>
        <w:ind w:left="5040" w:hanging="360"/>
      </w:pPr>
      <w:rPr>
        <w:rFonts w:hint="default" w:ascii="Symbol" w:hAnsi="Symbol"/>
      </w:rPr>
    </w:lvl>
    <w:lvl w:ilvl="7" w:tplc="9044FE0A">
      <w:start w:val="1"/>
      <w:numFmt w:val="bullet"/>
      <w:lvlText w:val="o"/>
      <w:lvlJc w:val="left"/>
      <w:pPr>
        <w:ind w:left="5760" w:hanging="360"/>
      </w:pPr>
      <w:rPr>
        <w:rFonts w:hint="default" w:ascii="Courier New" w:hAnsi="Courier New"/>
      </w:rPr>
    </w:lvl>
    <w:lvl w:ilvl="8" w:tplc="7A9AE96A">
      <w:start w:val="1"/>
      <w:numFmt w:val="bullet"/>
      <w:lvlText w:val=""/>
      <w:lvlJc w:val="left"/>
      <w:pPr>
        <w:ind w:left="6480" w:hanging="360"/>
      </w:pPr>
      <w:rPr>
        <w:rFonts w:hint="default" w:ascii="Wingdings" w:hAnsi="Wingdings"/>
      </w:rPr>
    </w:lvl>
  </w:abstractNum>
  <w:abstractNum w:abstractNumId="10" w15:restartNumberingAfterBreak="0">
    <w:nsid w:val="1C3555D4"/>
    <w:multiLevelType w:val="multilevel"/>
    <w:tmpl w:val="B9C2BA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E08427B"/>
    <w:multiLevelType w:val="multilevel"/>
    <w:tmpl w:val="756C3D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1E78A53E"/>
    <w:multiLevelType w:val="hybridMultilevel"/>
    <w:tmpl w:val="6966F39A"/>
    <w:lvl w:ilvl="0" w:tplc="16621522">
      <w:start w:val="1"/>
      <w:numFmt w:val="bullet"/>
      <w:lvlText w:val=""/>
      <w:lvlJc w:val="left"/>
      <w:pPr>
        <w:ind w:left="720" w:hanging="360"/>
      </w:pPr>
      <w:rPr>
        <w:rFonts w:hint="default" w:ascii="Symbol" w:hAnsi="Symbol"/>
      </w:rPr>
    </w:lvl>
    <w:lvl w:ilvl="1" w:tplc="39783932">
      <w:start w:val="1"/>
      <w:numFmt w:val="bullet"/>
      <w:lvlText w:val="o"/>
      <w:lvlJc w:val="left"/>
      <w:pPr>
        <w:ind w:left="1440" w:hanging="360"/>
      </w:pPr>
      <w:rPr>
        <w:rFonts w:hint="default" w:ascii="Courier New" w:hAnsi="Courier New"/>
      </w:rPr>
    </w:lvl>
    <w:lvl w:ilvl="2" w:tplc="A6D0F9E6">
      <w:start w:val="1"/>
      <w:numFmt w:val="bullet"/>
      <w:lvlText w:val=""/>
      <w:lvlJc w:val="left"/>
      <w:pPr>
        <w:ind w:left="2160" w:hanging="360"/>
      </w:pPr>
      <w:rPr>
        <w:rFonts w:hint="default" w:ascii="Wingdings" w:hAnsi="Wingdings"/>
      </w:rPr>
    </w:lvl>
    <w:lvl w:ilvl="3" w:tplc="901CF146">
      <w:start w:val="1"/>
      <w:numFmt w:val="bullet"/>
      <w:lvlText w:val=""/>
      <w:lvlJc w:val="left"/>
      <w:pPr>
        <w:ind w:left="2880" w:hanging="360"/>
      </w:pPr>
      <w:rPr>
        <w:rFonts w:hint="default" w:ascii="Symbol" w:hAnsi="Symbol"/>
      </w:rPr>
    </w:lvl>
    <w:lvl w:ilvl="4" w:tplc="C7AEF130">
      <w:start w:val="1"/>
      <w:numFmt w:val="bullet"/>
      <w:lvlText w:val="o"/>
      <w:lvlJc w:val="left"/>
      <w:pPr>
        <w:ind w:left="3600" w:hanging="360"/>
      </w:pPr>
      <w:rPr>
        <w:rFonts w:hint="default" w:ascii="Courier New" w:hAnsi="Courier New"/>
      </w:rPr>
    </w:lvl>
    <w:lvl w:ilvl="5" w:tplc="7396CDB4">
      <w:start w:val="1"/>
      <w:numFmt w:val="bullet"/>
      <w:lvlText w:val=""/>
      <w:lvlJc w:val="left"/>
      <w:pPr>
        <w:ind w:left="4320" w:hanging="360"/>
      </w:pPr>
      <w:rPr>
        <w:rFonts w:hint="default" w:ascii="Wingdings" w:hAnsi="Wingdings"/>
      </w:rPr>
    </w:lvl>
    <w:lvl w:ilvl="6" w:tplc="01E86546">
      <w:start w:val="1"/>
      <w:numFmt w:val="bullet"/>
      <w:lvlText w:val=""/>
      <w:lvlJc w:val="left"/>
      <w:pPr>
        <w:ind w:left="5040" w:hanging="360"/>
      </w:pPr>
      <w:rPr>
        <w:rFonts w:hint="default" w:ascii="Symbol" w:hAnsi="Symbol"/>
      </w:rPr>
    </w:lvl>
    <w:lvl w:ilvl="7" w:tplc="83E6AB42">
      <w:start w:val="1"/>
      <w:numFmt w:val="bullet"/>
      <w:lvlText w:val="o"/>
      <w:lvlJc w:val="left"/>
      <w:pPr>
        <w:ind w:left="5760" w:hanging="360"/>
      </w:pPr>
      <w:rPr>
        <w:rFonts w:hint="default" w:ascii="Courier New" w:hAnsi="Courier New"/>
      </w:rPr>
    </w:lvl>
    <w:lvl w:ilvl="8" w:tplc="A0E86E40">
      <w:start w:val="1"/>
      <w:numFmt w:val="bullet"/>
      <w:lvlText w:val=""/>
      <w:lvlJc w:val="left"/>
      <w:pPr>
        <w:ind w:left="6480" w:hanging="360"/>
      </w:pPr>
      <w:rPr>
        <w:rFonts w:hint="default" w:ascii="Wingdings" w:hAnsi="Wingdings"/>
      </w:rPr>
    </w:lvl>
  </w:abstractNum>
  <w:abstractNum w:abstractNumId="13" w15:restartNumberingAfterBreak="0">
    <w:nsid w:val="20383A73"/>
    <w:multiLevelType w:val="multilevel"/>
    <w:tmpl w:val="FBEC42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144775B"/>
    <w:multiLevelType w:val="hybridMultilevel"/>
    <w:tmpl w:val="4808DC0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4BF7446"/>
    <w:multiLevelType w:val="hybridMultilevel"/>
    <w:tmpl w:val="F0EE8758"/>
    <w:lvl w:ilvl="0" w:tplc="08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277F5E9C"/>
    <w:multiLevelType w:val="multilevel"/>
    <w:tmpl w:val="B06A6E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9874EDA"/>
    <w:multiLevelType w:val="multilevel"/>
    <w:tmpl w:val="7DB2BC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A0E2661"/>
    <w:multiLevelType w:val="multilevel"/>
    <w:tmpl w:val="27FAF8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26F1373"/>
    <w:multiLevelType w:val="multilevel"/>
    <w:tmpl w:val="AC6663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5C61C1C"/>
    <w:multiLevelType w:val="multilevel"/>
    <w:tmpl w:val="1DF6E5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372B1CA0"/>
    <w:multiLevelType w:val="hybridMultilevel"/>
    <w:tmpl w:val="620017AC"/>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2" w15:restartNumberingAfterBreak="0">
    <w:nsid w:val="37586FD0"/>
    <w:multiLevelType w:val="multilevel"/>
    <w:tmpl w:val="BB8C59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AAB7015"/>
    <w:multiLevelType w:val="multilevel"/>
    <w:tmpl w:val="5BA409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3C490A25"/>
    <w:multiLevelType w:val="hybridMultilevel"/>
    <w:tmpl w:val="DFCE782E"/>
    <w:lvl w:ilvl="0" w:tplc="0ED68E52">
      <w:start w:val="1"/>
      <w:numFmt w:val="bullet"/>
      <w:lvlText w:val=""/>
      <w:lvlJc w:val="left"/>
      <w:pPr>
        <w:ind w:left="720" w:hanging="360"/>
      </w:pPr>
      <w:rPr>
        <w:rFonts w:hint="default" w:ascii="Symbol" w:hAnsi="Symbol"/>
      </w:rPr>
    </w:lvl>
    <w:lvl w:ilvl="1" w:tplc="8AC2CEE8">
      <w:start w:val="1"/>
      <w:numFmt w:val="bullet"/>
      <w:lvlText w:val="o"/>
      <w:lvlJc w:val="left"/>
      <w:pPr>
        <w:ind w:left="1440" w:hanging="360"/>
      </w:pPr>
      <w:rPr>
        <w:rFonts w:hint="default" w:ascii="Courier New" w:hAnsi="Courier New"/>
      </w:rPr>
    </w:lvl>
    <w:lvl w:ilvl="2" w:tplc="3F0053FC">
      <w:start w:val="1"/>
      <w:numFmt w:val="bullet"/>
      <w:lvlText w:val=""/>
      <w:lvlJc w:val="left"/>
      <w:pPr>
        <w:ind w:left="2160" w:hanging="360"/>
      </w:pPr>
      <w:rPr>
        <w:rFonts w:hint="default" w:ascii="Wingdings" w:hAnsi="Wingdings"/>
      </w:rPr>
    </w:lvl>
    <w:lvl w:ilvl="3" w:tplc="674410E8">
      <w:start w:val="1"/>
      <w:numFmt w:val="bullet"/>
      <w:lvlText w:val=""/>
      <w:lvlJc w:val="left"/>
      <w:pPr>
        <w:ind w:left="2880" w:hanging="360"/>
      </w:pPr>
      <w:rPr>
        <w:rFonts w:hint="default" w:ascii="Symbol" w:hAnsi="Symbol"/>
      </w:rPr>
    </w:lvl>
    <w:lvl w:ilvl="4" w:tplc="FDE62D62">
      <w:start w:val="1"/>
      <w:numFmt w:val="bullet"/>
      <w:lvlText w:val="o"/>
      <w:lvlJc w:val="left"/>
      <w:pPr>
        <w:ind w:left="3600" w:hanging="360"/>
      </w:pPr>
      <w:rPr>
        <w:rFonts w:hint="default" w:ascii="Courier New" w:hAnsi="Courier New"/>
      </w:rPr>
    </w:lvl>
    <w:lvl w:ilvl="5" w:tplc="65C00B64">
      <w:start w:val="1"/>
      <w:numFmt w:val="bullet"/>
      <w:lvlText w:val=""/>
      <w:lvlJc w:val="left"/>
      <w:pPr>
        <w:ind w:left="4320" w:hanging="360"/>
      </w:pPr>
      <w:rPr>
        <w:rFonts w:hint="default" w:ascii="Wingdings" w:hAnsi="Wingdings"/>
      </w:rPr>
    </w:lvl>
    <w:lvl w:ilvl="6" w:tplc="7B307AFA">
      <w:start w:val="1"/>
      <w:numFmt w:val="bullet"/>
      <w:lvlText w:val=""/>
      <w:lvlJc w:val="left"/>
      <w:pPr>
        <w:ind w:left="5040" w:hanging="360"/>
      </w:pPr>
      <w:rPr>
        <w:rFonts w:hint="default" w:ascii="Symbol" w:hAnsi="Symbol"/>
      </w:rPr>
    </w:lvl>
    <w:lvl w:ilvl="7" w:tplc="4A3A0E10">
      <w:start w:val="1"/>
      <w:numFmt w:val="bullet"/>
      <w:lvlText w:val="o"/>
      <w:lvlJc w:val="left"/>
      <w:pPr>
        <w:ind w:left="5760" w:hanging="360"/>
      </w:pPr>
      <w:rPr>
        <w:rFonts w:hint="default" w:ascii="Courier New" w:hAnsi="Courier New"/>
      </w:rPr>
    </w:lvl>
    <w:lvl w:ilvl="8" w:tplc="E72AEFC8">
      <w:start w:val="1"/>
      <w:numFmt w:val="bullet"/>
      <w:lvlText w:val=""/>
      <w:lvlJc w:val="left"/>
      <w:pPr>
        <w:ind w:left="6480" w:hanging="360"/>
      </w:pPr>
      <w:rPr>
        <w:rFonts w:hint="default" w:ascii="Wingdings" w:hAnsi="Wingdings"/>
      </w:rPr>
    </w:lvl>
  </w:abstractNum>
  <w:abstractNum w:abstractNumId="25" w15:restartNumberingAfterBreak="0">
    <w:nsid w:val="3F875501"/>
    <w:multiLevelType w:val="multilevel"/>
    <w:tmpl w:val="A0A0BE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0536A60"/>
    <w:multiLevelType w:val="hybridMultilevel"/>
    <w:tmpl w:val="76F8949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42770AC3"/>
    <w:multiLevelType w:val="multilevel"/>
    <w:tmpl w:val="F858CE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46C243CF"/>
    <w:multiLevelType w:val="multilevel"/>
    <w:tmpl w:val="B73C0214"/>
    <w:lvl w:ilvl="0">
      <w:start w:val="3"/>
      <w:numFmt w:val="decimal"/>
      <w:lvlText w:val="%1."/>
      <w:lvlJc w:val="left"/>
      <w:pPr>
        <w:ind w:left="370" w:hanging="360"/>
      </w:pPr>
      <w:rPr>
        <w:rFonts w:hint="default"/>
      </w:rPr>
    </w:lvl>
    <w:lvl w:ilvl="1">
      <w:start w:val="5"/>
      <w:numFmt w:val="decimal"/>
      <w:isLgl/>
      <w:lvlText w:val="%1.%2"/>
      <w:lvlJc w:val="left"/>
      <w:pPr>
        <w:ind w:left="730" w:hanging="720"/>
      </w:pPr>
      <w:rPr>
        <w:rFonts w:hint="default"/>
      </w:rPr>
    </w:lvl>
    <w:lvl w:ilvl="2">
      <w:start w:val="1"/>
      <w:numFmt w:val="decimal"/>
      <w:isLgl/>
      <w:lvlText w:val="%1.%2.%3"/>
      <w:lvlJc w:val="left"/>
      <w:pPr>
        <w:ind w:left="730" w:hanging="720"/>
      </w:pPr>
      <w:rPr>
        <w:rFonts w:hint="default"/>
      </w:rPr>
    </w:lvl>
    <w:lvl w:ilvl="3">
      <w:start w:val="1"/>
      <w:numFmt w:val="decimal"/>
      <w:isLgl/>
      <w:lvlText w:val="%1.%2.%3.%4"/>
      <w:lvlJc w:val="left"/>
      <w:pPr>
        <w:ind w:left="1090" w:hanging="1080"/>
      </w:pPr>
      <w:rPr>
        <w:rFonts w:hint="default"/>
      </w:rPr>
    </w:lvl>
    <w:lvl w:ilvl="4">
      <w:start w:val="1"/>
      <w:numFmt w:val="decimal"/>
      <w:isLgl/>
      <w:lvlText w:val="%1.%2.%3.%4.%5"/>
      <w:lvlJc w:val="left"/>
      <w:pPr>
        <w:ind w:left="1450" w:hanging="1440"/>
      </w:pPr>
      <w:rPr>
        <w:rFonts w:hint="default"/>
      </w:rPr>
    </w:lvl>
    <w:lvl w:ilvl="5">
      <w:start w:val="1"/>
      <w:numFmt w:val="decimal"/>
      <w:isLgl/>
      <w:lvlText w:val="%1.%2.%3.%4.%5.%6"/>
      <w:lvlJc w:val="left"/>
      <w:pPr>
        <w:ind w:left="1810" w:hanging="1800"/>
      </w:pPr>
      <w:rPr>
        <w:rFonts w:hint="default"/>
      </w:rPr>
    </w:lvl>
    <w:lvl w:ilvl="6">
      <w:start w:val="1"/>
      <w:numFmt w:val="decimal"/>
      <w:isLgl/>
      <w:lvlText w:val="%1.%2.%3.%4.%5.%6.%7"/>
      <w:lvlJc w:val="left"/>
      <w:pPr>
        <w:ind w:left="1810" w:hanging="1800"/>
      </w:pPr>
      <w:rPr>
        <w:rFonts w:hint="default"/>
      </w:rPr>
    </w:lvl>
    <w:lvl w:ilvl="7">
      <w:start w:val="1"/>
      <w:numFmt w:val="decimal"/>
      <w:isLgl/>
      <w:lvlText w:val="%1.%2.%3.%4.%5.%6.%7.%8"/>
      <w:lvlJc w:val="left"/>
      <w:pPr>
        <w:ind w:left="2170" w:hanging="2160"/>
      </w:pPr>
      <w:rPr>
        <w:rFonts w:hint="default"/>
      </w:rPr>
    </w:lvl>
    <w:lvl w:ilvl="8">
      <w:start w:val="1"/>
      <w:numFmt w:val="decimal"/>
      <w:isLgl/>
      <w:lvlText w:val="%1.%2.%3.%4.%5.%6.%7.%8.%9"/>
      <w:lvlJc w:val="left"/>
      <w:pPr>
        <w:ind w:left="2530" w:hanging="2520"/>
      </w:pPr>
      <w:rPr>
        <w:rFonts w:hint="default"/>
      </w:rPr>
    </w:lvl>
  </w:abstractNum>
  <w:abstractNum w:abstractNumId="29" w15:restartNumberingAfterBreak="0">
    <w:nsid w:val="484F4ADF"/>
    <w:multiLevelType w:val="hybridMultilevel"/>
    <w:tmpl w:val="4E822502"/>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30" w15:restartNumberingAfterBreak="0">
    <w:nsid w:val="4A51401D"/>
    <w:multiLevelType w:val="multilevel"/>
    <w:tmpl w:val="9D74E8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4ABD7493"/>
    <w:multiLevelType w:val="multilevel"/>
    <w:tmpl w:val="06BCC2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D9522AB"/>
    <w:multiLevelType w:val="hybridMultilevel"/>
    <w:tmpl w:val="4A2A8DE2"/>
    <w:lvl w:ilvl="0" w:tplc="240A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33" w15:restartNumberingAfterBreak="0">
    <w:nsid w:val="502F6C6D"/>
    <w:multiLevelType w:val="multilevel"/>
    <w:tmpl w:val="C71620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1AE44C7"/>
    <w:multiLevelType w:val="multilevel"/>
    <w:tmpl w:val="B1CC87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53E546F8"/>
    <w:multiLevelType w:val="multilevel"/>
    <w:tmpl w:val="C100CB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12923CC"/>
    <w:multiLevelType w:val="multilevel"/>
    <w:tmpl w:val="0E2C04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7282FAA"/>
    <w:multiLevelType w:val="multilevel"/>
    <w:tmpl w:val="9BF447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829483B"/>
    <w:multiLevelType w:val="multilevel"/>
    <w:tmpl w:val="764E15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69DD2278"/>
    <w:multiLevelType w:val="multilevel"/>
    <w:tmpl w:val="1F2407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AB7390E"/>
    <w:multiLevelType w:val="multilevel"/>
    <w:tmpl w:val="390252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29E68D3"/>
    <w:multiLevelType w:val="hybridMultilevel"/>
    <w:tmpl w:val="C5526AA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74412CA8"/>
    <w:multiLevelType w:val="multilevel"/>
    <w:tmpl w:val="DF0ED5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63A6B57"/>
    <w:multiLevelType w:val="multilevel"/>
    <w:tmpl w:val="8E0E1D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77863081"/>
    <w:multiLevelType w:val="multilevel"/>
    <w:tmpl w:val="06AEB3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78B6FE0"/>
    <w:multiLevelType w:val="multilevel"/>
    <w:tmpl w:val="872C35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79E04D41"/>
    <w:multiLevelType w:val="multilevel"/>
    <w:tmpl w:val="F274D2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7ADF0BC7"/>
    <w:multiLevelType w:val="multilevel"/>
    <w:tmpl w:val="26B0B3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7C715E13"/>
    <w:multiLevelType w:val="multilevel"/>
    <w:tmpl w:val="95CC1E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349453428">
    <w:abstractNumId w:val="9"/>
  </w:num>
  <w:num w:numId="2" w16cid:durableId="725031588">
    <w:abstractNumId w:val="12"/>
  </w:num>
  <w:num w:numId="3" w16cid:durableId="1653292677">
    <w:abstractNumId w:val="26"/>
  </w:num>
  <w:num w:numId="4" w16cid:durableId="1804153594">
    <w:abstractNumId w:val="28"/>
  </w:num>
  <w:num w:numId="5" w16cid:durableId="488865772">
    <w:abstractNumId w:val="29"/>
  </w:num>
  <w:num w:numId="6" w16cid:durableId="898054461">
    <w:abstractNumId w:val="0"/>
  </w:num>
  <w:num w:numId="7" w16cid:durableId="914364344">
    <w:abstractNumId w:val="15"/>
  </w:num>
  <w:num w:numId="8" w16cid:durableId="1932080615">
    <w:abstractNumId w:val="6"/>
  </w:num>
  <w:num w:numId="9" w16cid:durableId="1012605925">
    <w:abstractNumId w:val="21"/>
  </w:num>
  <w:num w:numId="10" w16cid:durableId="697774849">
    <w:abstractNumId w:val="3"/>
  </w:num>
  <w:num w:numId="11" w16cid:durableId="427239826">
    <w:abstractNumId w:val="41"/>
  </w:num>
  <w:num w:numId="12" w16cid:durableId="1712849146">
    <w:abstractNumId w:val="14"/>
  </w:num>
  <w:num w:numId="13" w16cid:durableId="602416747">
    <w:abstractNumId w:val="27"/>
  </w:num>
  <w:num w:numId="14" w16cid:durableId="1907033792">
    <w:abstractNumId w:val="40"/>
  </w:num>
  <w:num w:numId="15" w16cid:durableId="1248998440">
    <w:abstractNumId w:val="45"/>
  </w:num>
  <w:num w:numId="16" w16cid:durableId="1449472921">
    <w:abstractNumId w:val="2"/>
  </w:num>
  <w:num w:numId="17" w16cid:durableId="1887839957">
    <w:abstractNumId w:val="46"/>
  </w:num>
  <w:num w:numId="18" w16cid:durableId="2118941971">
    <w:abstractNumId w:val="22"/>
  </w:num>
  <w:num w:numId="19" w16cid:durableId="2023706109">
    <w:abstractNumId w:val="8"/>
  </w:num>
  <w:num w:numId="20" w16cid:durableId="1059088094">
    <w:abstractNumId w:val="43"/>
  </w:num>
  <w:num w:numId="21" w16cid:durableId="822164658">
    <w:abstractNumId w:val="17"/>
  </w:num>
  <w:num w:numId="22" w16cid:durableId="535434123">
    <w:abstractNumId w:val="13"/>
  </w:num>
  <w:num w:numId="23" w16cid:durableId="784039048">
    <w:abstractNumId w:val="48"/>
  </w:num>
  <w:num w:numId="24" w16cid:durableId="1744839954">
    <w:abstractNumId w:val="39"/>
  </w:num>
  <w:num w:numId="25" w16cid:durableId="219753921">
    <w:abstractNumId w:val="23"/>
  </w:num>
  <w:num w:numId="26" w16cid:durableId="455874301">
    <w:abstractNumId w:val="38"/>
  </w:num>
  <w:num w:numId="27" w16cid:durableId="686372169">
    <w:abstractNumId w:val="33"/>
  </w:num>
  <w:num w:numId="28" w16cid:durableId="2076470650">
    <w:abstractNumId w:val="36"/>
  </w:num>
  <w:num w:numId="29" w16cid:durableId="1573004440">
    <w:abstractNumId w:val="7"/>
  </w:num>
  <w:num w:numId="30" w16cid:durableId="1921400941">
    <w:abstractNumId w:val="34"/>
  </w:num>
  <w:num w:numId="31" w16cid:durableId="1567642019">
    <w:abstractNumId w:val="47"/>
  </w:num>
  <w:num w:numId="32" w16cid:durableId="655037437">
    <w:abstractNumId w:val="11"/>
  </w:num>
  <w:num w:numId="33" w16cid:durableId="1642225529">
    <w:abstractNumId w:val="10"/>
  </w:num>
  <w:num w:numId="34" w16cid:durableId="100802378">
    <w:abstractNumId w:val="31"/>
  </w:num>
  <w:num w:numId="35" w16cid:durableId="2009745069">
    <w:abstractNumId w:val="18"/>
  </w:num>
  <w:num w:numId="36" w16cid:durableId="335765530">
    <w:abstractNumId w:val="30"/>
  </w:num>
  <w:num w:numId="37" w16cid:durableId="1896163620">
    <w:abstractNumId w:val="35"/>
  </w:num>
  <w:num w:numId="38" w16cid:durableId="775371002">
    <w:abstractNumId w:val="44"/>
  </w:num>
  <w:num w:numId="39" w16cid:durableId="1183127356">
    <w:abstractNumId w:val="19"/>
  </w:num>
  <w:num w:numId="40" w16cid:durableId="182018439">
    <w:abstractNumId w:val="42"/>
  </w:num>
  <w:num w:numId="41" w16cid:durableId="1668093321">
    <w:abstractNumId w:val="20"/>
  </w:num>
  <w:num w:numId="42" w16cid:durableId="1419247810">
    <w:abstractNumId w:val="16"/>
  </w:num>
  <w:num w:numId="43" w16cid:durableId="1276642209">
    <w:abstractNumId w:val="5"/>
  </w:num>
  <w:num w:numId="44" w16cid:durableId="1714306600">
    <w:abstractNumId w:val="4"/>
  </w:num>
  <w:num w:numId="45" w16cid:durableId="217664882">
    <w:abstractNumId w:val="25"/>
  </w:num>
  <w:num w:numId="46" w16cid:durableId="1404520745">
    <w:abstractNumId w:val="37"/>
  </w:num>
  <w:num w:numId="47" w16cid:durableId="824709818">
    <w:abstractNumId w:val="32"/>
  </w:num>
  <w:num w:numId="48" w16cid:durableId="1604071936">
    <w:abstractNumId w:val="24"/>
  </w:num>
  <w:num w:numId="49" w16cid:durableId="811293868">
    <w:abstractNumId w:val="1"/>
  </w:num>
  <w:numIdMacAtCleanup w:val="49"/>
</w:numbering>
</file>

<file path=word/people.xml><?xml version="1.0" encoding="utf-8"?>
<w15:people xmlns:mc="http://schemas.openxmlformats.org/markup-compatibility/2006" xmlns:w15="http://schemas.microsoft.com/office/word/2012/wordml" mc:Ignorable="w15">
  <w15:person w15:author="Luis Carlos Chicaíza Rojas">
    <w15:presenceInfo w15:providerId="AD" w15:userId="S::lchicaiza@javeriana.edu.co::9cc8127a-c1ec-4830-9992-e539bbe2c99e"/>
  </w15:person>
  <w15:person w15:author="Johan Manuel Calderon Rodriguez">
    <w15:presenceInfo w15:providerId="AD" w15:userId="S::ex-jmcalderon@javeriana.edu.co::2628220f-30f1-448a-9ba6-afa12b5c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0"/>
    <w:rsid w:val="00001DF8"/>
    <w:rsid w:val="00003E06"/>
    <w:rsid w:val="00004ED0"/>
    <w:rsid w:val="00005F26"/>
    <w:rsid w:val="00007131"/>
    <w:rsid w:val="00010CC3"/>
    <w:rsid w:val="00010D04"/>
    <w:rsid w:val="00011D87"/>
    <w:rsid w:val="000143EF"/>
    <w:rsid w:val="00016074"/>
    <w:rsid w:val="00020466"/>
    <w:rsid w:val="00020549"/>
    <w:rsid w:val="000222FD"/>
    <w:rsid w:val="00023579"/>
    <w:rsid w:val="00025BA3"/>
    <w:rsid w:val="00026776"/>
    <w:rsid w:val="0003196B"/>
    <w:rsid w:val="00032D24"/>
    <w:rsid w:val="00037814"/>
    <w:rsid w:val="00040194"/>
    <w:rsid w:val="00040725"/>
    <w:rsid w:val="00041806"/>
    <w:rsid w:val="0004264F"/>
    <w:rsid w:val="0004462B"/>
    <w:rsid w:val="00045A73"/>
    <w:rsid w:val="00045BEB"/>
    <w:rsid w:val="000507E8"/>
    <w:rsid w:val="000507FE"/>
    <w:rsid w:val="00052E34"/>
    <w:rsid w:val="0005446D"/>
    <w:rsid w:val="000553E3"/>
    <w:rsid w:val="000563B1"/>
    <w:rsid w:val="000563B8"/>
    <w:rsid w:val="000601AF"/>
    <w:rsid w:val="00060437"/>
    <w:rsid w:val="00062C69"/>
    <w:rsid w:val="000635AD"/>
    <w:rsid w:val="00065A89"/>
    <w:rsid w:val="00065AFA"/>
    <w:rsid w:val="00066D4B"/>
    <w:rsid w:val="000678EA"/>
    <w:rsid w:val="0008014C"/>
    <w:rsid w:val="0008346E"/>
    <w:rsid w:val="0008369E"/>
    <w:rsid w:val="00084211"/>
    <w:rsid w:val="00087F28"/>
    <w:rsid w:val="00092C0C"/>
    <w:rsid w:val="00094B53"/>
    <w:rsid w:val="00094D84"/>
    <w:rsid w:val="00095E89"/>
    <w:rsid w:val="00096F47"/>
    <w:rsid w:val="000A06E5"/>
    <w:rsid w:val="000A19BA"/>
    <w:rsid w:val="000A1FDE"/>
    <w:rsid w:val="000A6172"/>
    <w:rsid w:val="000B0297"/>
    <w:rsid w:val="000B0B2B"/>
    <w:rsid w:val="000C4B9C"/>
    <w:rsid w:val="000C6797"/>
    <w:rsid w:val="000C7DFC"/>
    <w:rsid w:val="000D1C1A"/>
    <w:rsid w:val="000D3C16"/>
    <w:rsid w:val="000D6AEE"/>
    <w:rsid w:val="000E211D"/>
    <w:rsid w:val="000E3EF9"/>
    <w:rsid w:val="000E5D05"/>
    <w:rsid w:val="000E6F00"/>
    <w:rsid w:val="000F381C"/>
    <w:rsid w:val="00101F2C"/>
    <w:rsid w:val="00103686"/>
    <w:rsid w:val="00104319"/>
    <w:rsid w:val="00105DBF"/>
    <w:rsid w:val="00105EE9"/>
    <w:rsid w:val="0010760D"/>
    <w:rsid w:val="00111EDD"/>
    <w:rsid w:val="00114F22"/>
    <w:rsid w:val="00115C43"/>
    <w:rsid w:val="00117CC7"/>
    <w:rsid w:val="00117D56"/>
    <w:rsid w:val="00122795"/>
    <w:rsid w:val="00123A19"/>
    <w:rsid w:val="00126487"/>
    <w:rsid w:val="00133DA4"/>
    <w:rsid w:val="00134067"/>
    <w:rsid w:val="001346CB"/>
    <w:rsid w:val="00135EA2"/>
    <w:rsid w:val="001418B1"/>
    <w:rsid w:val="00146AD2"/>
    <w:rsid w:val="00147B32"/>
    <w:rsid w:val="001520FA"/>
    <w:rsid w:val="00156E32"/>
    <w:rsid w:val="0015774A"/>
    <w:rsid w:val="0016163D"/>
    <w:rsid w:val="00162553"/>
    <w:rsid w:val="001632CC"/>
    <w:rsid w:val="00163B8B"/>
    <w:rsid w:val="00163B9B"/>
    <w:rsid w:val="00164EF4"/>
    <w:rsid w:val="00165222"/>
    <w:rsid w:val="0016673A"/>
    <w:rsid w:val="00173B6E"/>
    <w:rsid w:val="00174BE6"/>
    <w:rsid w:val="001750AA"/>
    <w:rsid w:val="001761A3"/>
    <w:rsid w:val="001775C5"/>
    <w:rsid w:val="00177F8D"/>
    <w:rsid w:val="0018140F"/>
    <w:rsid w:val="001818BB"/>
    <w:rsid w:val="00181CD3"/>
    <w:rsid w:val="00183D9D"/>
    <w:rsid w:val="00183E1C"/>
    <w:rsid w:val="0018649D"/>
    <w:rsid w:val="00186A95"/>
    <w:rsid w:val="0018747B"/>
    <w:rsid w:val="00190056"/>
    <w:rsid w:val="00190440"/>
    <w:rsid w:val="00193EB6"/>
    <w:rsid w:val="0019615B"/>
    <w:rsid w:val="001A1EE8"/>
    <w:rsid w:val="001A59E1"/>
    <w:rsid w:val="001B012C"/>
    <w:rsid w:val="001B0B20"/>
    <w:rsid w:val="001B11DC"/>
    <w:rsid w:val="001B1AEE"/>
    <w:rsid w:val="001B33B2"/>
    <w:rsid w:val="001B4686"/>
    <w:rsid w:val="001B4836"/>
    <w:rsid w:val="001B5982"/>
    <w:rsid w:val="001B5C58"/>
    <w:rsid w:val="001B6FD9"/>
    <w:rsid w:val="001B7FF6"/>
    <w:rsid w:val="001C09D9"/>
    <w:rsid w:val="001C17C8"/>
    <w:rsid w:val="001C2DC2"/>
    <w:rsid w:val="001C5255"/>
    <w:rsid w:val="001D1C64"/>
    <w:rsid w:val="001D1F37"/>
    <w:rsid w:val="001D447F"/>
    <w:rsid w:val="001D7D8D"/>
    <w:rsid w:val="001E401A"/>
    <w:rsid w:val="001E475E"/>
    <w:rsid w:val="001E5AB0"/>
    <w:rsid w:val="001E73D1"/>
    <w:rsid w:val="001F09AE"/>
    <w:rsid w:val="001F145C"/>
    <w:rsid w:val="001F343F"/>
    <w:rsid w:val="001F43C0"/>
    <w:rsid w:val="001F54EC"/>
    <w:rsid w:val="001F7A4C"/>
    <w:rsid w:val="002066F7"/>
    <w:rsid w:val="00212A9D"/>
    <w:rsid w:val="00214128"/>
    <w:rsid w:val="00215248"/>
    <w:rsid w:val="002164B6"/>
    <w:rsid w:val="00216EAE"/>
    <w:rsid w:val="002173FB"/>
    <w:rsid w:val="002218A1"/>
    <w:rsid w:val="002224E2"/>
    <w:rsid w:val="00224363"/>
    <w:rsid w:val="00224B9B"/>
    <w:rsid w:val="002263CC"/>
    <w:rsid w:val="0023069D"/>
    <w:rsid w:val="00230F53"/>
    <w:rsid w:val="00231275"/>
    <w:rsid w:val="00231A70"/>
    <w:rsid w:val="002330A8"/>
    <w:rsid w:val="002336FF"/>
    <w:rsid w:val="00233AF0"/>
    <w:rsid w:val="002358D2"/>
    <w:rsid w:val="00237367"/>
    <w:rsid w:val="00240560"/>
    <w:rsid w:val="002510CB"/>
    <w:rsid w:val="0025254F"/>
    <w:rsid w:val="00253D46"/>
    <w:rsid w:val="00255077"/>
    <w:rsid w:val="0025795B"/>
    <w:rsid w:val="00257B74"/>
    <w:rsid w:val="002621FB"/>
    <w:rsid w:val="0026476B"/>
    <w:rsid w:val="00265083"/>
    <w:rsid w:val="00266720"/>
    <w:rsid w:val="002672AE"/>
    <w:rsid w:val="00276157"/>
    <w:rsid w:val="0027667B"/>
    <w:rsid w:val="0027683A"/>
    <w:rsid w:val="00277D58"/>
    <w:rsid w:val="00277DB1"/>
    <w:rsid w:val="00280A42"/>
    <w:rsid w:val="002814F5"/>
    <w:rsid w:val="00281FCE"/>
    <w:rsid w:val="00282B9F"/>
    <w:rsid w:val="00283C64"/>
    <w:rsid w:val="002843D6"/>
    <w:rsid w:val="002928F0"/>
    <w:rsid w:val="00293641"/>
    <w:rsid w:val="002940C3"/>
    <w:rsid w:val="002A415B"/>
    <w:rsid w:val="002A4E2B"/>
    <w:rsid w:val="002B3FD1"/>
    <w:rsid w:val="002B5945"/>
    <w:rsid w:val="002B6A25"/>
    <w:rsid w:val="002B7D49"/>
    <w:rsid w:val="002C2C44"/>
    <w:rsid w:val="002C3F88"/>
    <w:rsid w:val="002C4371"/>
    <w:rsid w:val="002C4D8E"/>
    <w:rsid w:val="002C65C1"/>
    <w:rsid w:val="002C71DA"/>
    <w:rsid w:val="002D0E02"/>
    <w:rsid w:val="002D0FA6"/>
    <w:rsid w:val="002D4E0A"/>
    <w:rsid w:val="002D74D3"/>
    <w:rsid w:val="002E76F5"/>
    <w:rsid w:val="002E7737"/>
    <w:rsid w:val="002F0D47"/>
    <w:rsid w:val="002F6A0B"/>
    <w:rsid w:val="002F7E54"/>
    <w:rsid w:val="003027C9"/>
    <w:rsid w:val="003044FA"/>
    <w:rsid w:val="00305A7B"/>
    <w:rsid w:val="00306710"/>
    <w:rsid w:val="003119AA"/>
    <w:rsid w:val="00313DDD"/>
    <w:rsid w:val="00316DDF"/>
    <w:rsid w:val="00320259"/>
    <w:rsid w:val="00320769"/>
    <w:rsid w:val="00320975"/>
    <w:rsid w:val="00321D00"/>
    <w:rsid w:val="00322268"/>
    <w:rsid w:val="00324D6F"/>
    <w:rsid w:val="00326379"/>
    <w:rsid w:val="00326C61"/>
    <w:rsid w:val="0033471F"/>
    <w:rsid w:val="00335523"/>
    <w:rsid w:val="003357A6"/>
    <w:rsid w:val="0033596E"/>
    <w:rsid w:val="00342844"/>
    <w:rsid w:val="00342E1D"/>
    <w:rsid w:val="0034325F"/>
    <w:rsid w:val="0034433B"/>
    <w:rsid w:val="003457C0"/>
    <w:rsid w:val="00346650"/>
    <w:rsid w:val="00346F3B"/>
    <w:rsid w:val="0034727C"/>
    <w:rsid w:val="00351816"/>
    <w:rsid w:val="00352535"/>
    <w:rsid w:val="003525F3"/>
    <w:rsid w:val="00352DF6"/>
    <w:rsid w:val="00355140"/>
    <w:rsid w:val="00357AFC"/>
    <w:rsid w:val="00361DAE"/>
    <w:rsid w:val="003629D7"/>
    <w:rsid w:val="0036545B"/>
    <w:rsid w:val="0036641E"/>
    <w:rsid w:val="003700B6"/>
    <w:rsid w:val="003710C0"/>
    <w:rsid w:val="00371D42"/>
    <w:rsid w:val="003748A1"/>
    <w:rsid w:val="00374D88"/>
    <w:rsid w:val="00374ECF"/>
    <w:rsid w:val="00382F3E"/>
    <w:rsid w:val="00384CCD"/>
    <w:rsid w:val="00385507"/>
    <w:rsid w:val="00386115"/>
    <w:rsid w:val="00387C87"/>
    <w:rsid w:val="00387CCC"/>
    <w:rsid w:val="00390EB4"/>
    <w:rsid w:val="00390FA8"/>
    <w:rsid w:val="00393AA4"/>
    <w:rsid w:val="00393E6F"/>
    <w:rsid w:val="0039569F"/>
    <w:rsid w:val="00395DB3"/>
    <w:rsid w:val="00396D0D"/>
    <w:rsid w:val="003A1806"/>
    <w:rsid w:val="003A2D79"/>
    <w:rsid w:val="003A3100"/>
    <w:rsid w:val="003B324C"/>
    <w:rsid w:val="003C0764"/>
    <w:rsid w:val="003C1C1B"/>
    <w:rsid w:val="003C47D5"/>
    <w:rsid w:val="003C48AB"/>
    <w:rsid w:val="003C4B42"/>
    <w:rsid w:val="003D047A"/>
    <w:rsid w:val="003D08D9"/>
    <w:rsid w:val="003D0C6A"/>
    <w:rsid w:val="003D3C68"/>
    <w:rsid w:val="003D70DC"/>
    <w:rsid w:val="003F0924"/>
    <w:rsid w:val="003F36CC"/>
    <w:rsid w:val="003F3752"/>
    <w:rsid w:val="003F79F2"/>
    <w:rsid w:val="00402132"/>
    <w:rsid w:val="00403E85"/>
    <w:rsid w:val="0040406F"/>
    <w:rsid w:val="00406AF7"/>
    <w:rsid w:val="00407014"/>
    <w:rsid w:val="00410C75"/>
    <w:rsid w:val="00415904"/>
    <w:rsid w:val="004161FD"/>
    <w:rsid w:val="004164ED"/>
    <w:rsid w:val="00416A09"/>
    <w:rsid w:val="00420575"/>
    <w:rsid w:val="00420C58"/>
    <w:rsid w:val="00423B94"/>
    <w:rsid w:val="004245BE"/>
    <w:rsid w:val="00427087"/>
    <w:rsid w:val="00431C85"/>
    <w:rsid w:val="00433701"/>
    <w:rsid w:val="00433919"/>
    <w:rsid w:val="004352AC"/>
    <w:rsid w:val="00441CE6"/>
    <w:rsid w:val="00444035"/>
    <w:rsid w:val="00447551"/>
    <w:rsid w:val="00450F1A"/>
    <w:rsid w:val="004518FB"/>
    <w:rsid w:val="00452339"/>
    <w:rsid w:val="00454C50"/>
    <w:rsid w:val="0045581A"/>
    <w:rsid w:val="0045701B"/>
    <w:rsid w:val="004602EF"/>
    <w:rsid w:val="004643DC"/>
    <w:rsid w:val="00467501"/>
    <w:rsid w:val="0047024F"/>
    <w:rsid w:val="0047277E"/>
    <w:rsid w:val="00473733"/>
    <w:rsid w:val="0047462B"/>
    <w:rsid w:val="00474A8C"/>
    <w:rsid w:val="00475881"/>
    <w:rsid w:val="004766A5"/>
    <w:rsid w:val="00483A4F"/>
    <w:rsid w:val="00483CE6"/>
    <w:rsid w:val="00484F6C"/>
    <w:rsid w:val="0048654A"/>
    <w:rsid w:val="00490C14"/>
    <w:rsid w:val="00490C4F"/>
    <w:rsid w:val="004925C5"/>
    <w:rsid w:val="0049398A"/>
    <w:rsid w:val="004A08A7"/>
    <w:rsid w:val="004A20C7"/>
    <w:rsid w:val="004A2B7C"/>
    <w:rsid w:val="004A767D"/>
    <w:rsid w:val="004A7851"/>
    <w:rsid w:val="004B3F46"/>
    <w:rsid w:val="004B486A"/>
    <w:rsid w:val="004B6E5F"/>
    <w:rsid w:val="004B70EA"/>
    <w:rsid w:val="004C1A7A"/>
    <w:rsid w:val="004C375A"/>
    <w:rsid w:val="004C4F01"/>
    <w:rsid w:val="004C5CF4"/>
    <w:rsid w:val="004C6F6D"/>
    <w:rsid w:val="004D4BAA"/>
    <w:rsid w:val="004D75DF"/>
    <w:rsid w:val="004D7673"/>
    <w:rsid w:val="004D7DA1"/>
    <w:rsid w:val="004E207F"/>
    <w:rsid w:val="004E5E13"/>
    <w:rsid w:val="004F2949"/>
    <w:rsid w:val="004F4F22"/>
    <w:rsid w:val="004F55D4"/>
    <w:rsid w:val="004F6289"/>
    <w:rsid w:val="0050132B"/>
    <w:rsid w:val="00502F18"/>
    <w:rsid w:val="0050375C"/>
    <w:rsid w:val="00503C9B"/>
    <w:rsid w:val="005046FC"/>
    <w:rsid w:val="00505325"/>
    <w:rsid w:val="00507D01"/>
    <w:rsid w:val="00511705"/>
    <w:rsid w:val="00520D61"/>
    <w:rsid w:val="005224F3"/>
    <w:rsid w:val="005234ED"/>
    <w:rsid w:val="00525807"/>
    <w:rsid w:val="00532428"/>
    <w:rsid w:val="005331EF"/>
    <w:rsid w:val="00536078"/>
    <w:rsid w:val="00536E28"/>
    <w:rsid w:val="00537A0D"/>
    <w:rsid w:val="0054328E"/>
    <w:rsid w:val="0054426D"/>
    <w:rsid w:val="0054479B"/>
    <w:rsid w:val="0054537C"/>
    <w:rsid w:val="0054549A"/>
    <w:rsid w:val="0054565E"/>
    <w:rsid w:val="00545D4D"/>
    <w:rsid w:val="005500A1"/>
    <w:rsid w:val="00550232"/>
    <w:rsid w:val="0055087D"/>
    <w:rsid w:val="0055099A"/>
    <w:rsid w:val="00554697"/>
    <w:rsid w:val="005552AE"/>
    <w:rsid w:val="0055566B"/>
    <w:rsid w:val="00555EF4"/>
    <w:rsid w:val="00560296"/>
    <w:rsid w:val="005605CD"/>
    <w:rsid w:val="00567A9C"/>
    <w:rsid w:val="00573E6E"/>
    <w:rsid w:val="0057494F"/>
    <w:rsid w:val="00574A34"/>
    <w:rsid w:val="00574E4B"/>
    <w:rsid w:val="00575217"/>
    <w:rsid w:val="00582EE8"/>
    <w:rsid w:val="00583603"/>
    <w:rsid w:val="00583E0D"/>
    <w:rsid w:val="00586079"/>
    <w:rsid w:val="005870E5"/>
    <w:rsid w:val="00590B38"/>
    <w:rsid w:val="00590CDA"/>
    <w:rsid w:val="00591A54"/>
    <w:rsid w:val="00592984"/>
    <w:rsid w:val="00594E96"/>
    <w:rsid w:val="00597498"/>
    <w:rsid w:val="005A17F4"/>
    <w:rsid w:val="005A320A"/>
    <w:rsid w:val="005A3396"/>
    <w:rsid w:val="005B12B6"/>
    <w:rsid w:val="005B2274"/>
    <w:rsid w:val="005B4B52"/>
    <w:rsid w:val="005B69F6"/>
    <w:rsid w:val="005B7B22"/>
    <w:rsid w:val="005C6CBE"/>
    <w:rsid w:val="005D0DD8"/>
    <w:rsid w:val="005D6FDE"/>
    <w:rsid w:val="005E00F7"/>
    <w:rsid w:val="005E126C"/>
    <w:rsid w:val="005E16F4"/>
    <w:rsid w:val="005E2FFB"/>
    <w:rsid w:val="005E5D33"/>
    <w:rsid w:val="005E77BE"/>
    <w:rsid w:val="005F0E13"/>
    <w:rsid w:val="005F11F4"/>
    <w:rsid w:val="005F3BFA"/>
    <w:rsid w:val="005F56BE"/>
    <w:rsid w:val="005F6F64"/>
    <w:rsid w:val="00601071"/>
    <w:rsid w:val="00603AB1"/>
    <w:rsid w:val="00606662"/>
    <w:rsid w:val="00607E3B"/>
    <w:rsid w:val="00610544"/>
    <w:rsid w:val="006116B0"/>
    <w:rsid w:val="0061395A"/>
    <w:rsid w:val="00622676"/>
    <w:rsid w:val="006228D0"/>
    <w:rsid w:val="006241A6"/>
    <w:rsid w:val="006250B2"/>
    <w:rsid w:val="00625DED"/>
    <w:rsid w:val="00626775"/>
    <w:rsid w:val="00626CB5"/>
    <w:rsid w:val="0062784B"/>
    <w:rsid w:val="00627D92"/>
    <w:rsid w:val="00627ED0"/>
    <w:rsid w:val="0063017F"/>
    <w:rsid w:val="00632564"/>
    <w:rsid w:val="00635E0F"/>
    <w:rsid w:val="00637448"/>
    <w:rsid w:val="0063793C"/>
    <w:rsid w:val="00641448"/>
    <w:rsid w:val="00644F60"/>
    <w:rsid w:val="0064502E"/>
    <w:rsid w:val="006452A9"/>
    <w:rsid w:val="0064547A"/>
    <w:rsid w:val="00645A07"/>
    <w:rsid w:val="00646069"/>
    <w:rsid w:val="00646555"/>
    <w:rsid w:val="00650372"/>
    <w:rsid w:val="00650739"/>
    <w:rsid w:val="006520FF"/>
    <w:rsid w:val="00652475"/>
    <w:rsid w:val="00653F38"/>
    <w:rsid w:val="00654B84"/>
    <w:rsid w:val="00655EEF"/>
    <w:rsid w:val="00656470"/>
    <w:rsid w:val="0065731C"/>
    <w:rsid w:val="00661017"/>
    <w:rsid w:val="006624F0"/>
    <w:rsid w:val="0066342F"/>
    <w:rsid w:val="0066633A"/>
    <w:rsid w:val="00667C9E"/>
    <w:rsid w:val="00670A8A"/>
    <w:rsid w:val="00670ED1"/>
    <w:rsid w:val="00672F0F"/>
    <w:rsid w:val="0067306B"/>
    <w:rsid w:val="00673C70"/>
    <w:rsid w:val="00680039"/>
    <w:rsid w:val="00680A34"/>
    <w:rsid w:val="006810B5"/>
    <w:rsid w:val="00681723"/>
    <w:rsid w:val="0068772E"/>
    <w:rsid w:val="006942E4"/>
    <w:rsid w:val="00694F74"/>
    <w:rsid w:val="00695662"/>
    <w:rsid w:val="0069718E"/>
    <w:rsid w:val="006977E0"/>
    <w:rsid w:val="006A0A2D"/>
    <w:rsid w:val="006A1CD2"/>
    <w:rsid w:val="006A1E0C"/>
    <w:rsid w:val="006A2EDE"/>
    <w:rsid w:val="006A5993"/>
    <w:rsid w:val="006A5BCC"/>
    <w:rsid w:val="006A762C"/>
    <w:rsid w:val="006B081E"/>
    <w:rsid w:val="006B1E44"/>
    <w:rsid w:val="006B224B"/>
    <w:rsid w:val="006B2613"/>
    <w:rsid w:val="006B5CF4"/>
    <w:rsid w:val="006C28B0"/>
    <w:rsid w:val="006C5491"/>
    <w:rsid w:val="006C6792"/>
    <w:rsid w:val="006C7B4B"/>
    <w:rsid w:val="006D0860"/>
    <w:rsid w:val="006D099D"/>
    <w:rsid w:val="006D0F36"/>
    <w:rsid w:val="006D12AA"/>
    <w:rsid w:val="006D1A26"/>
    <w:rsid w:val="006D3406"/>
    <w:rsid w:val="006D547D"/>
    <w:rsid w:val="006E0A5D"/>
    <w:rsid w:val="006E0D7B"/>
    <w:rsid w:val="006E16E5"/>
    <w:rsid w:val="006E52DC"/>
    <w:rsid w:val="006F0810"/>
    <w:rsid w:val="006F1560"/>
    <w:rsid w:val="006F2459"/>
    <w:rsid w:val="006F4580"/>
    <w:rsid w:val="006F587B"/>
    <w:rsid w:val="006F5D19"/>
    <w:rsid w:val="006F7156"/>
    <w:rsid w:val="006F7592"/>
    <w:rsid w:val="00700C68"/>
    <w:rsid w:val="0070128B"/>
    <w:rsid w:val="007069A8"/>
    <w:rsid w:val="007102CB"/>
    <w:rsid w:val="00710881"/>
    <w:rsid w:val="00711177"/>
    <w:rsid w:val="00713566"/>
    <w:rsid w:val="00715F78"/>
    <w:rsid w:val="00716441"/>
    <w:rsid w:val="00717737"/>
    <w:rsid w:val="0072004B"/>
    <w:rsid w:val="007212E0"/>
    <w:rsid w:val="00725230"/>
    <w:rsid w:val="007269AC"/>
    <w:rsid w:val="00727072"/>
    <w:rsid w:val="00727ABD"/>
    <w:rsid w:val="0073198C"/>
    <w:rsid w:val="00735C1A"/>
    <w:rsid w:val="00743007"/>
    <w:rsid w:val="00743FF4"/>
    <w:rsid w:val="007457B2"/>
    <w:rsid w:val="00750D28"/>
    <w:rsid w:val="007547E8"/>
    <w:rsid w:val="0076033F"/>
    <w:rsid w:val="00760597"/>
    <w:rsid w:val="00760FB9"/>
    <w:rsid w:val="00761073"/>
    <w:rsid w:val="00761B9F"/>
    <w:rsid w:val="00761D4C"/>
    <w:rsid w:val="00765006"/>
    <w:rsid w:val="007672FA"/>
    <w:rsid w:val="007678A3"/>
    <w:rsid w:val="00767C4A"/>
    <w:rsid w:val="007700DB"/>
    <w:rsid w:val="00770168"/>
    <w:rsid w:val="00770876"/>
    <w:rsid w:val="00770ECF"/>
    <w:rsid w:val="00775604"/>
    <w:rsid w:val="00777FA0"/>
    <w:rsid w:val="00780A63"/>
    <w:rsid w:val="00780DAD"/>
    <w:rsid w:val="00783B9D"/>
    <w:rsid w:val="00786972"/>
    <w:rsid w:val="0078710D"/>
    <w:rsid w:val="00787171"/>
    <w:rsid w:val="00792EB8"/>
    <w:rsid w:val="00793EA9"/>
    <w:rsid w:val="007955D9"/>
    <w:rsid w:val="0079680B"/>
    <w:rsid w:val="00796DF7"/>
    <w:rsid w:val="00796F59"/>
    <w:rsid w:val="007973CD"/>
    <w:rsid w:val="007A0CE5"/>
    <w:rsid w:val="007A170E"/>
    <w:rsid w:val="007A1AF9"/>
    <w:rsid w:val="007A40A3"/>
    <w:rsid w:val="007A5FC4"/>
    <w:rsid w:val="007A7150"/>
    <w:rsid w:val="007AD298"/>
    <w:rsid w:val="007B0564"/>
    <w:rsid w:val="007B2458"/>
    <w:rsid w:val="007B3909"/>
    <w:rsid w:val="007B3F49"/>
    <w:rsid w:val="007B496D"/>
    <w:rsid w:val="007B7582"/>
    <w:rsid w:val="007C03A3"/>
    <w:rsid w:val="007C15E8"/>
    <w:rsid w:val="007C43CD"/>
    <w:rsid w:val="007D0665"/>
    <w:rsid w:val="007D4C20"/>
    <w:rsid w:val="007E0C2A"/>
    <w:rsid w:val="007E31D1"/>
    <w:rsid w:val="007E541E"/>
    <w:rsid w:val="007E5EE2"/>
    <w:rsid w:val="007E7481"/>
    <w:rsid w:val="007F17BA"/>
    <w:rsid w:val="007F2D82"/>
    <w:rsid w:val="007F382C"/>
    <w:rsid w:val="007F48BE"/>
    <w:rsid w:val="007F5DEF"/>
    <w:rsid w:val="00802238"/>
    <w:rsid w:val="00802861"/>
    <w:rsid w:val="008031DE"/>
    <w:rsid w:val="00806379"/>
    <w:rsid w:val="008140CD"/>
    <w:rsid w:val="0081457A"/>
    <w:rsid w:val="008149A5"/>
    <w:rsid w:val="008178D3"/>
    <w:rsid w:val="008219B8"/>
    <w:rsid w:val="00821F1E"/>
    <w:rsid w:val="008223A3"/>
    <w:rsid w:val="00824BCB"/>
    <w:rsid w:val="008262C0"/>
    <w:rsid w:val="0083222A"/>
    <w:rsid w:val="008326EE"/>
    <w:rsid w:val="00832C36"/>
    <w:rsid w:val="00833103"/>
    <w:rsid w:val="00834B8F"/>
    <w:rsid w:val="00835079"/>
    <w:rsid w:val="00836225"/>
    <w:rsid w:val="00840150"/>
    <w:rsid w:val="00842CA0"/>
    <w:rsid w:val="00843033"/>
    <w:rsid w:val="00844238"/>
    <w:rsid w:val="0084485B"/>
    <w:rsid w:val="00845F0D"/>
    <w:rsid w:val="00847914"/>
    <w:rsid w:val="008514D6"/>
    <w:rsid w:val="0085258E"/>
    <w:rsid w:val="008533EB"/>
    <w:rsid w:val="0085537E"/>
    <w:rsid w:val="0086034C"/>
    <w:rsid w:val="00860FC8"/>
    <w:rsid w:val="00862045"/>
    <w:rsid w:val="00862DEE"/>
    <w:rsid w:val="008657A1"/>
    <w:rsid w:val="00867593"/>
    <w:rsid w:val="00872C04"/>
    <w:rsid w:val="00875289"/>
    <w:rsid w:val="00875495"/>
    <w:rsid w:val="00876D7D"/>
    <w:rsid w:val="00877BB2"/>
    <w:rsid w:val="00880148"/>
    <w:rsid w:val="008833E1"/>
    <w:rsid w:val="00884A0B"/>
    <w:rsid w:val="00884EA7"/>
    <w:rsid w:val="00885244"/>
    <w:rsid w:val="00885DBF"/>
    <w:rsid w:val="00886438"/>
    <w:rsid w:val="00886FE9"/>
    <w:rsid w:val="00887912"/>
    <w:rsid w:val="00890463"/>
    <w:rsid w:val="008909EF"/>
    <w:rsid w:val="00891D1B"/>
    <w:rsid w:val="008955C2"/>
    <w:rsid w:val="00896A7B"/>
    <w:rsid w:val="00897264"/>
    <w:rsid w:val="0089788A"/>
    <w:rsid w:val="008A4773"/>
    <w:rsid w:val="008A5E7E"/>
    <w:rsid w:val="008A610B"/>
    <w:rsid w:val="008B03F4"/>
    <w:rsid w:val="008B2B4A"/>
    <w:rsid w:val="008B4CF3"/>
    <w:rsid w:val="008B4D1C"/>
    <w:rsid w:val="008B6B8A"/>
    <w:rsid w:val="008C1B36"/>
    <w:rsid w:val="008C2D30"/>
    <w:rsid w:val="008C3B29"/>
    <w:rsid w:val="008C7C9F"/>
    <w:rsid w:val="008D0CCE"/>
    <w:rsid w:val="008D14BE"/>
    <w:rsid w:val="008D1C81"/>
    <w:rsid w:val="008D1F47"/>
    <w:rsid w:val="008D275F"/>
    <w:rsid w:val="008D32F4"/>
    <w:rsid w:val="008D4D0E"/>
    <w:rsid w:val="008E2FD7"/>
    <w:rsid w:val="008E3305"/>
    <w:rsid w:val="008E4795"/>
    <w:rsid w:val="008E7260"/>
    <w:rsid w:val="008F17D5"/>
    <w:rsid w:val="008F4FDC"/>
    <w:rsid w:val="008F549B"/>
    <w:rsid w:val="008F5504"/>
    <w:rsid w:val="008F6F44"/>
    <w:rsid w:val="009050A9"/>
    <w:rsid w:val="00905228"/>
    <w:rsid w:val="00910305"/>
    <w:rsid w:val="00910981"/>
    <w:rsid w:val="0091166E"/>
    <w:rsid w:val="009122C6"/>
    <w:rsid w:val="00914904"/>
    <w:rsid w:val="0091492C"/>
    <w:rsid w:val="009152FD"/>
    <w:rsid w:val="00917FDD"/>
    <w:rsid w:val="00921008"/>
    <w:rsid w:val="00921053"/>
    <w:rsid w:val="009213DB"/>
    <w:rsid w:val="009214E7"/>
    <w:rsid w:val="009219B5"/>
    <w:rsid w:val="00922F9D"/>
    <w:rsid w:val="0092498D"/>
    <w:rsid w:val="00925797"/>
    <w:rsid w:val="009258A3"/>
    <w:rsid w:val="00926808"/>
    <w:rsid w:val="00926C14"/>
    <w:rsid w:val="00926E85"/>
    <w:rsid w:val="009271D4"/>
    <w:rsid w:val="00930AC0"/>
    <w:rsid w:val="00931132"/>
    <w:rsid w:val="00931BEC"/>
    <w:rsid w:val="00932B66"/>
    <w:rsid w:val="00933393"/>
    <w:rsid w:val="00934DE4"/>
    <w:rsid w:val="009378BA"/>
    <w:rsid w:val="009409B7"/>
    <w:rsid w:val="00942361"/>
    <w:rsid w:val="00942543"/>
    <w:rsid w:val="009425FC"/>
    <w:rsid w:val="00942E74"/>
    <w:rsid w:val="00943FC1"/>
    <w:rsid w:val="00944E9F"/>
    <w:rsid w:val="0095038D"/>
    <w:rsid w:val="009509F7"/>
    <w:rsid w:val="00951FED"/>
    <w:rsid w:val="00954475"/>
    <w:rsid w:val="009545C8"/>
    <w:rsid w:val="00964B2A"/>
    <w:rsid w:val="009666D8"/>
    <w:rsid w:val="00970AAF"/>
    <w:rsid w:val="00971053"/>
    <w:rsid w:val="00973AF1"/>
    <w:rsid w:val="00974735"/>
    <w:rsid w:val="009754F0"/>
    <w:rsid w:val="0097648E"/>
    <w:rsid w:val="00976C21"/>
    <w:rsid w:val="00977864"/>
    <w:rsid w:val="00981EB6"/>
    <w:rsid w:val="009820E0"/>
    <w:rsid w:val="009828FF"/>
    <w:rsid w:val="00982D28"/>
    <w:rsid w:val="0098390B"/>
    <w:rsid w:val="00985206"/>
    <w:rsid w:val="009858D2"/>
    <w:rsid w:val="0098650F"/>
    <w:rsid w:val="00986652"/>
    <w:rsid w:val="009903BB"/>
    <w:rsid w:val="0099055F"/>
    <w:rsid w:val="00990AED"/>
    <w:rsid w:val="009934A0"/>
    <w:rsid w:val="00995A31"/>
    <w:rsid w:val="009972F2"/>
    <w:rsid w:val="00997CB5"/>
    <w:rsid w:val="00997DBB"/>
    <w:rsid w:val="009A7F4F"/>
    <w:rsid w:val="009A7FE6"/>
    <w:rsid w:val="009B082B"/>
    <w:rsid w:val="009B215C"/>
    <w:rsid w:val="009B5091"/>
    <w:rsid w:val="009C5579"/>
    <w:rsid w:val="009C622A"/>
    <w:rsid w:val="009C7D21"/>
    <w:rsid w:val="009D1D4D"/>
    <w:rsid w:val="009D3160"/>
    <w:rsid w:val="009D318A"/>
    <w:rsid w:val="009D4D96"/>
    <w:rsid w:val="009E02EC"/>
    <w:rsid w:val="009E4713"/>
    <w:rsid w:val="009E50D0"/>
    <w:rsid w:val="009E593E"/>
    <w:rsid w:val="009E7317"/>
    <w:rsid w:val="009F1F1D"/>
    <w:rsid w:val="00A03F03"/>
    <w:rsid w:val="00A06E50"/>
    <w:rsid w:val="00A11B94"/>
    <w:rsid w:val="00A15C0E"/>
    <w:rsid w:val="00A16AB6"/>
    <w:rsid w:val="00A20044"/>
    <w:rsid w:val="00A209B7"/>
    <w:rsid w:val="00A21903"/>
    <w:rsid w:val="00A244C1"/>
    <w:rsid w:val="00A25AEF"/>
    <w:rsid w:val="00A2712B"/>
    <w:rsid w:val="00A27E00"/>
    <w:rsid w:val="00A33AD5"/>
    <w:rsid w:val="00A35CA0"/>
    <w:rsid w:val="00A425C9"/>
    <w:rsid w:val="00A45180"/>
    <w:rsid w:val="00A509AB"/>
    <w:rsid w:val="00A53D0F"/>
    <w:rsid w:val="00A5445F"/>
    <w:rsid w:val="00A563F9"/>
    <w:rsid w:val="00A57101"/>
    <w:rsid w:val="00A57444"/>
    <w:rsid w:val="00A57A1A"/>
    <w:rsid w:val="00A6209F"/>
    <w:rsid w:val="00A62841"/>
    <w:rsid w:val="00A62E77"/>
    <w:rsid w:val="00A63E89"/>
    <w:rsid w:val="00A65AA2"/>
    <w:rsid w:val="00A66BD9"/>
    <w:rsid w:val="00A71505"/>
    <w:rsid w:val="00A71DD7"/>
    <w:rsid w:val="00A726A0"/>
    <w:rsid w:val="00A73372"/>
    <w:rsid w:val="00A80C76"/>
    <w:rsid w:val="00A84DFF"/>
    <w:rsid w:val="00A8566D"/>
    <w:rsid w:val="00A86EBE"/>
    <w:rsid w:val="00A90CD8"/>
    <w:rsid w:val="00A90DD7"/>
    <w:rsid w:val="00A926D5"/>
    <w:rsid w:val="00AA2031"/>
    <w:rsid w:val="00AA7A5B"/>
    <w:rsid w:val="00AB1B55"/>
    <w:rsid w:val="00AB2715"/>
    <w:rsid w:val="00AB3530"/>
    <w:rsid w:val="00AB4567"/>
    <w:rsid w:val="00AB67F0"/>
    <w:rsid w:val="00AC426D"/>
    <w:rsid w:val="00AC43BE"/>
    <w:rsid w:val="00AC48CA"/>
    <w:rsid w:val="00AD1808"/>
    <w:rsid w:val="00AD248A"/>
    <w:rsid w:val="00AD26CE"/>
    <w:rsid w:val="00AD29BB"/>
    <w:rsid w:val="00AD33A7"/>
    <w:rsid w:val="00AD3B93"/>
    <w:rsid w:val="00AD58F6"/>
    <w:rsid w:val="00AD5BBE"/>
    <w:rsid w:val="00AD5E6A"/>
    <w:rsid w:val="00AE00A4"/>
    <w:rsid w:val="00AE3562"/>
    <w:rsid w:val="00AE3CCB"/>
    <w:rsid w:val="00AE5365"/>
    <w:rsid w:val="00AE536A"/>
    <w:rsid w:val="00AE69E3"/>
    <w:rsid w:val="00AE7CF5"/>
    <w:rsid w:val="00AF1386"/>
    <w:rsid w:val="00AF3785"/>
    <w:rsid w:val="00AF4212"/>
    <w:rsid w:val="00AF4F38"/>
    <w:rsid w:val="00AF77FE"/>
    <w:rsid w:val="00AF7991"/>
    <w:rsid w:val="00B00C52"/>
    <w:rsid w:val="00B020EC"/>
    <w:rsid w:val="00B0242A"/>
    <w:rsid w:val="00B025B5"/>
    <w:rsid w:val="00B02E71"/>
    <w:rsid w:val="00B04731"/>
    <w:rsid w:val="00B04EC1"/>
    <w:rsid w:val="00B05CC7"/>
    <w:rsid w:val="00B06DE1"/>
    <w:rsid w:val="00B11317"/>
    <w:rsid w:val="00B11E8B"/>
    <w:rsid w:val="00B15011"/>
    <w:rsid w:val="00B218A5"/>
    <w:rsid w:val="00B2237D"/>
    <w:rsid w:val="00B2317B"/>
    <w:rsid w:val="00B23386"/>
    <w:rsid w:val="00B2455C"/>
    <w:rsid w:val="00B249B4"/>
    <w:rsid w:val="00B278A2"/>
    <w:rsid w:val="00B3062F"/>
    <w:rsid w:val="00B35D79"/>
    <w:rsid w:val="00B3649B"/>
    <w:rsid w:val="00B3666D"/>
    <w:rsid w:val="00B376F3"/>
    <w:rsid w:val="00B377BE"/>
    <w:rsid w:val="00B41C41"/>
    <w:rsid w:val="00B4739A"/>
    <w:rsid w:val="00B52EFC"/>
    <w:rsid w:val="00B54436"/>
    <w:rsid w:val="00B54AA5"/>
    <w:rsid w:val="00B54AF0"/>
    <w:rsid w:val="00B55D88"/>
    <w:rsid w:val="00B5749A"/>
    <w:rsid w:val="00B57E7C"/>
    <w:rsid w:val="00B63D85"/>
    <w:rsid w:val="00B66EE2"/>
    <w:rsid w:val="00B670C2"/>
    <w:rsid w:val="00B7005B"/>
    <w:rsid w:val="00B7064B"/>
    <w:rsid w:val="00B71679"/>
    <w:rsid w:val="00B74636"/>
    <w:rsid w:val="00B81B08"/>
    <w:rsid w:val="00B83082"/>
    <w:rsid w:val="00B85FDD"/>
    <w:rsid w:val="00B90125"/>
    <w:rsid w:val="00B92161"/>
    <w:rsid w:val="00B92967"/>
    <w:rsid w:val="00B929B2"/>
    <w:rsid w:val="00B92EEC"/>
    <w:rsid w:val="00B978E3"/>
    <w:rsid w:val="00BA0529"/>
    <w:rsid w:val="00BA1392"/>
    <w:rsid w:val="00BA39C3"/>
    <w:rsid w:val="00BA63C7"/>
    <w:rsid w:val="00BA7A0B"/>
    <w:rsid w:val="00BB2EA9"/>
    <w:rsid w:val="00BB356B"/>
    <w:rsid w:val="00BB53B4"/>
    <w:rsid w:val="00BB5CD3"/>
    <w:rsid w:val="00BC2CC3"/>
    <w:rsid w:val="00BC3386"/>
    <w:rsid w:val="00BC6051"/>
    <w:rsid w:val="00BD1D8D"/>
    <w:rsid w:val="00BD1E44"/>
    <w:rsid w:val="00BD3CEB"/>
    <w:rsid w:val="00BE0736"/>
    <w:rsid w:val="00BE59E3"/>
    <w:rsid w:val="00BE7BE5"/>
    <w:rsid w:val="00BF3E25"/>
    <w:rsid w:val="00BF40E3"/>
    <w:rsid w:val="00BF71CD"/>
    <w:rsid w:val="00BF7A40"/>
    <w:rsid w:val="00BF7EDD"/>
    <w:rsid w:val="00BF7FC7"/>
    <w:rsid w:val="00C01B71"/>
    <w:rsid w:val="00C03FDB"/>
    <w:rsid w:val="00C03FEF"/>
    <w:rsid w:val="00C06ABD"/>
    <w:rsid w:val="00C075A6"/>
    <w:rsid w:val="00C1387F"/>
    <w:rsid w:val="00C15C02"/>
    <w:rsid w:val="00C17353"/>
    <w:rsid w:val="00C17F55"/>
    <w:rsid w:val="00C204C5"/>
    <w:rsid w:val="00C22D76"/>
    <w:rsid w:val="00C25933"/>
    <w:rsid w:val="00C270E0"/>
    <w:rsid w:val="00C272EB"/>
    <w:rsid w:val="00C31363"/>
    <w:rsid w:val="00C334E9"/>
    <w:rsid w:val="00C408C3"/>
    <w:rsid w:val="00C40922"/>
    <w:rsid w:val="00C41D32"/>
    <w:rsid w:val="00C42959"/>
    <w:rsid w:val="00C441EF"/>
    <w:rsid w:val="00C44339"/>
    <w:rsid w:val="00C4662D"/>
    <w:rsid w:val="00C46CD2"/>
    <w:rsid w:val="00C47204"/>
    <w:rsid w:val="00C5289F"/>
    <w:rsid w:val="00C52FA6"/>
    <w:rsid w:val="00C530B7"/>
    <w:rsid w:val="00C53D92"/>
    <w:rsid w:val="00C5707F"/>
    <w:rsid w:val="00C602C4"/>
    <w:rsid w:val="00C60CB8"/>
    <w:rsid w:val="00C60DBB"/>
    <w:rsid w:val="00C61675"/>
    <w:rsid w:val="00C6407D"/>
    <w:rsid w:val="00C64BBE"/>
    <w:rsid w:val="00C64F84"/>
    <w:rsid w:val="00C6507A"/>
    <w:rsid w:val="00C673B9"/>
    <w:rsid w:val="00C675C4"/>
    <w:rsid w:val="00C750E9"/>
    <w:rsid w:val="00C7561D"/>
    <w:rsid w:val="00C75922"/>
    <w:rsid w:val="00C8085E"/>
    <w:rsid w:val="00C83138"/>
    <w:rsid w:val="00C83731"/>
    <w:rsid w:val="00C851E1"/>
    <w:rsid w:val="00C85B95"/>
    <w:rsid w:val="00C90C6E"/>
    <w:rsid w:val="00C92F6E"/>
    <w:rsid w:val="00CA0026"/>
    <w:rsid w:val="00CA166C"/>
    <w:rsid w:val="00CA28EE"/>
    <w:rsid w:val="00CA47FA"/>
    <w:rsid w:val="00CA5CD6"/>
    <w:rsid w:val="00CA74FE"/>
    <w:rsid w:val="00CB09F2"/>
    <w:rsid w:val="00CB3B94"/>
    <w:rsid w:val="00CC0541"/>
    <w:rsid w:val="00CC1923"/>
    <w:rsid w:val="00CC1A1F"/>
    <w:rsid w:val="00CC2DC7"/>
    <w:rsid w:val="00CC2EEA"/>
    <w:rsid w:val="00CC5C85"/>
    <w:rsid w:val="00CC7C5C"/>
    <w:rsid w:val="00CD0926"/>
    <w:rsid w:val="00CD4556"/>
    <w:rsid w:val="00CD53A4"/>
    <w:rsid w:val="00CD693C"/>
    <w:rsid w:val="00CD79E0"/>
    <w:rsid w:val="00CE41D5"/>
    <w:rsid w:val="00CE4DD1"/>
    <w:rsid w:val="00CE6E30"/>
    <w:rsid w:val="00CE6FEC"/>
    <w:rsid w:val="00CE7268"/>
    <w:rsid w:val="00CF40B8"/>
    <w:rsid w:val="00CF49ED"/>
    <w:rsid w:val="00CF5481"/>
    <w:rsid w:val="00CF622D"/>
    <w:rsid w:val="00CF6748"/>
    <w:rsid w:val="00CF67E0"/>
    <w:rsid w:val="00CF71A8"/>
    <w:rsid w:val="00CF7838"/>
    <w:rsid w:val="00D03065"/>
    <w:rsid w:val="00D03620"/>
    <w:rsid w:val="00D0430C"/>
    <w:rsid w:val="00D11AC0"/>
    <w:rsid w:val="00D1219F"/>
    <w:rsid w:val="00D171A8"/>
    <w:rsid w:val="00D200BB"/>
    <w:rsid w:val="00D20114"/>
    <w:rsid w:val="00D214CD"/>
    <w:rsid w:val="00D24352"/>
    <w:rsid w:val="00D2558A"/>
    <w:rsid w:val="00D25793"/>
    <w:rsid w:val="00D30E17"/>
    <w:rsid w:val="00D34576"/>
    <w:rsid w:val="00D357AD"/>
    <w:rsid w:val="00D37DCA"/>
    <w:rsid w:val="00D410FB"/>
    <w:rsid w:val="00D455AE"/>
    <w:rsid w:val="00D463EC"/>
    <w:rsid w:val="00D50353"/>
    <w:rsid w:val="00D558F8"/>
    <w:rsid w:val="00D618CA"/>
    <w:rsid w:val="00D61DB6"/>
    <w:rsid w:val="00D63655"/>
    <w:rsid w:val="00D64DC2"/>
    <w:rsid w:val="00D67DF3"/>
    <w:rsid w:val="00D67FEC"/>
    <w:rsid w:val="00D71622"/>
    <w:rsid w:val="00D71882"/>
    <w:rsid w:val="00D721A2"/>
    <w:rsid w:val="00D755D9"/>
    <w:rsid w:val="00D80F69"/>
    <w:rsid w:val="00D81F3A"/>
    <w:rsid w:val="00D83862"/>
    <w:rsid w:val="00D914AA"/>
    <w:rsid w:val="00D93624"/>
    <w:rsid w:val="00D93AF4"/>
    <w:rsid w:val="00D94B20"/>
    <w:rsid w:val="00D975F5"/>
    <w:rsid w:val="00DA2EC4"/>
    <w:rsid w:val="00DA3AB8"/>
    <w:rsid w:val="00DA4448"/>
    <w:rsid w:val="00DA4BF9"/>
    <w:rsid w:val="00DA6947"/>
    <w:rsid w:val="00DA6FFC"/>
    <w:rsid w:val="00DA7A10"/>
    <w:rsid w:val="00DB0AE1"/>
    <w:rsid w:val="00DB132E"/>
    <w:rsid w:val="00DB1775"/>
    <w:rsid w:val="00DB63E1"/>
    <w:rsid w:val="00DC001B"/>
    <w:rsid w:val="00DC433F"/>
    <w:rsid w:val="00DC4E80"/>
    <w:rsid w:val="00DC5109"/>
    <w:rsid w:val="00DC69E2"/>
    <w:rsid w:val="00DC6F74"/>
    <w:rsid w:val="00DD03A6"/>
    <w:rsid w:val="00DD03B6"/>
    <w:rsid w:val="00DD0B80"/>
    <w:rsid w:val="00DD2F1E"/>
    <w:rsid w:val="00DD42D1"/>
    <w:rsid w:val="00DD4D18"/>
    <w:rsid w:val="00DD579E"/>
    <w:rsid w:val="00DD5894"/>
    <w:rsid w:val="00DD61FA"/>
    <w:rsid w:val="00DE31DD"/>
    <w:rsid w:val="00DE463D"/>
    <w:rsid w:val="00DE46A7"/>
    <w:rsid w:val="00DE4B98"/>
    <w:rsid w:val="00DE4C32"/>
    <w:rsid w:val="00DE5684"/>
    <w:rsid w:val="00DF0E79"/>
    <w:rsid w:val="00DF572C"/>
    <w:rsid w:val="00DF5E57"/>
    <w:rsid w:val="00DF61B4"/>
    <w:rsid w:val="00DF788B"/>
    <w:rsid w:val="00E00D74"/>
    <w:rsid w:val="00E03582"/>
    <w:rsid w:val="00E03D3E"/>
    <w:rsid w:val="00E103BB"/>
    <w:rsid w:val="00E10C90"/>
    <w:rsid w:val="00E1234D"/>
    <w:rsid w:val="00E1340F"/>
    <w:rsid w:val="00E1441C"/>
    <w:rsid w:val="00E16565"/>
    <w:rsid w:val="00E17625"/>
    <w:rsid w:val="00E20D56"/>
    <w:rsid w:val="00E23258"/>
    <w:rsid w:val="00E256DE"/>
    <w:rsid w:val="00E262EF"/>
    <w:rsid w:val="00E27085"/>
    <w:rsid w:val="00E27863"/>
    <w:rsid w:val="00E307CD"/>
    <w:rsid w:val="00E30E3D"/>
    <w:rsid w:val="00E31F1F"/>
    <w:rsid w:val="00E33F0C"/>
    <w:rsid w:val="00E403DC"/>
    <w:rsid w:val="00E40B62"/>
    <w:rsid w:val="00E44D2D"/>
    <w:rsid w:val="00E47471"/>
    <w:rsid w:val="00E5659E"/>
    <w:rsid w:val="00E57E5C"/>
    <w:rsid w:val="00E6083D"/>
    <w:rsid w:val="00E60DE1"/>
    <w:rsid w:val="00E61EA2"/>
    <w:rsid w:val="00E62B7D"/>
    <w:rsid w:val="00E62CF2"/>
    <w:rsid w:val="00E62CFF"/>
    <w:rsid w:val="00E6407A"/>
    <w:rsid w:val="00E6579A"/>
    <w:rsid w:val="00E67690"/>
    <w:rsid w:val="00E715A9"/>
    <w:rsid w:val="00E7647E"/>
    <w:rsid w:val="00E76902"/>
    <w:rsid w:val="00E76A42"/>
    <w:rsid w:val="00E80384"/>
    <w:rsid w:val="00E8212B"/>
    <w:rsid w:val="00E83486"/>
    <w:rsid w:val="00E87E93"/>
    <w:rsid w:val="00E902F3"/>
    <w:rsid w:val="00E90ECE"/>
    <w:rsid w:val="00E94320"/>
    <w:rsid w:val="00E9459E"/>
    <w:rsid w:val="00E9775B"/>
    <w:rsid w:val="00EA0EB7"/>
    <w:rsid w:val="00EA17F2"/>
    <w:rsid w:val="00EA1AD0"/>
    <w:rsid w:val="00EA3989"/>
    <w:rsid w:val="00EB36B9"/>
    <w:rsid w:val="00EB45F8"/>
    <w:rsid w:val="00EB501F"/>
    <w:rsid w:val="00EB69F0"/>
    <w:rsid w:val="00EB7252"/>
    <w:rsid w:val="00EC23C7"/>
    <w:rsid w:val="00EC5E9C"/>
    <w:rsid w:val="00EC73E4"/>
    <w:rsid w:val="00EC7794"/>
    <w:rsid w:val="00ED135C"/>
    <w:rsid w:val="00ED4804"/>
    <w:rsid w:val="00EE0E80"/>
    <w:rsid w:val="00EE116A"/>
    <w:rsid w:val="00EE45B0"/>
    <w:rsid w:val="00EE53BB"/>
    <w:rsid w:val="00EF1AF7"/>
    <w:rsid w:val="00EF5A76"/>
    <w:rsid w:val="00EF6D99"/>
    <w:rsid w:val="00EF74DB"/>
    <w:rsid w:val="00F003C5"/>
    <w:rsid w:val="00F01FF8"/>
    <w:rsid w:val="00F036DC"/>
    <w:rsid w:val="00F062C0"/>
    <w:rsid w:val="00F11F50"/>
    <w:rsid w:val="00F1327C"/>
    <w:rsid w:val="00F13BCC"/>
    <w:rsid w:val="00F17D76"/>
    <w:rsid w:val="00F2085E"/>
    <w:rsid w:val="00F25F79"/>
    <w:rsid w:val="00F306AD"/>
    <w:rsid w:val="00F317A2"/>
    <w:rsid w:val="00F3272D"/>
    <w:rsid w:val="00F33C41"/>
    <w:rsid w:val="00F36FB2"/>
    <w:rsid w:val="00F37570"/>
    <w:rsid w:val="00F379E7"/>
    <w:rsid w:val="00F40540"/>
    <w:rsid w:val="00F41309"/>
    <w:rsid w:val="00F42143"/>
    <w:rsid w:val="00F42237"/>
    <w:rsid w:val="00F42EA7"/>
    <w:rsid w:val="00F4356E"/>
    <w:rsid w:val="00F4638F"/>
    <w:rsid w:val="00F46538"/>
    <w:rsid w:val="00F46673"/>
    <w:rsid w:val="00F47A7D"/>
    <w:rsid w:val="00F53E1B"/>
    <w:rsid w:val="00F579C8"/>
    <w:rsid w:val="00F60E85"/>
    <w:rsid w:val="00F6239D"/>
    <w:rsid w:val="00F6569D"/>
    <w:rsid w:val="00F662C8"/>
    <w:rsid w:val="00F6658C"/>
    <w:rsid w:val="00F73BCC"/>
    <w:rsid w:val="00F8045E"/>
    <w:rsid w:val="00F833D6"/>
    <w:rsid w:val="00F85589"/>
    <w:rsid w:val="00F90058"/>
    <w:rsid w:val="00F9390D"/>
    <w:rsid w:val="00F94E5A"/>
    <w:rsid w:val="00FA13F0"/>
    <w:rsid w:val="00FA18FA"/>
    <w:rsid w:val="00FA3C9B"/>
    <w:rsid w:val="00FA6C15"/>
    <w:rsid w:val="00FB0B49"/>
    <w:rsid w:val="00FB48E1"/>
    <w:rsid w:val="00FB4C38"/>
    <w:rsid w:val="00FB5264"/>
    <w:rsid w:val="00FB7950"/>
    <w:rsid w:val="00FC067D"/>
    <w:rsid w:val="00FC0983"/>
    <w:rsid w:val="00FC205A"/>
    <w:rsid w:val="00FC2824"/>
    <w:rsid w:val="00FC2B5B"/>
    <w:rsid w:val="00FD19A1"/>
    <w:rsid w:val="00FD2188"/>
    <w:rsid w:val="00FD2E9D"/>
    <w:rsid w:val="00FD5E9C"/>
    <w:rsid w:val="00FD78B3"/>
    <w:rsid w:val="00FE29E7"/>
    <w:rsid w:val="00FE30E1"/>
    <w:rsid w:val="00FE33AF"/>
    <w:rsid w:val="00FE4AED"/>
    <w:rsid w:val="00FE4F39"/>
    <w:rsid w:val="00FE6A86"/>
    <w:rsid w:val="00FE7298"/>
    <w:rsid w:val="00FF10A7"/>
    <w:rsid w:val="00FF148A"/>
    <w:rsid w:val="00FF3542"/>
    <w:rsid w:val="00FF4504"/>
    <w:rsid w:val="00FF493F"/>
    <w:rsid w:val="00FF5916"/>
    <w:rsid w:val="00FF610C"/>
    <w:rsid w:val="00FF64F3"/>
    <w:rsid w:val="00FF6AEA"/>
    <w:rsid w:val="00FF7A9A"/>
    <w:rsid w:val="015B015F"/>
    <w:rsid w:val="016D686E"/>
    <w:rsid w:val="017D544C"/>
    <w:rsid w:val="01AC7483"/>
    <w:rsid w:val="0251B541"/>
    <w:rsid w:val="025E0F7E"/>
    <w:rsid w:val="028CBA0E"/>
    <w:rsid w:val="02B4D29C"/>
    <w:rsid w:val="033AC05C"/>
    <w:rsid w:val="033CCD38"/>
    <w:rsid w:val="033E2EC8"/>
    <w:rsid w:val="034F2062"/>
    <w:rsid w:val="041EB85A"/>
    <w:rsid w:val="04238B99"/>
    <w:rsid w:val="044B6142"/>
    <w:rsid w:val="0513831D"/>
    <w:rsid w:val="0521AC42"/>
    <w:rsid w:val="053EE525"/>
    <w:rsid w:val="05599CD6"/>
    <w:rsid w:val="05919B98"/>
    <w:rsid w:val="06156F35"/>
    <w:rsid w:val="063CD977"/>
    <w:rsid w:val="06725F91"/>
    <w:rsid w:val="06DE6097"/>
    <w:rsid w:val="06E8CBC3"/>
    <w:rsid w:val="070273AE"/>
    <w:rsid w:val="07802C23"/>
    <w:rsid w:val="078843BF"/>
    <w:rsid w:val="08783BFB"/>
    <w:rsid w:val="089FE7D3"/>
    <w:rsid w:val="08D30837"/>
    <w:rsid w:val="08EED25B"/>
    <w:rsid w:val="08F1AC32"/>
    <w:rsid w:val="08FBD914"/>
    <w:rsid w:val="094FBB95"/>
    <w:rsid w:val="0954EDD3"/>
    <w:rsid w:val="0A497B4B"/>
    <w:rsid w:val="0A710A66"/>
    <w:rsid w:val="0AE28EBF"/>
    <w:rsid w:val="0B6C1667"/>
    <w:rsid w:val="0C8FD4FA"/>
    <w:rsid w:val="0C961E8E"/>
    <w:rsid w:val="0C98F11C"/>
    <w:rsid w:val="0CD45B75"/>
    <w:rsid w:val="0CFE1E3C"/>
    <w:rsid w:val="0D4F77D5"/>
    <w:rsid w:val="0D4FB71C"/>
    <w:rsid w:val="0D942E1F"/>
    <w:rsid w:val="0D94BF8E"/>
    <w:rsid w:val="0DAB82BE"/>
    <w:rsid w:val="0DD4F676"/>
    <w:rsid w:val="0DE9E884"/>
    <w:rsid w:val="0E37CA5E"/>
    <w:rsid w:val="0EAEEF67"/>
    <w:rsid w:val="0EFB1F9D"/>
    <w:rsid w:val="0F0A7446"/>
    <w:rsid w:val="0F165276"/>
    <w:rsid w:val="0FBF5EF0"/>
    <w:rsid w:val="1069421A"/>
    <w:rsid w:val="1074FB59"/>
    <w:rsid w:val="10F9A3F7"/>
    <w:rsid w:val="10FB9722"/>
    <w:rsid w:val="113CA638"/>
    <w:rsid w:val="119309F4"/>
    <w:rsid w:val="119954BD"/>
    <w:rsid w:val="11B51238"/>
    <w:rsid w:val="12C0F388"/>
    <w:rsid w:val="12D2E3EC"/>
    <w:rsid w:val="13496996"/>
    <w:rsid w:val="13F49C7D"/>
    <w:rsid w:val="14AC582E"/>
    <w:rsid w:val="15442AC5"/>
    <w:rsid w:val="15A6154D"/>
    <w:rsid w:val="160A1871"/>
    <w:rsid w:val="163C9BDA"/>
    <w:rsid w:val="16A3BDAB"/>
    <w:rsid w:val="16F03006"/>
    <w:rsid w:val="16F65A1B"/>
    <w:rsid w:val="17542CCD"/>
    <w:rsid w:val="17632999"/>
    <w:rsid w:val="176AFFE2"/>
    <w:rsid w:val="17E30E5E"/>
    <w:rsid w:val="18068AAD"/>
    <w:rsid w:val="18084E89"/>
    <w:rsid w:val="181C31D1"/>
    <w:rsid w:val="1841B470"/>
    <w:rsid w:val="18A4EA0F"/>
    <w:rsid w:val="18D2E0AF"/>
    <w:rsid w:val="18D4C0DD"/>
    <w:rsid w:val="18DD7607"/>
    <w:rsid w:val="1900FCBB"/>
    <w:rsid w:val="193BC328"/>
    <w:rsid w:val="194C9539"/>
    <w:rsid w:val="19611803"/>
    <w:rsid w:val="19FCFFF1"/>
    <w:rsid w:val="1A1B8E11"/>
    <w:rsid w:val="1B7286EB"/>
    <w:rsid w:val="1BC71A8E"/>
    <w:rsid w:val="1BCD0378"/>
    <w:rsid w:val="1BFF3ADA"/>
    <w:rsid w:val="1CFF9376"/>
    <w:rsid w:val="1D180B3D"/>
    <w:rsid w:val="1D1A6E9A"/>
    <w:rsid w:val="1E06AF28"/>
    <w:rsid w:val="1E1B4DD3"/>
    <w:rsid w:val="1E2E54C2"/>
    <w:rsid w:val="1E403635"/>
    <w:rsid w:val="1EA7CC36"/>
    <w:rsid w:val="1ED7D6E0"/>
    <w:rsid w:val="1EFA02F0"/>
    <w:rsid w:val="1F386194"/>
    <w:rsid w:val="1F594838"/>
    <w:rsid w:val="1F9FC32E"/>
    <w:rsid w:val="1FEE8967"/>
    <w:rsid w:val="20A8C2B9"/>
    <w:rsid w:val="20AC8A26"/>
    <w:rsid w:val="21D12FF1"/>
    <w:rsid w:val="224AEEA5"/>
    <w:rsid w:val="22891C66"/>
    <w:rsid w:val="228A1885"/>
    <w:rsid w:val="2313A758"/>
    <w:rsid w:val="235F4068"/>
    <w:rsid w:val="23D79FC4"/>
    <w:rsid w:val="23EB206A"/>
    <w:rsid w:val="240C5050"/>
    <w:rsid w:val="241CCBA7"/>
    <w:rsid w:val="242E394E"/>
    <w:rsid w:val="24D3BC83"/>
    <w:rsid w:val="24F5D066"/>
    <w:rsid w:val="2561E14F"/>
    <w:rsid w:val="25ABC491"/>
    <w:rsid w:val="269F9FE3"/>
    <w:rsid w:val="26D44646"/>
    <w:rsid w:val="27AB8035"/>
    <w:rsid w:val="281CB558"/>
    <w:rsid w:val="282C3304"/>
    <w:rsid w:val="28B0177F"/>
    <w:rsid w:val="28C45AD4"/>
    <w:rsid w:val="2915121C"/>
    <w:rsid w:val="2936D3A7"/>
    <w:rsid w:val="29F71A50"/>
    <w:rsid w:val="2A482EE4"/>
    <w:rsid w:val="2AA8354D"/>
    <w:rsid w:val="2AE2DEC4"/>
    <w:rsid w:val="2B0C5053"/>
    <w:rsid w:val="2BBDD09A"/>
    <w:rsid w:val="2BE5D2DF"/>
    <w:rsid w:val="2BF1CD22"/>
    <w:rsid w:val="2C0AB6BA"/>
    <w:rsid w:val="2C93AE69"/>
    <w:rsid w:val="2D5AB0AC"/>
    <w:rsid w:val="2D7F8C3D"/>
    <w:rsid w:val="2DC22EF8"/>
    <w:rsid w:val="2DD4EE87"/>
    <w:rsid w:val="2DEDEFAC"/>
    <w:rsid w:val="2E92D147"/>
    <w:rsid w:val="2EA8A587"/>
    <w:rsid w:val="2EEDB424"/>
    <w:rsid w:val="2EF4436D"/>
    <w:rsid w:val="2F887C22"/>
    <w:rsid w:val="2F99B9E2"/>
    <w:rsid w:val="2FE44569"/>
    <w:rsid w:val="304296D4"/>
    <w:rsid w:val="30C2F484"/>
    <w:rsid w:val="3105B2E4"/>
    <w:rsid w:val="31EA6561"/>
    <w:rsid w:val="33382A83"/>
    <w:rsid w:val="33A31A76"/>
    <w:rsid w:val="33A850A5"/>
    <w:rsid w:val="33E8F9D1"/>
    <w:rsid w:val="33F8B810"/>
    <w:rsid w:val="3404D056"/>
    <w:rsid w:val="340B22A1"/>
    <w:rsid w:val="34348D24"/>
    <w:rsid w:val="35942818"/>
    <w:rsid w:val="35B95E76"/>
    <w:rsid w:val="36234B68"/>
    <w:rsid w:val="3693A9D8"/>
    <w:rsid w:val="370CD68B"/>
    <w:rsid w:val="3712E4C5"/>
    <w:rsid w:val="3730347C"/>
    <w:rsid w:val="373DC51A"/>
    <w:rsid w:val="378098C2"/>
    <w:rsid w:val="378098C2"/>
    <w:rsid w:val="3833B715"/>
    <w:rsid w:val="38AD3739"/>
    <w:rsid w:val="39166F3A"/>
    <w:rsid w:val="39D1E980"/>
    <w:rsid w:val="3A246738"/>
    <w:rsid w:val="3B0E6571"/>
    <w:rsid w:val="3B6A05D7"/>
    <w:rsid w:val="3C753058"/>
    <w:rsid w:val="3DD4D96B"/>
    <w:rsid w:val="3DED6C32"/>
    <w:rsid w:val="3E5AE5B5"/>
    <w:rsid w:val="3EAF5B18"/>
    <w:rsid w:val="3ECF32B5"/>
    <w:rsid w:val="3ED9419F"/>
    <w:rsid w:val="3F1C0127"/>
    <w:rsid w:val="3F57AEAE"/>
    <w:rsid w:val="3F79FE1F"/>
    <w:rsid w:val="3F89A983"/>
    <w:rsid w:val="40141E93"/>
    <w:rsid w:val="40845499"/>
    <w:rsid w:val="408AC795"/>
    <w:rsid w:val="40EA8E35"/>
    <w:rsid w:val="4119130C"/>
    <w:rsid w:val="411F9B03"/>
    <w:rsid w:val="41603EB8"/>
    <w:rsid w:val="416329CF"/>
    <w:rsid w:val="417CACCF"/>
    <w:rsid w:val="41E58970"/>
    <w:rsid w:val="4297E17E"/>
    <w:rsid w:val="42A9C361"/>
    <w:rsid w:val="43071368"/>
    <w:rsid w:val="430B5EE1"/>
    <w:rsid w:val="433AC143"/>
    <w:rsid w:val="4372BBFE"/>
    <w:rsid w:val="43999DCC"/>
    <w:rsid w:val="43AAEFB0"/>
    <w:rsid w:val="4456ED55"/>
    <w:rsid w:val="44C0E7C3"/>
    <w:rsid w:val="44DBFCAB"/>
    <w:rsid w:val="45189D8A"/>
    <w:rsid w:val="453FB7FF"/>
    <w:rsid w:val="4589973C"/>
    <w:rsid w:val="45A24FC0"/>
    <w:rsid w:val="45A3FE63"/>
    <w:rsid w:val="467484EC"/>
    <w:rsid w:val="46EEAF1E"/>
    <w:rsid w:val="4700F83A"/>
    <w:rsid w:val="47133FC3"/>
    <w:rsid w:val="473FE4C0"/>
    <w:rsid w:val="4847BCF4"/>
    <w:rsid w:val="484F103C"/>
    <w:rsid w:val="485A874E"/>
    <w:rsid w:val="492BBFF8"/>
    <w:rsid w:val="49680F6D"/>
    <w:rsid w:val="4984F328"/>
    <w:rsid w:val="499D5A28"/>
    <w:rsid w:val="4A2C6833"/>
    <w:rsid w:val="4A3E09EF"/>
    <w:rsid w:val="4A70918E"/>
    <w:rsid w:val="4A96807C"/>
    <w:rsid w:val="4AD2E9C0"/>
    <w:rsid w:val="4AD5F7D6"/>
    <w:rsid w:val="4B22092D"/>
    <w:rsid w:val="4BB01A1B"/>
    <w:rsid w:val="4BE9ADBF"/>
    <w:rsid w:val="4C159BBD"/>
    <w:rsid w:val="4C317D41"/>
    <w:rsid w:val="4CDB048F"/>
    <w:rsid w:val="4D3DA5EE"/>
    <w:rsid w:val="4D449D2B"/>
    <w:rsid w:val="4DC8F2AE"/>
    <w:rsid w:val="4E2BC3F1"/>
    <w:rsid w:val="4EA10EC3"/>
    <w:rsid w:val="4EDE955F"/>
    <w:rsid w:val="4EF6A391"/>
    <w:rsid w:val="4F29AD46"/>
    <w:rsid w:val="4F4A410E"/>
    <w:rsid w:val="4F7A6095"/>
    <w:rsid w:val="4FA926E0"/>
    <w:rsid w:val="50045320"/>
    <w:rsid w:val="5050629A"/>
    <w:rsid w:val="5124C72B"/>
    <w:rsid w:val="51463F37"/>
    <w:rsid w:val="51C89585"/>
    <w:rsid w:val="522CB785"/>
    <w:rsid w:val="522F8FCD"/>
    <w:rsid w:val="523FDA15"/>
    <w:rsid w:val="52590272"/>
    <w:rsid w:val="526B62C1"/>
    <w:rsid w:val="5279A680"/>
    <w:rsid w:val="5287C887"/>
    <w:rsid w:val="52CF6183"/>
    <w:rsid w:val="533638DA"/>
    <w:rsid w:val="534F438E"/>
    <w:rsid w:val="537E3228"/>
    <w:rsid w:val="540EDD50"/>
    <w:rsid w:val="54E5A14B"/>
    <w:rsid w:val="553883F2"/>
    <w:rsid w:val="559240D5"/>
    <w:rsid w:val="55B86ECC"/>
    <w:rsid w:val="55CB4099"/>
    <w:rsid w:val="55D6CF57"/>
    <w:rsid w:val="55DB1181"/>
    <w:rsid w:val="56846627"/>
    <w:rsid w:val="56C84BFE"/>
    <w:rsid w:val="5721E229"/>
    <w:rsid w:val="57844A6B"/>
    <w:rsid w:val="57B0942D"/>
    <w:rsid w:val="57E50A5E"/>
    <w:rsid w:val="58215ACB"/>
    <w:rsid w:val="583A51E5"/>
    <w:rsid w:val="589B3E0E"/>
    <w:rsid w:val="58B7672F"/>
    <w:rsid w:val="58E0B26D"/>
    <w:rsid w:val="5963EFE1"/>
    <w:rsid w:val="596BD8A1"/>
    <w:rsid w:val="5A47F872"/>
    <w:rsid w:val="5AAE798A"/>
    <w:rsid w:val="5B30CF4C"/>
    <w:rsid w:val="5B5504B1"/>
    <w:rsid w:val="5B5869E6"/>
    <w:rsid w:val="5B9AE66F"/>
    <w:rsid w:val="5B9AE66F"/>
    <w:rsid w:val="5BABAB30"/>
    <w:rsid w:val="5BC30DC1"/>
    <w:rsid w:val="5BD890EE"/>
    <w:rsid w:val="5CFA6988"/>
    <w:rsid w:val="5D0761F0"/>
    <w:rsid w:val="5D23E88F"/>
    <w:rsid w:val="5D587DFB"/>
    <w:rsid w:val="5DC42BC9"/>
    <w:rsid w:val="5E24A068"/>
    <w:rsid w:val="5E4ED644"/>
    <w:rsid w:val="5F179B34"/>
    <w:rsid w:val="5F17DF8D"/>
    <w:rsid w:val="5F5C587A"/>
    <w:rsid w:val="5FC2E43B"/>
    <w:rsid w:val="604885AA"/>
    <w:rsid w:val="60BDA3D9"/>
    <w:rsid w:val="61171DDA"/>
    <w:rsid w:val="6153EFC2"/>
    <w:rsid w:val="6190F74C"/>
    <w:rsid w:val="61F5A46D"/>
    <w:rsid w:val="62128959"/>
    <w:rsid w:val="633AE6A5"/>
    <w:rsid w:val="6388CB1E"/>
    <w:rsid w:val="63D31A20"/>
    <w:rsid w:val="63E69508"/>
    <w:rsid w:val="645E9216"/>
    <w:rsid w:val="646061B4"/>
    <w:rsid w:val="64CA21D3"/>
    <w:rsid w:val="6529F071"/>
    <w:rsid w:val="6558FBC6"/>
    <w:rsid w:val="656A2971"/>
    <w:rsid w:val="6576FB04"/>
    <w:rsid w:val="65C8E92A"/>
    <w:rsid w:val="66C5020B"/>
    <w:rsid w:val="673FF5DD"/>
    <w:rsid w:val="678B0F80"/>
    <w:rsid w:val="679EE371"/>
    <w:rsid w:val="67BCB5AA"/>
    <w:rsid w:val="67C8CCD0"/>
    <w:rsid w:val="680049B1"/>
    <w:rsid w:val="681EFDBD"/>
    <w:rsid w:val="687A2251"/>
    <w:rsid w:val="68B3829B"/>
    <w:rsid w:val="68E48109"/>
    <w:rsid w:val="6911F889"/>
    <w:rsid w:val="693A02D1"/>
    <w:rsid w:val="694AF264"/>
    <w:rsid w:val="6975CB38"/>
    <w:rsid w:val="697E4966"/>
    <w:rsid w:val="698E1E21"/>
    <w:rsid w:val="69D34EC0"/>
    <w:rsid w:val="6B3F59DD"/>
    <w:rsid w:val="6B9EE0B5"/>
    <w:rsid w:val="6BC1BE7B"/>
    <w:rsid w:val="6E072F13"/>
    <w:rsid w:val="6E35F945"/>
    <w:rsid w:val="6E5CC156"/>
    <w:rsid w:val="6E5F4326"/>
    <w:rsid w:val="6E775B07"/>
    <w:rsid w:val="6E952A4D"/>
    <w:rsid w:val="6E9C15EF"/>
    <w:rsid w:val="6EC775CB"/>
    <w:rsid w:val="6F019991"/>
    <w:rsid w:val="6FF414E9"/>
    <w:rsid w:val="6FF9BFAA"/>
    <w:rsid w:val="70EF2294"/>
    <w:rsid w:val="713E5763"/>
    <w:rsid w:val="72168DFE"/>
    <w:rsid w:val="722CBDB9"/>
    <w:rsid w:val="725DD01D"/>
    <w:rsid w:val="7261914C"/>
    <w:rsid w:val="7265334D"/>
    <w:rsid w:val="72C9A2E6"/>
    <w:rsid w:val="735B5BCF"/>
    <w:rsid w:val="7456073F"/>
    <w:rsid w:val="74585F08"/>
    <w:rsid w:val="746D99EA"/>
    <w:rsid w:val="746FA548"/>
    <w:rsid w:val="74CC0EA2"/>
    <w:rsid w:val="74E7BA62"/>
    <w:rsid w:val="74F0BB09"/>
    <w:rsid w:val="75471006"/>
    <w:rsid w:val="756878D3"/>
    <w:rsid w:val="75984BD8"/>
    <w:rsid w:val="7599323D"/>
    <w:rsid w:val="760B9F42"/>
    <w:rsid w:val="763DE2BB"/>
    <w:rsid w:val="768E5F96"/>
    <w:rsid w:val="76EB95AB"/>
    <w:rsid w:val="770DA12B"/>
    <w:rsid w:val="776BB8CE"/>
    <w:rsid w:val="77EC421D"/>
    <w:rsid w:val="7817D69E"/>
    <w:rsid w:val="78F0000E"/>
    <w:rsid w:val="79203A86"/>
    <w:rsid w:val="795FB639"/>
    <w:rsid w:val="79CCFBD7"/>
    <w:rsid w:val="7A3BE9F6"/>
    <w:rsid w:val="7A929B2D"/>
    <w:rsid w:val="7AA3A72F"/>
    <w:rsid w:val="7C0C94E5"/>
    <w:rsid w:val="7C3F5B27"/>
    <w:rsid w:val="7C4C5DE5"/>
    <w:rsid w:val="7CEAD839"/>
    <w:rsid w:val="7DBB3327"/>
    <w:rsid w:val="7DCBA586"/>
    <w:rsid w:val="7E22C471"/>
    <w:rsid w:val="7E87605A"/>
    <w:rsid w:val="7EF15C66"/>
    <w:rsid w:val="7EF5473B"/>
    <w:rsid w:val="7EF673E6"/>
    <w:rsid w:val="7F107CC4"/>
    <w:rsid w:val="7F6C91CE"/>
    <w:rsid w:val="7F9C0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3557B"/>
  <w15:docId w15:val="{6DF0BB21-7B3C-4817-95EF-CCAB5F3A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561D"/>
    <w:rPr>
      <w:color w:val="000000"/>
    </w:rPr>
  </w:style>
  <w:style w:type="paragraph" w:styleId="Ttulo1">
    <w:name w:val="heading 1"/>
    <w:next w:val="Normal"/>
    <w:link w:val="Ttulo1Car"/>
    <w:uiPriority w:val="9"/>
    <w:qFormat/>
    <w:pPr>
      <w:keepNext/>
      <w:keepLines/>
      <w:spacing w:after="0" w:line="252" w:lineRule="auto"/>
      <w:ind w:left="10" w:right="8" w:hanging="10"/>
      <w:jc w:val="center"/>
      <w:outlineLvl w:val="0"/>
    </w:pPr>
    <w:rPr>
      <w:rFonts w:ascii="Cambria" w:hAnsi="Cambria" w:eastAsia="Cambria" w:cs="Cambria"/>
      <w:color w:val="000000"/>
      <w:sz w:val="56"/>
    </w:rPr>
  </w:style>
  <w:style w:type="paragraph" w:styleId="Ttulo2">
    <w:name w:val="heading 2"/>
    <w:next w:val="Normal"/>
    <w:link w:val="Ttulo2Car"/>
    <w:uiPriority w:val="9"/>
    <w:unhideWhenUsed/>
    <w:qFormat/>
    <w:pPr>
      <w:keepNext/>
      <w:keepLines/>
      <w:spacing w:after="0"/>
      <w:ind w:left="10" w:hanging="10"/>
      <w:outlineLvl w:val="1"/>
    </w:pPr>
    <w:rPr>
      <w:rFonts w:ascii="Cambria" w:hAnsi="Cambria" w:eastAsia="Cambria" w:cs="Cambria"/>
      <w:color w:val="2E75B5"/>
      <w:sz w:val="32"/>
    </w:rPr>
  </w:style>
  <w:style w:type="paragraph" w:styleId="Ttulo3">
    <w:name w:val="heading 3"/>
    <w:next w:val="Normal"/>
    <w:link w:val="Ttulo3Car"/>
    <w:uiPriority w:val="9"/>
    <w:unhideWhenUsed/>
    <w:qFormat/>
    <w:pPr>
      <w:keepNext/>
      <w:keepLines/>
      <w:spacing w:after="0"/>
      <w:outlineLvl w:val="2"/>
    </w:pPr>
    <w:rPr>
      <w:rFonts w:ascii="Cambria" w:hAnsi="Cambria" w:eastAsia="Cambria" w:cs="Cambria"/>
      <w:color w:val="2E75B5"/>
      <w:sz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Grid1" w:customStyle="1">
    <w:name w:val="Table Grid1"/>
    <w:rsid w:val="006F1560"/>
    <w:pPr>
      <w:spacing w:after="0" w:line="240" w:lineRule="auto"/>
    </w:pPr>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Ttulo3Car" w:customStyle="1">
    <w:name w:val="Título 3 Car"/>
    <w:link w:val="Ttulo3"/>
    <w:uiPriority w:val="9"/>
    <w:rPr>
      <w:rFonts w:ascii="Cambria" w:hAnsi="Cambria" w:eastAsia="Cambria" w:cs="Cambria"/>
      <w:color w:val="2E75B5"/>
      <w:sz w:val="28"/>
    </w:rPr>
  </w:style>
  <w:style w:type="character" w:styleId="Ttulo2Car" w:customStyle="1">
    <w:name w:val="Título 2 Car"/>
    <w:link w:val="Ttulo2"/>
    <w:uiPriority w:val="9"/>
    <w:rPr>
      <w:rFonts w:ascii="Cambria" w:hAnsi="Cambria" w:eastAsia="Cambria" w:cs="Cambria"/>
      <w:color w:val="2E75B5"/>
      <w:sz w:val="32"/>
    </w:rPr>
  </w:style>
  <w:style w:type="character" w:styleId="Ttulo1Car" w:customStyle="1">
    <w:name w:val="Título 1 Car"/>
    <w:link w:val="Ttulo1"/>
    <w:uiPriority w:val="9"/>
    <w:rPr>
      <w:rFonts w:ascii="Cambria" w:hAnsi="Cambria" w:eastAsia="Cambria" w:cs="Cambria"/>
      <w:color w:val="000000"/>
      <w:sz w:val="56"/>
    </w:rPr>
  </w:style>
  <w:style w:type="paragraph" w:styleId="footnotedescription" w:customStyle="1">
    <w:name w:val="footnote description"/>
    <w:next w:val="Normal"/>
    <w:link w:val="footnotedescriptionChar"/>
    <w:hidden/>
    <w:pPr>
      <w:spacing w:after="0"/>
    </w:pPr>
    <w:rPr>
      <w:rFonts w:ascii="Cambria" w:hAnsi="Cambria" w:eastAsia="Cambria" w:cs="Cambria"/>
      <w:color w:val="000000"/>
      <w:sz w:val="16"/>
    </w:rPr>
  </w:style>
  <w:style w:type="character" w:styleId="footnotedescriptionChar" w:customStyle="1">
    <w:name w:val="footnote description Char"/>
    <w:link w:val="footnotedescription"/>
    <w:rPr>
      <w:rFonts w:ascii="Cambria" w:hAnsi="Cambria" w:eastAsia="Cambria" w:cs="Cambria"/>
      <w:color w:val="000000"/>
      <w:sz w:val="16"/>
    </w:rPr>
  </w:style>
  <w:style w:type="character" w:styleId="footnotemark" w:customStyle="1">
    <w:name w:val="footnote mark"/>
    <w:hidden/>
    <w:rPr>
      <w:rFonts w:ascii="Cambria" w:hAnsi="Cambria" w:eastAsia="Cambria" w:cs="Cambria"/>
      <w:color w:val="000000"/>
      <w:sz w:val="16"/>
      <w:vertAlign w:val="superscript"/>
    </w:rPr>
  </w:style>
  <w:style w:type="paragraph" w:styleId="Encabezado">
    <w:name w:val="header"/>
    <w:basedOn w:val="Normal"/>
    <w:link w:val="EncabezadoCar"/>
    <w:uiPriority w:val="99"/>
    <w:unhideWhenUsed/>
    <w:rsid w:val="00E86DD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86DD5"/>
    <w:rPr>
      <w:rFonts w:ascii="Calibri" w:hAnsi="Calibri" w:eastAsia="Calibri" w:cs="Calibri"/>
      <w:color w:val="000000"/>
      <w:sz w:val="22"/>
    </w:rPr>
  </w:style>
  <w:style w:type="paragraph" w:styleId="PortadaTitulo1" w:customStyle="1">
    <w:name w:val="PortadaTitulo 1"/>
    <w:basedOn w:val="Normal"/>
    <w:link w:val="PortadaTitulo1Car"/>
    <w:qFormat/>
    <w:rsid w:val="00685633"/>
    <w:pPr>
      <w:spacing w:after="0" w:line="240" w:lineRule="auto"/>
      <w:jc w:val="center"/>
    </w:pPr>
    <w:rPr>
      <w:rFonts w:ascii="Times New Roman" w:hAnsi="Times New Roman" w:eastAsia="Times New Roman" w:cs="Times New Roman"/>
      <w:b/>
      <w:bCs/>
      <w:color w:val="808080"/>
      <w:sz w:val="40"/>
      <w:szCs w:val="40"/>
      <w:lang w:val="es-ES" w:eastAsia="x-none"/>
    </w:rPr>
  </w:style>
  <w:style w:type="character" w:styleId="PortadaTitulo1Car" w:customStyle="1">
    <w:name w:val="PortadaTitulo 1 Car"/>
    <w:link w:val="PortadaTitulo1"/>
    <w:rsid w:val="00685633"/>
    <w:rPr>
      <w:rFonts w:ascii="Times New Roman" w:hAnsi="Times New Roman" w:eastAsia="Times New Roman" w:cs="Times New Roman"/>
      <w:b/>
      <w:bCs/>
      <w:color w:val="808080"/>
      <w:kern w:val="0"/>
      <w:sz w:val="40"/>
      <w:szCs w:val="40"/>
      <w:lang w:val="es-ES" w:eastAsia="x-none"/>
    </w:rPr>
  </w:style>
  <w:style w:type="paragraph" w:styleId="PortadaTitulo3" w:customStyle="1">
    <w:name w:val="Portada Titulo3"/>
    <w:basedOn w:val="Normal"/>
    <w:link w:val="PortadaTitulo3Car"/>
    <w:qFormat/>
    <w:rsid w:val="00685633"/>
    <w:pPr>
      <w:spacing w:after="0" w:line="240" w:lineRule="auto"/>
      <w:jc w:val="center"/>
    </w:pPr>
    <w:rPr>
      <w:rFonts w:ascii="Open Sans SemiBold" w:hAnsi="Open Sans SemiBold" w:eastAsia="Times New Roman" w:cs="Times New Roman"/>
      <w:b/>
      <w:bCs/>
      <w:color w:val="808080"/>
      <w:sz w:val="40"/>
      <w:szCs w:val="40"/>
      <w:lang w:val="es-ES" w:eastAsia="en-US"/>
    </w:rPr>
  </w:style>
  <w:style w:type="character" w:styleId="PortadaTitulo3Car" w:customStyle="1">
    <w:name w:val="Portada Titulo3 Car"/>
    <w:link w:val="PortadaTitulo3"/>
    <w:rsid w:val="00685633"/>
    <w:rPr>
      <w:rFonts w:ascii="Open Sans SemiBold" w:hAnsi="Open Sans SemiBold" w:eastAsia="Times New Roman" w:cs="Times New Roman"/>
      <w:b/>
      <w:bCs/>
      <w:color w:val="808080"/>
      <w:kern w:val="0"/>
      <w:sz w:val="40"/>
      <w:szCs w:val="40"/>
      <w:lang w:val="es-ES" w:eastAsia="en-US"/>
    </w:rPr>
  </w:style>
  <w:style w:type="paragraph" w:styleId="TtuloTDC">
    <w:name w:val="TOC Heading"/>
    <w:basedOn w:val="Ttulo1"/>
    <w:next w:val="Normal"/>
    <w:uiPriority w:val="39"/>
    <w:unhideWhenUsed/>
    <w:qFormat/>
    <w:rsid w:val="0076024A"/>
    <w:pPr>
      <w:spacing w:before="240" w:line="259" w:lineRule="auto"/>
      <w:ind w:left="0" w:right="0" w:firstLine="0"/>
      <w:jc w:val="left"/>
      <w:outlineLvl w:val="9"/>
    </w:pPr>
    <w:rPr>
      <w:rFonts w:asciiTheme="majorHAnsi" w:hAnsiTheme="majorHAnsi" w:eastAsiaTheme="majorEastAsia" w:cstheme="majorBidi"/>
      <w:color w:val="0F4761" w:themeColor="accent1" w:themeShade="BF"/>
      <w:sz w:val="32"/>
      <w:szCs w:val="32"/>
    </w:rPr>
  </w:style>
  <w:style w:type="paragraph" w:styleId="TDC1">
    <w:name w:val="toc 1"/>
    <w:basedOn w:val="Normal"/>
    <w:next w:val="Normal"/>
    <w:autoRedefine/>
    <w:uiPriority w:val="39"/>
    <w:unhideWhenUsed/>
    <w:rsid w:val="0076024A"/>
    <w:pPr>
      <w:spacing w:after="100"/>
    </w:pPr>
  </w:style>
  <w:style w:type="paragraph" w:styleId="TDC2">
    <w:name w:val="toc 2"/>
    <w:basedOn w:val="Normal"/>
    <w:next w:val="Normal"/>
    <w:autoRedefine/>
    <w:uiPriority w:val="39"/>
    <w:unhideWhenUsed/>
    <w:rsid w:val="0076024A"/>
    <w:pPr>
      <w:spacing w:after="100"/>
      <w:ind w:left="220"/>
    </w:pPr>
  </w:style>
  <w:style w:type="paragraph" w:styleId="TDC3">
    <w:name w:val="toc 3"/>
    <w:basedOn w:val="Normal"/>
    <w:next w:val="Normal"/>
    <w:autoRedefine/>
    <w:uiPriority w:val="39"/>
    <w:unhideWhenUsed/>
    <w:rsid w:val="0076024A"/>
    <w:pPr>
      <w:spacing w:after="100"/>
      <w:ind w:left="440"/>
    </w:pPr>
  </w:style>
  <w:style w:type="character" w:styleId="Hipervnculo">
    <w:name w:val="Hyperlink"/>
    <w:basedOn w:val="Fuentedeprrafopredeter"/>
    <w:uiPriority w:val="99"/>
    <w:unhideWhenUsed/>
    <w:rsid w:val="0076024A"/>
    <w:rPr>
      <w:color w:val="467886" w:themeColor="hyperlink"/>
      <w:u w:val="single"/>
    </w:rPr>
  </w:style>
  <w:style w:type="character" w:styleId="Refdecomentario">
    <w:name w:val="annotation reference"/>
    <w:basedOn w:val="Fuentedeprrafopredeter"/>
    <w:uiPriority w:val="99"/>
    <w:semiHidden/>
    <w:unhideWhenUsed/>
    <w:rsid w:val="0070770B"/>
    <w:rPr>
      <w:sz w:val="16"/>
      <w:szCs w:val="16"/>
    </w:rPr>
  </w:style>
  <w:style w:type="paragraph" w:styleId="Textocomentario">
    <w:name w:val="annotation text"/>
    <w:basedOn w:val="Normal"/>
    <w:link w:val="TextocomentarioCar"/>
    <w:uiPriority w:val="99"/>
    <w:unhideWhenUsed/>
    <w:rsid w:val="0070770B"/>
    <w:pPr>
      <w:spacing w:line="240" w:lineRule="auto"/>
    </w:pPr>
    <w:rPr>
      <w:sz w:val="20"/>
      <w:szCs w:val="20"/>
    </w:rPr>
  </w:style>
  <w:style w:type="character" w:styleId="TextocomentarioCar" w:customStyle="1">
    <w:name w:val="Texto comentario Car"/>
    <w:basedOn w:val="Fuentedeprrafopredeter"/>
    <w:link w:val="Textocomentario"/>
    <w:uiPriority w:val="99"/>
    <w:rsid w:val="0070770B"/>
    <w:rPr>
      <w:rFonts w:ascii="Calibri" w:hAnsi="Calibri" w:eastAsia="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0770B"/>
    <w:rPr>
      <w:b/>
      <w:bCs/>
    </w:rPr>
  </w:style>
  <w:style w:type="character" w:styleId="AsuntodelcomentarioCar" w:customStyle="1">
    <w:name w:val="Asunto del comentario Car"/>
    <w:basedOn w:val="TextocomentarioCar"/>
    <w:link w:val="Asuntodelcomentario"/>
    <w:uiPriority w:val="99"/>
    <w:semiHidden/>
    <w:rsid w:val="0070770B"/>
    <w:rPr>
      <w:rFonts w:ascii="Calibri" w:hAnsi="Calibri" w:eastAsia="Calibri" w:cs="Calibri"/>
      <w:b/>
      <w:bCs/>
      <w:color w:val="000000"/>
      <w:sz w:val="20"/>
      <w:szCs w:val="20"/>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pPr>
      <w:spacing w:after="0" w:line="240" w:lineRule="auto"/>
    </w:pPr>
    <w:rPr>
      <w:sz w:val="20"/>
      <w:szCs w:val="20"/>
    </w:rPr>
    <w:tblPr>
      <w:tblStyleRowBandSize w:val="1"/>
      <w:tblStyleColBandSize w:val="1"/>
      <w:tblInd w:w="0" w:type="nil"/>
    </w:tblPr>
  </w:style>
  <w:style w:type="table" w:styleId="a0" w:customStyle="1">
    <w:basedOn w:val="Tablanormal"/>
    <w:pPr>
      <w:spacing w:after="0" w:line="240" w:lineRule="auto"/>
    </w:pPr>
    <w:tblPr>
      <w:tblStyleRowBandSize w:val="1"/>
      <w:tblStyleColBandSize w:val="1"/>
      <w:tblInd w:w="0" w:type="nil"/>
      <w:tblCellMar>
        <w:top w:w="151" w:type="dxa"/>
        <w:left w:w="85" w:type="dxa"/>
        <w:right w:w="0" w:type="dxa"/>
      </w:tblCellMar>
    </w:tblPr>
  </w:style>
  <w:style w:type="table" w:styleId="a1" w:customStyle="1">
    <w:basedOn w:val="Tablanormal"/>
    <w:pPr>
      <w:spacing w:after="0" w:line="240" w:lineRule="auto"/>
    </w:pPr>
    <w:tblPr>
      <w:tblStyleRowBandSize w:val="1"/>
      <w:tblStyleColBandSize w:val="1"/>
      <w:tblCellMar>
        <w:top w:w="44" w:type="dxa"/>
      </w:tblCellMar>
    </w:tblPr>
  </w:style>
  <w:style w:type="table" w:styleId="a2" w:customStyle="1">
    <w:basedOn w:val="Tablanormal"/>
    <w:pPr>
      <w:spacing w:after="0" w:line="240" w:lineRule="auto"/>
    </w:pPr>
    <w:tblPr>
      <w:tblStyleRowBandSize w:val="1"/>
      <w:tblStyleColBandSize w:val="1"/>
      <w:tblCellMar>
        <w:top w:w="46" w:type="dxa"/>
        <w:left w:w="68" w:type="dxa"/>
        <w:right w:w="17" w:type="dxa"/>
      </w:tblCellMar>
    </w:tblPr>
  </w:style>
  <w:style w:type="table" w:styleId="a3" w:customStyle="1">
    <w:basedOn w:val="Tablanormal"/>
    <w:pPr>
      <w:spacing w:after="0" w:line="240" w:lineRule="auto"/>
    </w:pPr>
    <w:tblPr>
      <w:tblStyleRowBandSize w:val="1"/>
      <w:tblStyleColBandSize w:val="1"/>
      <w:tblCellMar>
        <w:top w:w="151" w:type="dxa"/>
        <w:left w:w="99" w:type="dxa"/>
        <w:right w:w="115" w:type="dxa"/>
      </w:tblCellMar>
    </w:tblPr>
  </w:style>
  <w:style w:type="paragraph" w:styleId="NormalWeb">
    <w:name w:val="Normal (Web)"/>
    <w:basedOn w:val="Normal"/>
    <w:uiPriority w:val="99"/>
    <w:semiHidden/>
    <w:unhideWhenUsed/>
    <w:rsid w:val="00DE463D"/>
    <w:pPr>
      <w:spacing w:before="100" w:beforeAutospacing="1" w:after="100" w:afterAutospacing="1" w:line="240" w:lineRule="auto"/>
    </w:pPr>
    <w:rPr>
      <w:rFonts w:ascii="Times New Roman" w:hAnsi="Times New Roman" w:eastAsia="Times New Roman" w:cs="Times New Roman"/>
      <w:color w:val="auto"/>
      <w:sz w:val="24"/>
      <w:szCs w:val="24"/>
    </w:rPr>
  </w:style>
  <w:style w:type="paragraph" w:styleId="Prrafodelista">
    <w:name w:val="List Paragraph"/>
    <w:basedOn w:val="Normal"/>
    <w:uiPriority w:val="34"/>
    <w:qFormat/>
    <w:rsid w:val="00005F26"/>
    <w:pPr>
      <w:ind w:left="720"/>
      <w:contextualSpacing/>
    </w:pPr>
  </w:style>
  <w:style w:type="character" w:styleId="Mencionar">
    <w:name w:val="Mention"/>
    <w:basedOn w:val="Fuentedeprrafopredeter"/>
    <w:uiPriority w:val="99"/>
    <w:unhideWhenUsed/>
    <w:rsid w:val="009B5091"/>
    <w:rPr>
      <w:color w:val="2B579A"/>
      <w:shd w:val="clear" w:color="auto" w:fill="E1DFDD"/>
    </w:rPr>
  </w:style>
  <w:style w:type="paragraph" w:styleId="Piedepgina">
    <w:name w:val="footer"/>
    <w:basedOn w:val="Normal"/>
    <w:link w:val="PiedepginaCar"/>
    <w:uiPriority w:val="99"/>
    <w:semiHidden/>
    <w:unhideWhenUsed/>
    <w:rsid w:val="002E76F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emiHidden/>
    <w:rsid w:val="002E76F5"/>
    <w:rPr>
      <w:color w:val="000000"/>
    </w:rPr>
  </w:style>
  <w:style w:type="table" w:styleId="TableNormal1" w:customStyle="1">
    <w:name w:val="Table Normal1"/>
    <w:rsid w:val="00891D1B"/>
    <w:tblPr>
      <w:tblCellMar>
        <w:top w:w="0" w:type="dxa"/>
        <w:left w:w="0" w:type="dxa"/>
        <w:bottom w:w="0" w:type="dxa"/>
        <w:right w:w="0" w:type="dxa"/>
      </w:tblCellMar>
    </w:tblPr>
  </w:style>
  <w:style w:type="table" w:styleId="TableGrid0" w:customStyle="1">
    <w:name w:val="Table Grid0"/>
    <w:basedOn w:val="Tablanormal"/>
    <w:uiPriority w:val="59"/>
    <w:rsid w:val="006F1560"/>
    <w:pPr>
      <w:spacing w:after="0" w:line="240" w:lineRule="auto"/>
    </w:pPr>
    <w:rPr>
      <w:rFonts w:eastAsia="Times New Roman" w:cs="Times New Roman"/>
      <w:sz w:val="20"/>
      <w:szCs w:val="20"/>
      <w:lang w:val="es-ES"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
    <w:name w:val="Grid Table 1 Light"/>
    <w:basedOn w:val="Tablanormal"/>
    <w:uiPriority w:val="46"/>
    <w:rsid w:val="004A767D"/>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adecuadrcula2">
    <w:name w:val="Grid Table 2"/>
    <w:basedOn w:val="Tablanormal"/>
    <w:uiPriority w:val="47"/>
    <w:rsid w:val="005E5D33"/>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842CA0"/>
    <w:pPr>
      <w:spacing w:after="200" w:line="240" w:lineRule="auto"/>
    </w:pPr>
    <w:rPr>
      <w:i/>
      <w:iCs/>
      <w:color w:val="0E2841" w:themeColor="text2"/>
      <w:sz w:val="18"/>
      <w:szCs w:val="18"/>
    </w:rPr>
  </w:style>
  <w:style w:type="table" w:styleId="Tablaconcuadrcula">
    <w:name w:val="Table Grid"/>
    <w:basedOn w:val="Tablanormal"/>
    <w:uiPriority w:val="59"/>
    <w:rsid w:val="00AF138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adeilustraciones">
    <w:name w:val="table of figures"/>
    <w:basedOn w:val="Normal"/>
    <w:next w:val="Normal"/>
    <w:uiPriority w:val="99"/>
    <w:unhideWhenUsed/>
    <w:rsid w:val="00970AAF"/>
    <w:pPr>
      <w:spacing w:after="0"/>
    </w:pPr>
    <w:rPr>
      <w:rFonts w:asciiTheme="minorHAnsi" w:hAnsiTheme="minorHAnsi"/>
      <w:i/>
      <w:iCs/>
      <w:sz w:val="20"/>
      <w:szCs w:val="20"/>
    </w:rPr>
  </w:style>
  <w:style w:type="character" w:styleId="ui-provider" w:customStyle="1">
    <w:name w:val="ui-provider"/>
    <w:basedOn w:val="Fuentedeprrafopredeter"/>
    <w:rsid w:val="00A2712B"/>
  </w:style>
  <w:style w:type="paragraph" w:styleId="Revisin">
    <w:name w:val="Revision"/>
    <w:hidden/>
    <w:uiPriority w:val="99"/>
    <w:semiHidden/>
    <w:rsid w:val="00D558F8"/>
    <w:pPr>
      <w:spacing w:after="0" w:line="240" w:lineRule="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4421">
      <w:bodyDiv w:val="1"/>
      <w:marLeft w:val="0"/>
      <w:marRight w:val="0"/>
      <w:marTop w:val="0"/>
      <w:marBottom w:val="0"/>
      <w:divBdr>
        <w:top w:val="none" w:sz="0" w:space="0" w:color="auto"/>
        <w:left w:val="none" w:sz="0" w:space="0" w:color="auto"/>
        <w:bottom w:val="none" w:sz="0" w:space="0" w:color="auto"/>
        <w:right w:val="none" w:sz="0" w:space="0" w:color="auto"/>
      </w:divBdr>
    </w:div>
    <w:div w:id="43213094">
      <w:bodyDiv w:val="1"/>
      <w:marLeft w:val="0"/>
      <w:marRight w:val="0"/>
      <w:marTop w:val="0"/>
      <w:marBottom w:val="0"/>
      <w:divBdr>
        <w:top w:val="none" w:sz="0" w:space="0" w:color="auto"/>
        <w:left w:val="none" w:sz="0" w:space="0" w:color="auto"/>
        <w:bottom w:val="none" w:sz="0" w:space="0" w:color="auto"/>
        <w:right w:val="none" w:sz="0" w:space="0" w:color="auto"/>
      </w:divBdr>
    </w:div>
    <w:div w:id="47068969">
      <w:bodyDiv w:val="1"/>
      <w:marLeft w:val="0"/>
      <w:marRight w:val="0"/>
      <w:marTop w:val="0"/>
      <w:marBottom w:val="0"/>
      <w:divBdr>
        <w:top w:val="none" w:sz="0" w:space="0" w:color="auto"/>
        <w:left w:val="none" w:sz="0" w:space="0" w:color="auto"/>
        <w:bottom w:val="none" w:sz="0" w:space="0" w:color="auto"/>
        <w:right w:val="none" w:sz="0" w:space="0" w:color="auto"/>
      </w:divBdr>
    </w:div>
    <w:div w:id="93525454">
      <w:bodyDiv w:val="1"/>
      <w:marLeft w:val="0"/>
      <w:marRight w:val="0"/>
      <w:marTop w:val="0"/>
      <w:marBottom w:val="0"/>
      <w:divBdr>
        <w:top w:val="none" w:sz="0" w:space="0" w:color="auto"/>
        <w:left w:val="none" w:sz="0" w:space="0" w:color="auto"/>
        <w:bottom w:val="none" w:sz="0" w:space="0" w:color="auto"/>
        <w:right w:val="none" w:sz="0" w:space="0" w:color="auto"/>
      </w:divBdr>
    </w:div>
    <w:div w:id="98181856">
      <w:bodyDiv w:val="1"/>
      <w:marLeft w:val="0"/>
      <w:marRight w:val="0"/>
      <w:marTop w:val="0"/>
      <w:marBottom w:val="0"/>
      <w:divBdr>
        <w:top w:val="none" w:sz="0" w:space="0" w:color="auto"/>
        <w:left w:val="none" w:sz="0" w:space="0" w:color="auto"/>
        <w:bottom w:val="none" w:sz="0" w:space="0" w:color="auto"/>
        <w:right w:val="none" w:sz="0" w:space="0" w:color="auto"/>
      </w:divBdr>
    </w:div>
    <w:div w:id="170800089">
      <w:bodyDiv w:val="1"/>
      <w:marLeft w:val="0"/>
      <w:marRight w:val="0"/>
      <w:marTop w:val="0"/>
      <w:marBottom w:val="0"/>
      <w:divBdr>
        <w:top w:val="none" w:sz="0" w:space="0" w:color="auto"/>
        <w:left w:val="none" w:sz="0" w:space="0" w:color="auto"/>
        <w:bottom w:val="none" w:sz="0" w:space="0" w:color="auto"/>
        <w:right w:val="none" w:sz="0" w:space="0" w:color="auto"/>
      </w:divBdr>
    </w:div>
    <w:div w:id="186527235">
      <w:bodyDiv w:val="1"/>
      <w:marLeft w:val="0"/>
      <w:marRight w:val="0"/>
      <w:marTop w:val="0"/>
      <w:marBottom w:val="0"/>
      <w:divBdr>
        <w:top w:val="none" w:sz="0" w:space="0" w:color="auto"/>
        <w:left w:val="none" w:sz="0" w:space="0" w:color="auto"/>
        <w:bottom w:val="none" w:sz="0" w:space="0" w:color="auto"/>
        <w:right w:val="none" w:sz="0" w:space="0" w:color="auto"/>
      </w:divBdr>
    </w:div>
    <w:div w:id="243223531">
      <w:bodyDiv w:val="1"/>
      <w:marLeft w:val="0"/>
      <w:marRight w:val="0"/>
      <w:marTop w:val="0"/>
      <w:marBottom w:val="0"/>
      <w:divBdr>
        <w:top w:val="none" w:sz="0" w:space="0" w:color="auto"/>
        <w:left w:val="none" w:sz="0" w:space="0" w:color="auto"/>
        <w:bottom w:val="none" w:sz="0" w:space="0" w:color="auto"/>
        <w:right w:val="none" w:sz="0" w:space="0" w:color="auto"/>
      </w:divBdr>
    </w:div>
    <w:div w:id="247618456">
      <w:bodyDiv w:val="1"/>
      <w:marLeft w:val="0"/>
      <w:marRight w:val="0"/>
      <w:marTop w:val="0"/>
      <w:marBottom w:val="0"/>
      <w:divBdr>
        <w:top w:val="none" w:sz="0" w:space="0" w:color="auto"/>
        <w:left w:val="none" w:sz="0" w:space="0" w:color="auto"/>
        <w:bottom w:val="none" w:sz="0" w:space="0" w:color="auto"/>
        <w:right w:val="none" w:sz="0" w:space="0" w:color="auto"/>
      </w:divBdr>
      <w:divsChild>
        <w:div w:id="1307735535">
          <w:marLeft w:val="0"/>
          <w:marRight w:val="0"/>
          <w:marTop w:val="0"/>
          <w:marBottom w:val="0"/>
          <w:divBdr>
            <w:top w:val="none" w:sz="0" w:space="0" w:color="auto"/>
            <w:left w:val="none" w:sz="0" w:space="0" w:color="auto"/>
            <w:bottom w:val="none" w:sz="0" w:space="0" w:color="auto"/>
            <w:right w:val="none" w:sz="0" w:space="0" w:color="auto"/>
          </w:divBdr>
          <w:divsChild>
            <w:div w:id="735854689">
              <w:marLeft w:val="0"/>
              <w:marRight w:val="0"/>
              <w:marTop w:val="0"/>
              <w:marBottom w:val="0"/>
              <w:divBdr>
                <w:top w:val="none" w:sz="0" w:space="0" w:color="auto"/>
                <w:left w:val="none" w:sz="0" w:space="0" w:color="auto"/>
                <w:bottom w:val="none" w:sz="0" w:space="0" w:color="auto"/>
                <w:right w:val="none" w:sz="0" w:space="0" w:color="auto"/>
              </w:divBdr>
            </w:div>
            <w:div w:id="1577862142">
              <w:marLeft w:val="0"/>
              <w:marRight w:val="0"/>
              <w:marTop w:val="0"/>
              <w:marBottom w:val="0"/>
              <w:divBdr>
                <w:top w:val="none" w:sz="0" w:space="0" w:color="auto"/>
                <w:left w:val="none" w:sz="0" w:space="0" w:color="auto"/>
                <w:bottom w:val="none" w:sz="0" w:space="0" w:color="auto"/>
                <w:right w:val="none" w:sz="0" w:space="0" w:color="auto"/>
              </w:divBdr>
            </w:div>
            <w:div w:id="2136673729">
              <w:marLeft w:val="0"/>
              <w:marRight w:val="0"/>
              <w:marTop w:val="0"/>
              <w:marBottom w:val="0"/>
              <w:divBdr>
                <w:top w:val="none" w:sz="0" w:space="0" w:color="auto"/>
                <w:left w:val="none" w:sz="0" w:space="0" w:color="auto"/>
                <w:bottom w:val="none" w:sz="0" w:space="0" w:color="auto"/>
                <w:right w:val="none" w:sz="0" w:space="0" w:color="auto"/>
              </w:divBdr>
            </w:div>
            <w:div w:id="906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2183">
      <w:bodyDiv w:val="1"/>
      <w:marLeft w:val="0"/>
      <w:marRight w:val="0"/>
      <w:marTop w:val="0"/>
      <w:marBottom w:val="0"/>
      <w:divBdr>
        <w:top w:val="none" w:sz="0" w:space="0" w:color="auto"/>
        <w:left w:val="none" w:sz="0" w:space="0" w:color="auto"/>
        <w:bottom w:val="none" w:sz="0" w:space="0" w:color="auto"/>
        <w:right w:val="none" w:sz="0" w:space="0" w:color="auto"/>
      </w:divBdr>
    </w:div>
    <w:div w:id="338317322">
      <w:bodyDiv w:val="1"/>
      <w:marLeft w:val="0"/>
      <w:marRight w:val="0"/>
      <w:marTop w:val="0"/>
      <w:marBottom w:val="0"/>
      <w:divBdr>
        <w:top w:val="none" w:sz="0" w:space="0" w:color="auto"/>
        <w:left w:val="none" w:sz="0" w:space="0" w:color="auto"/>
        <w:bottom w:val="none" w:sz="0" w:space="0" w:color="auto"/>
        <w:right w:val="none" w:sz="0" w:space="0" w:color="auto"/>
      </w:divBdr>
    </w:div>
    <w:div w:id="366758073">
      <w:bodyDiv w:val="1"/>
      <w:marLeft w:val="0"/>
      <w:marRight w:val="0"/>
      <w:marTop w:val="0"/>
      <w:marBottom w:val="0"/>
      <w:divBdr>
        <w:top w:val="none" w:sz="0" w:space="0" w:color="auto"/>
        <w:left w:val="none" w:sz="0" w:space="0" w:color="auto"/>
        <w:bottom w:val="none" w:sz="0" w:space="0" w:color="auto"/>
        <w:right w:val="none" w:sz="0" w:space="0" w:color="auto"/>
      </w:divBdr>
    </w:div>
    <w:div w:id="425612714">
      <w:bodyDiv w:val="1"/>
      <w:marLeft w:val="0"/>
      <w:marRight w:val="0"/>
      <w:marTop w:val="0"/>
      <w:marBottom w:val="0"/>
      <w:divBdr>
        <w:top w:val="none" w:sz="0" w:space="0" w:color="auto"/>
        <w:left w:val="none" w:sz="0" w:space="0" w:color="auto"/>
        <w:bottom w:val="none" w:sz="0" w:space="0" w:color="auto"/>
        <w:right w:val="none" w:sz="0" w:space="0" w:color="auto"/>
      </w:divBdr>
    </w:div>
    <w:div w:id="525869811">
      <w:bodyDiv w:val="1"/>
      <w:marLeft w:val="0"/>
      <w:marRight w:val="0"/>
      <w:marTop w:val="0"/>
      <w:marBottom w:val="0"/>
      <w:divBdr>
        <w:top w:val="none" w:sz="0" w:space="0" w:color="auto"/>
        <w:left w:val="none" w:sz="0" w:space="0" w:color="auto"/>
        <w:bottom w:val="none" w:sz="0" w:space="0" w:color="auto"/>
        <w:right w:val="none" w:sz="0" w:space="0" w:color="auto"/>
      </w:divBdr>
    </w:div>
    <w:div w:id="541093409">
      <w:bodyDiv w:val="1"/>
      <w:marLeft w:val="0"/>
      <w:marRight w:val="0"/>
      <w:marTop w:val="0"/>
      <w:marBottom w:val="0"/>
      <w:divBdr>
        <w:top w:val="none" w:sz="0" w:space="0" w:color="auto"/>
        <w:left w:val="none" w:sz="0" w:space="0" w:color="auto"/>
        <w:bottom w:val="none" w:sz="0" w:space="0" w:color="auto"/>
        <w:right w:val="none" w:sz="0" w:space="0" w:color="auto"/>
      </w:divBdr>
    </w:div>
    <w:div w:id="557059979">
      <w:bodyDiv w:val="1"/>
      <w:marLeft w:val="0"/>
      <w:marRight w:val="0"/>
      <w:marTop w:val="0"/>
      <w:marBottom w:val="0"/>
      <w:divBdr>
        <w:top w:val="none" w:sz="0" w:space="0" w:color="auto"/>
        <w:left w:val="none" w:sz="0" w:space="0" w:color="auto"/>
        <w:bottom w:val="none" w:sz="0" w:space="0" w:color="auto"/>
        <w:right w:val="none" w:sz="0" w:space="0" w:color="auto"/>
      </w:divBdr>
    </w:div>
    <w:div w:id="570584077">
      <w:bodyDiv w:val="1"/>
      <w:marLeft w:val="0"/>
      <w:marRight w:val="0"/>
      <w:marTop w:val="0"/>
      <w:marBottom w:val="0"/>
      <w:divBdr>
        <w:top w:val="none" w:sz="0" w:space="0" w:color="auto"/>
        <w:left w:val="none" w:sz="0" w:space="0" w:color="auto"/>
        <w:bottom w:val="none" w:sz="0" w:space="0" w:color="auto"/>
        <w:right w:val="none" w:sz="0" w:space="0" w:color="auto"/>
      </w:divBdr>
    </w:div>
    <w:div w:id="572355147">
      <w:bodyDiv w:val="1"/>
      <w:marLeft w:val="0"/>
      <w:marRight w:val="0"/>
      <w:marTop w:val="0"/>
      <w:marBottom w:val="0"/>
      <w:divBdr>
        <w:top w:val="none" w:sz="0" w:space="0" w:color="auto"/>
        <w:left w:val="none" w:sz="0" w:space="0" w:color="auto"/>
        <w:bottom w:val="none" w:sz="0" w:space="0" w:color="auto"/>
        <w:right w:val="none" w:sz="0" w:space="0" w:color="auto"/>
      </w:divBdr>
    </w:div>
    <w:div w:id="606425335">
      <w:bodyDiv w:val="1"/>
      <w:marLeft w:val="0"/>
      <w:marRight w:val="0"/>
      <w:marTop w:val="0"/>
      <w:marBottom w:val="0"/>
      <w:divBdr>
        <w:top w:val="none" w:sz="0" w:space="0" w:color="auto"/>
        <w:left w:val="none" w:sz="0" w:space="0" w:color="auto"/>
        <w:bottom w:val="none" w:sz="0" w:space="0" w:color="auto"/>
        <w:right w:val="none" w:sz="0" w:space="0" w:color="auto"/>
      </w:divBdr>
    </w:div>
    <w:div w:id="615479141">
      <w:bodyDiv w:val="1"/>
      <w:marLeft w:val="0"/>
      <w:marRight w:val="0"/>
      <w:marTop w:val="0"/>
      <w:marBottom w:val="0"/>
      <w:divBdr>
        <w:top w:val="none" w:sz="0" w:space="0" w:color="auto"/>
        <w:left w:val="none" w:sz="0" w:space="0" w:color="auto"/>
        <w:bottom w:val="none" w:sz="0" w:space="0" w:color="auto"/>
        <w:right w:val="none" w:sz="0" w:space="0" w:color="auto"/>
      </w:divBdr>
    </w:div>
    <w:div w:id="665786086">
      <w:bodyDiv w:val="1"/>
      <w:marLeft w:val="0"/>
      <w:marRight w:val="0"/>
      <w:marTop w:val="0"/>
      <w:marBottom w:val="0"/>
      <w:divBdr>
        <w:top w:val="none" w:sz="0" w:space="0" w:color="auto"/>
        <w:left w:val="none" w:sz="0" w:space="0" w:color="auto"/>
        <w:bottom w:val="none" w:sz="0" w:space="0" w:color="auto"/>
        <w:right w:val="none" w:sz="0" w:space="0" w:color="auto"/>
      </w:divBdr>
      <w:divsChild>
        <w:div w:id="2075348597">
          <w:marLeft w:val="0"/>
          <w:marRight w:val="0"/>
          <w:marTop w:val="0"/>
          <w:marBottom w:val="0"/>
          <w:divBdr>
            <w:top w:val="none" w:sz="0" w:space="0" w:color="auto"/>
            <w:left w:val="none" w:sz="0" w:space="0" w:color="auto"/>
            <w:bottom w:val="none" w:sz="0" w:space="0" w:color="auto"/>
            <w:right w:val="none" w:sz="0" w:space="0" w:color="auto"/>
          </w:divBdr>
        </w:div>
        <w:div w:id="2067676919">
          <w:marLeft w:val="0"/>
          <w:marRight w:val="0"/>
          <w:marTop w:val="0"/>
          <w:marBottom w:val="0"/>
          <w:divBdr>
            <w:top w:val="none" w:sz="0" w:space="0" w:color="auto"/>
            <w:left w:val="none" w:sz="0" w:space="0" w:color="auto"/>
            <w:bottom w:val="none" w:sz="0" w:space="0" w:color="auto"/>
            <w:right w:val="none" w:sz="0" w:space="0" w:color="auto"/>
          </w:divBdr>
        </w:div>
      </w:divsChild>
    </w:div>
    <w:div w:id="708145709">
      <w:bodyDiv w:val="1"/>
      <w:marLeft w:val="0"/>
      <w:marRight w:val="0"/>
      <w:marTop w:val="0"/>
      <w:marBottom w:val="0"/>
      <w:divBdr>
        <w:top w:val="none" w:sz="0" w:space="0" w:color="auto"/>
        <w:left w:val="none" w:sz="0" w:space="0" w:color="auto"/>
        <w:bottom w:val="none" w:sz="0" w:space="0" w:color="auto"/>
        <w:right w:val="none" w:sz="0" w:space="0" w:color="auto"/>
      </w:divBdr>
    </w:div>
    <w:div w:id="786779673">
      <w:bodyDiv w:val="1"/>
      <w:marLeft w:val="0"/>
      <w:marRight w:val="0"/>
      <w:marTop w:val="0"/>
      <w:marBottom w:val="0"/>
      <w:divBdr>
        <w:top w:val="none" w:sz="0" w:space="0" w:color="auto"/>
        <w:left w:val="none" w:sz="0" w:space="0" w:color="auto"/>
        <w:bottom w:val="none" w:sz="0" w:space="0" w:color="auto"/>
        <w:right w:val="none" w:sz="0" w:space="0" w:color="auto"/>
      </w:divBdr>
    </w:div>
    <w:div w:id="820584919">
      <w:bodyDiv w:val="1"/>
      <w:marLeft w:val="0"/>
      <w:marRight w:val="0"/>
      <w:marTop w:val="0"/>
      <w:marBottom w:val="0"/>
      <w:divBdr>
        <w:top w:val="none" w:sz="0" w:space="0" w:color="auto"/>
        <w:left w:val="none" w:sz="0" w:space="0" w:color="auto"/>
        <w:bottom w:val="none" w:sz="0" w:space="0" w:color="auto"/>
        <w:right w:val="none" w:sz="0" w:space="0" w:color="auto"/>
      </w:divBdr>
    </w:div>
    <w:div w:id="888684104">
      <w:bodyDiv w:val="1"/>
      <w:marLeft w:val="0"/>
      <w:marRight w:val="0"/>
      <w:marTop w:val="0"/>
      <w:marBottom w:val="0"/>
      <w:divBdr>
        <w:top w:val="none" w:sz="0" w:space="0" w:color="auto"/>
        <w:left w:val="none" w:sz="0" w:space="0" w:color="auto"/>
        <w:bottom w:val="none" w:sz="0" w:space="0" w:color="auto"/>
        <w:right w:val="none" w:sz="0" w:space="0" w:color="auto"/>
      </w:divBdr>
    </w:div>
    <w:div w:id="961032511">
      <w:bodyDiv w:val="1"/>
      <w:marLeft w:val="0"/>
      <w:marRight w:val="0"/>
      <w:marTop w:val="0"/>
      <w:marBottom w:val="0"/>
      <w:divBdr>
        <w:top w:val="none" w:sz="0" w:space="0" w:color="auto"/>
        <w:left w:val="none" w:sz="0" w:space="0" w:color="auto"/>
        <w:bottom w:val="none" w:sz="0" w:space="0" w:color="auto"/>
        <w:right w:val="none" w:sz="0" w:space="0" w:color="auto"/>
      </w:divBdr>
    </w:div>
    <w:div w:id="985090581">
      <w:bodyDiv w:val="1"/>
      <w:marLeft w:val="0"/>
      <w:marRight w:val="0"/>
      <w:marTop w:val="0"/>
      <w:marBottom w:val="0"/>
      <w:divBdr>
        <w:top w:val="none" w:sz="0" w:space="0" w:color="auto"/>
        <w:left w:val="none" w:sz="0" w:space="0" w:color="auto"/>
        <w:bottom w:val="none" w:sz="0" w:space="0" w:color="auto"/>
        <w:right w:val="none" w:sz="0" w:space="0" w:color="auto"/>
      </w:divBdr>
    </w:div>
    <w:div w:id="1067457658">
      <w:bodyDiv w:val="1"/>
      <w:marLeft w:val="0"/>
      <w:marRight w:val="0"/>
      <w:marTop w:val="0"/>
      <w:marBottom w:val="0"/>
      <w:divBdr>
        <w:top w:val="none" w:sz="0" w:space="0" w:color="auto"/>
        <w:left w:val="none" w:sz="0" w:space="0" w:color="auto"/>
        <w:bottom w:val="none" w:sz="0" w:space="0" w:color="auto"/>
        <w:right w:val="none" w:sz="0" w:space="0" w:color="auto"/>
      </w:divBdr>
    </w:div>
    <w:div w:id="1087380121">
      <w:bodyDiv w:val="1"/>
      <w:marLeft w:val="0"/>
      <w:marRight w:val="0"/>
      <w:marTop w:val="0"/>
      <w:marBottom w:val="0"/>
      <w:divBdr>
        <w:top w:val="none" w:sz="0" w:space="0" w:color="auto"/>
        <w:left w:val="none" w:sz="0" w:space="0" w:color="auto"/>
        <w:bottom w:val="none" w:sz="0" w:space="0" w:color="auto"/>
        <w:right w:val="none" w:sz="0" w:space="0" w:color="auto"/>
      </w:divBdr>
    </w:div>
    <w:div w:id="1187870571">
      <w:bodyDiv w:val="1"/>
      <w:marLeft w:val="0"/>
      <w:marRight w:val="0"/>
      <w:marTop w:val="0"/>
      <w:marBottom w:val="0"/>
      <w:divBdr>
        <w:top w:val="none" w:sz="0" w:space="0" w:color="auto"/>
        <w:left w:val="none" w:sz="0" w:space="0" w:color="auto"/>
        <w:bottom w:val="none" w:sz="0" w:space="0" w:color="auto"/>
        <w:right w:val="none" w:sz="0" w:space="0" w:color="auto"/>
      </w:divBdr>
    </w:div>
    <w:div w:id="1391003148">
      <w:bodyDiv w:val="1"/>
      <w:marLeft w:val="0"/>
      <w:marRight w:val="0"/>
      <w:marTop w:val="0"/>
      <w:marBottom w:val="0"/>
      <w:divBdr>
        <w:top w:val="none" w:sz="0" w:space="0" w:color="auto"/>
        <w:left w:val="none" w:sz="0" w:space="0" w:color="auto"/>
        <w:bottom w:val="none" w:sz="0" w:space="0" w:color="auto"/>
        <w:right w:val="none" w:sz="0" w:space="0" w:color="auto"/>
      </w:divBdr>
    </w:div>
    <w:div w:id="1565678035">
      <w:bodyDiv w:val="1"/>
      <w:marLeft w:val="0"/>
      <w:marRight w:val="0"/>
      <w:marTop w:val="0"/>
      <w:marBottom w:val="0"/>
      <w:divBdr>
        <w:top w:val="none" w:sz="0" w:space="0" w:color="auto"/>
        <w:left w:val="none" w:sz="0" w:space="0" w:color="auto"/>
        <w:bottom w:val="none" w:sz="0" w:space="0" w:color="auto"/>
        <w:right w:val="none" w:sz="0" w:space="0" w:color="auto"/>
      </w:divBdr>
    </w:div>
    <w:div w:id="1585264738">
      <w:bodyDiv w:val="1"/>
      <w:marLeft w:val="0"/>
      <w:marRight w:val="0"/>
      <w:marTop w:val="0"/>
      <w:marBottom w:val="0"/>
      <w:divBdr>
        <w:top w:val="none" w:sz="0" w:space="0" w:color="auto"/>
        <w:left w:val="none" w:sz="0" w:space="0" w:color="auto"/>
        <w:bottom w:val="none" w:sz="0" w:space="0" w:color="auto"/>
        <w:right w:val="none" w:sz="0" w:space="0" w:color="auto"/>
      </w:divBdr>
      <w:divsChild>
        <w:div w:id="626549422">
          <w:marLeft w:val="0"/>
          <w:marRight w:val="0"/>
          <w:marTop w:val="0"/>
          <w:marBottom w:val="0"/>
          <w:divBdr>
            <w:top w:val="none" w:sz="0" w:space="0" w:color="auto"/>
            <w:left w:val="none" w:sz="0" w:space="0" w:color="auto"/>
            <w:bottom w:val="none" w:sz="0" w:space="0" w:color="auto"/>
            <w:right w:val="none" w:sz="0" w:space="0" w:color="auto"/>
          </w:divBdr>
          <w:divsChild>
            <w:div w:id="47268157">
              <w:marLeft w:val="0"/>
              <w:marRight w:val="0"/>
              <w:marTop w:val="0"/>
              <w:marBottom w:val="0"/>
              <w:divBdr>
                <w:top w:val="none" w:sz="0" w:space="0" w:color="auto"/>
                <w:left w:val="none" w:sz="0" w:space="0" w:color="auto"/>
                <w:bottom w:val="none" w:sz="0" w:space="0" w:color="auto"/>
                <w:right w:val="none" w:sz="0" w:space="0" w:color="auto"/>
              </w:divBdr>
            </w:div>
            <w:div w:id="1419331988">
              <w:marLeft w:val="0"/>
              <w:marRight w:val="0"/>
              <w:marTop w:val="0"/>
              <w:marBottom w:val="0"/>
              <w:divBdr>
                <w:top w:val="none" w:sz="0" w:space="0" w:color="auto"/>
                <w:left w:val="none" w:sz="0" w:space="0" w:color="auto"/>
                <w:bottom w:val="none" w:sz="0" w:space="0" w:color="auto"/>
                <w:right w:val="none" w:sz="0" w:space="0" w:color="auto"/>
              </w:divBdr>
            </w:div>
            <w:div w:id="1338077363">
              <w:marLeft w:val="0"/>
              <w:marRight w:val="0"/>
              <w:marTop w:val="0"/>
              <w:marBottom w:val="0"/>
              <w:divBdr>
                <w:top w:val="none" w:sz="0" w:space="0" w:color="auto"/>
                <w:left w:val="none" w:sz="0" w:space="0" w:color="auto"/>
                <w:bottom w:val="none" w:sz="0" w:space="0" w:color="auto"/>
                <w:right w:val="none" w:sz="0" w:space="0" w:color="auto"/>
              </w:divBdr>
            </w:div>
            <w:div w:id="546837915">
              <w:marLeft w:val="0"/>
              <w:marRight w:val="0"/>
              <w:marTop w:val="0"/>
              <w:marBottom w:val="0"/>
              <w:divBdr>
                <w:top w:val="none" w:sz="0" w:space="0" w:color="auto"/>
                <w:left w:val="none" w:sz="0" w:space="0" w:color="auto"/>
                <w:bottom w:val="none" w:sz="0" w:space="0" w:color="auto"/>
                <w:right w:val="none" w:sz="0" w:space="0" w:color="auto"/>
              </w:divBdr>
            </w:div>
            <w:div w:id="1954940005">
              <w:marLeft w:val="0"/>
              <w:marRight w:val="0"/>
              <w:marTop w:val="0"/>
              <w:marBottom w:val="0"/>
              <w:divBdr>
                <w:top w:val="none" w:sz="0" w:space="0" w:color="auto"/>
                <w:left w:val="none" w:sz="0" w:space="0" w:color="auto"/>
                <w:bottom w:val="none" w:sz="0" w:space="0" w:color="auto"/>
                <w:right w:val="none" w:sz="0" w:space="0" w:color="auto"/>
              </w:divBdr>
            </w:div>
            <w:div w:id="523177837">
              <w:marLeft w:val="0"/>
              <w:marRight w:val="0"/>
              <w:marTop w:val="0"/>
              <w:marBottom w:val="0"/>
              <w:divBdr>
                <w:top w:val="none" w:sz="0" w:space="0" w:color="auto"/>
                <w:left w:val="none" w:sz="0" w:space="0" w:color="auto"/>
                <w:bottom w:val="none" w:sz="0" w:space="0" w:color="auto"/>
                <w:right w:val="none" w:sz="0" w:space="0" w:color="auto"/>
              </w:divBdr>
            </w:div>
            <w:div w:id="1410153027">
              <w:marLeft w:val="0"/>
              <w:marRight w:val="0"/>
              <w:marTop w:val="0"/>
              <w:marBottom w:val="0"/>
              <w:divBdr>
                <w:top w:val="none" w:sz="0" w:space="0" w:color="auto"/>
                <w:left w:val="none" w:sz="0" w:space="0" w:color="auto"/>
                <w:bottom w:val="none" w:sz="0" w:space="0" w:color="auto"/>
                <w:right w:val="none" w:sz="0" w:space="0" w:color="auto"/>
              </w:divBdr>
            </w:div>
            <w:div w:id="891037471">
              <w:marLeft w:val="0"/>
              <w:marRight w:val="0"/>
              <w:marTop w:val="0"/>
              <w:marBottom w:val="0"/>
              <w:divBdr>
                <w:top w:val="none" w:sz="0" w:space="0" w:color="auto"/>
                <w:left w:val="none" w:sz="0" w:space="0" w:color="auto"/>
                <w:bottom w:val="none" w:sz="0" w:space="0" w:color="auto"/>
                <w:right w:val="none" w:sz="0" w:space="0" w:color="auto"/>
              </w:divBdr>
            </w:div>
            <w:div w:id="1461806949">
              <w:marLeft w:val="0"/>
              <w:marRight w:val="0"/>
              <w:marTop w:val="0"/>
              <w:marBottom w:val="0"/>
              <w:divBdr>
                <w:top w:val="none" w:sz="0" w:space="0" w:color="auto"/>
                <w:left w:val="none" w:sz="0" w:space="0" w:color="auto"/>
                <w:bottom w:val="none" w:sz="0" w:space="0" w:color="auto"/>
                <w:right w:val="none" w:sz="0" w:space="0" w:color="auto"/>
              </w:divBdr>
            </w:div>
            <w:div w:id="1153446876">
              <w:marLeft w:val="0"/>
              <w:marRight w:val="0"/>
              <w:marTop w:val="0"/>
              <w:marBottom w:val="0"/>
              <w:divBdr>
                <w:top w:val="none" w:sz="0" w:space="0" w:color="auto"/>
                <w:left w:val="none" w:sz="0" w:space="0" w:color="auto"/>
                <w:bottom w:val="none" w:sz="0" w:space="0" w:color="auto"/>
                <w:right w:val="none" w:sz="0" w:space="0" w:color="auto"/>
              </w:divBdr>
            </w:div>
            <w:div w:id="647515709">
              <w:marLeft w:val="0"/>
              <w:marRight w:val="0"/>
              <w:marTop w:val="0"/>
              <w:marBottom w:val="0"/>
              <w:divBdr>
                <w:top w:val="none" w:sz="0" w:space="0" w:color="auto"/>
                <w:left w:val="none" w:sz="0" w:space="0" w:color="auto"/>
                <w:bottom w:val="none" w:sz="0" w:space="0" w:color="auto"/>
                <w:right w:val="none" w:sz="0" w:space="0" w:color="auto"/>
              </w:divBdr>
            </w:div>
            <w:div w:id="242379556">
              <w:marLeft w:val="0"/>
              <w:marRight w:val="0"/>
              <w:marTop w:val="0"/>
              <w:marBottom w:val="0"/>
              <w:divBdr>
                <w:top w:val="none" w:sz="0" w:space="0" w:color="auto"/>
                <w:left w:val="none" w:sz="0" w:space="0" w:color="auto"/>
                <w:bottom w:val="none" w:sz="0" w:space="0" w:color="auto"/>
                <w:right w:val="none" w:sz="0" w:space="0" w:color="auto"/>
              </w:divBdr>
            </w:div>
            <w:div w:id="1844779293">
              <w:marLeft w:val="0"/>
              <w:marRight w:val="0"/>
              <w:marTop w:val="0"/>
              <w:marBottom w:val="0"/>
              <w:divBdr>
                <w:top w:val="none" w:sz="0" w:space="0" w:color="auto"/>
                <w:left w:val="none" w:sz="0" w:space="0" w:color="auto"/>
                <w:bottom w:val="none" w:sz="0" w:space="0" w:color="auto"/>
                <w:right w:val="none" w:sz="0" w:space="0" w:color="auto"/>
              </w:divBdr>
            </w:div>
            <w:div w:id="1913544203">
              <w:marLeft w:val="0"/>
              <w:marRight w:val="0"/>
              <w:marTop w:val="0"/>
              <w:marBottom w:val="0"/>
              <w:divBdr>
                <w:top w:val="none" w:sz="0" w:space="0" w:color="auto"/>
                <w:left w:val="none" w:sz="0" w:space="0" w:color="auto"/>
                <w:bottom w:val="none" w:sz="0" w:space="0" w:color="auto"/>
                <w:right w:val="none" w:sz="0" w:space="0" w:color="auto"/>
              </w:divBdr>
            </w:div>
            <w:div w:id="1747191711">
              <w:marLeft w:val="0"/>
              <w:marRight w:val="0"/>
              <w:marTop w:val="0"/>
              <w:marBottom w:val="0"/>
              <w:divBdr>
                <w:top w:val="none" w:sz="0" w:space="0" w:color="auto"/>
                <w:left w:val="none" w:sz="0" w:space="0" w:color="auto"/>
                <w:bottom w:val="none" w:sz="0" w:space="0" w:color="auto"/>
                <w:right w:val="none" w:sz="0" w:space="0" w:color="auto"/>
              </w:divBdr>
            </w:div>
            <w:div w:id="2029212903">
              <w:marLeft w:val="0"/>
              <w:marRight w:val="0"/>
              <w:marTop w:val="0"/>
              <w:marBottom w:val="0"/>
              <w:divBdr>
                <w:top w:val="none" w:sz="0" w:space="0" w:color="auto"/>
                <w:left w:val="none" w:sz="0" w:space="0" w:color="auto"/>
                <w:bottom w:val="none" w:sz="0" w:space="0" w:color="auto"/>
                <w:right w:val="none" w:sz="0" w:space="0" w:color="auto"/>
              </w:divBdr>
            </w:div>
            <w:div w:id="898980298">
              <w:marLeft w:val="0"/>
              <w:marRight w:val="0"/>
              <w:marTop w:val="0"/>
              <w:marBottom w:val="0"/>
              <w:divBdr>
                <w:top w:val="none" w:sz="0" w:space="0" w:color="auto"/>
                <w:left w:val="none" w:sz="0" w:space="0" w:color="auto"/>
                <w:bottom w:val="none" w:sz="0" w:space="0" w:color="auto"/>
                <w:right w:val="none" w:sz="0" w:space="0" w:color="auto"/>
              </w:divBdr>
            </w:div>
            <w:div w:id="1281257439">
              <w:marLeft w:val="0"/>
              <w:marRight w:val="0"/>
              <w:marTop w:val="0"/>
              <w:marBottom w:val="0"/>
              <w:divBdr>
                <w:top w:val="none" w:sz="0" w:space="0" w:color="auto"/>
                <w:left w:val="none" w:sz="0" w:space="0" w:color="auto"/>
                <w:bottom w:val="none" w:sz="0" w:space="0" w:color="auto"/>
                <w:right w:val="none" w:sz="0" w:space="0" w:color="auto"/>
              </w:divBdr>
            </w:div>
            <w:div w:id="1805925461">
              <w:marLeft w:val="0"/>
              <w:marRight w:val="0"/>
              <w:marTop w:val="0"/>
              <w:marBottom w:val="0"/>
              <w:divBdr>
                <w:top w:val="none" w:sz="0" w:space="0" w:color="auto"/>
                <w:left w:val="none" w:sz="0" w:space="0" w:color="auto"/>
                <w:bottom w:val="none" w:sz="0" w:space="0" w:color="auto"/>
                <w:right w:val="none" w:sz="0" w:space="0" w:color="auto"/>
              </w:divBdr>
            </w:div>
            <w:div w:id="717441018">
              <w:marLeft w:val="0"/>
              <w:marRight w:val="0"/>
              <w:marTop w:val="0"/>
              <w:marBottom w:val="0"/>
              <w:divBdr>
                <w:top w:val="none" w:sz="0" w:space="0" w:color="auto"/>
                <w:left w:val="none" w:sz="0" w:space="0" w:color="auto"/>
                <w:bottom w:val="none" w:sz="0" w:space="0" w:color="auto"/>
                <w:right w:val="none" w:sz="0" w:space="0" w:color="auto"/>
              </w:divBdr>
            </w:div>
            <w:div w:id="1618365203">
              <w:marLeft w:val="0"/>
              <w:marRight w:val="0"/>
              <w:marTop w:val="0"/>
              <w:marBottom w:val="0"/>
              <w:divBdr>
                <w:top w:val="none" w:sz="0" w:space="0" w:color="auto"/>
                <w:left w:val="none" w:sz="0" w:space="0" w:color="auto"/>
                <w:bottom w:val="none" w:sz="0" w:space="0" w:color="auto"/>
                <w:right w:val="none" w:sz="0" w:space="0" w:color="auto"/>
              </w:divBdr>
            </w:div>
            <w:div w:id="971595325">
              <w:marLeft w:val="0"/>
              <w:marRight w:val="0"/>
              <w:marTop w:val="0"/>
              <w:marBottom w:val="0"/>
              <w:divBdr>
                <w:top w:val="none" w:sz="0" w:space="0" w:color="auto"/>
                <w:left w:val="none" w:sz="0" w:space="0" w:color="auto"/>
                <w:bottom w:val="none" w:sz="0" w:space="0" w:color="auto"/>
                <w:right w:val="none" w:sz="0" w:space="0" w:color="auto"/>
              </w:divBdr>
            </w:div>
            <w:div w:id="17083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9860">
      <w:bodyDiv w:val="1"/>
      <w:marLeft w:val="0"/>
      <w:marRight w:val="0"/>
      <w:marTop w:val="0"/>
      <w:marBottom w:val="0"/>
      <w:divBdr>
        <w:top w:val="none" w:sz="0" w:space="0" w:color="auto"/>
        <w:left w:val="none" w:sz="0" w:space="0" w:color="auto"/>
        <w:bottom w:val="none" w:sz="0" w:space="0" w:color="auto"/>
        <w:right w:val="none" w:sz="0" w:space="0" w:color="auto"/>
      </w:divBdr>
    </w:div>
    <w:div w:id="1707485419">
      <w:bodyDiv w:val="1"/>
      <w:marLeft w:val="0"/>
      <w:marRight w:val="0"/>
      <w:marTop w:val="0"/>
      <w:marBottom w:val="0"/>
      <w:divBdr>
        <w:top w:val="none" w:sz="0" w:space="0" w:color="auto"/>
        <w:left w:val="none" w:sz="0" w:space="0" w:color="auto"/>
        <w:bottom w:val="none" w:sz="0" w:space="0" w:color="auto"/>
        <w:right w:val="none" w:sz="0" w:space="0" w:color="auto"/>
      </w:divBdr>
    </w:div>
    <w:div w:id="1725177013">
      <w:bodyDiv w:val="1"/>
      <w:marLeft w:val="0"/>
      <w:marRight w:val="0"/>
      <w:marTop w:val="0"/>
      <w:marBottom w:val="0"/>
      <w:divBdr>
        <w:top w:val="none" w:sz="0" w:space="0" w:color="auto"/>
        <w:left w:val="none" w:sz="0" w:space="0" w:color="auto"/>
        <w:bottom w:val="none" w:sz="0" w:space="0" w:color="auto"/>
        <w:right w:val="none" w:sz="0" w:space="0" w:color="auto"/>
      </w:divBdr>
    </w:div>
    <w:div w:id="1756658644">
      <w:bodyDiv w:val="1"/>
      <w:marLeft w:val="0"/>
      <w:marRight w:val="0"/>
      <w:marTop w:val="0"/>
      <w:marBottom w:val="0"/>
      <w:divBdr>
        <w:top w:val="none" w:sz="0" w:space="0" w:color="auto"/>
        <w:left w:val="none" w:sz="0" w:space="0" w:color="auto"/>
        <w:bottom w:val="none" w:sz="0" w:space="0" w:color="auto"/>
        <w:right w:val="none" w:sz="0" w:space="0" w:color="auto"/>
      </w:divBdr>
    </w:div>
    <w:div w:id="1819223209">
      <w:bodyDiv w:val="1"/>
      <w:marLeft w:val="0"/>
      <w:marRight w:val="0"/>
      <w:marTop w:val="0"/>
      <w:marBottom w:val="0"/>
      <w:divBdr>
        <w:top w:val="none" w:sz="0" w:space="0" w:color="auto"/>
        <w:left w:val="none" w:sz="0" w:space="0" w:color="auto"/>
        <w:bottom w:val="none" w:sz="0" w:space="0" w:color="auto"/>
        <w:right w:val="none" w:sz="0" w:space="0" w:color="auto"/>
      </w:divBdr>
    </w:div>
    <w:div w:id="1826899088">
      <w:bodyDiv w:val="1"/>
      <w:marLeft w:val="0"/>
      <w:marRight w:val="0"/>
      <w:marTop w:val="0"/>
      <w:marBottom w:val="0"/>
      <w:divBdr>
        <w:top w:val="none" w:sz="0" w:space="0" w:color="auto"/>
        <w:left w:val="none" w:sz="0" w:space="0" w:color="auto"/>
        <w:bottom w:val="none" w:sz="0" w:space="0" w:color="auto"/>
        <w:right w:val="none" w:sz="0" w:space="0" w:color="auto"/>
      </w:divBdr>
    </w:div>
    <w:div w:id="1841458451">
      <w:bodyDiv w:val="1"/>
      <w:marLeft w:val="0"/>
      <w:marRight w:val="0"/>
      <w:marTop w:val="0"/>
      <w:marBottom w:val="0"/>
      <w:divBdr>
        <w:top w:val="none" w:sz="0" w:space="0" w:color="auto"/>
        <w:left w:val="none" w:sz="0" w:space="0" w:color="auto"/>
        <w:bottom w:val="none" w:sz="0" w:space="0" w:color="auto"/>
        <w:right w:val="none" w:sz="0" w:space="0" w:color="auto"/>
      </w:divBdr>
    </w:div>
    <w:div w:id="1952741557">
      <w:bodyDiv w:val="1"/>
      <w:marLeft w:val="0"/>
      <w:marRight w:val="0"/>
      <w:marTop w:val="0"/>
      <w:marBottom w:val="0"/>
      <w:divBdr>
        <w:top w:val="none" w:sz="0" w:space="0" w:color="auto"/>
        <w:left w:val="none" w:sz="0" w:space="0" w:color="auto"/>
        <w:bottom w:val="none" w:sz="0" w:space="0" w:color="auto"/>
        <w:right w:val="none" w:sz="0" w:space="0" w:color="auto"/>
      </w:divBdr>
    </w:div>
    <w:div w:id="2086800645">
      <w:bodyDiv w:val="1"/>
      <w:marLeft w:val="0"/>
      <w:marRight w:val="0"/>
      <w:marTop w:val="0"/>
      <w:marBottom w:val="0"/>
      <w:divBdr>
        <w:top w:val="none" w:sz="0" w:space="0" w:color="auto"/>
        <w:left w:val="none" w:sz="0" w:space="0" w:color="auto"/>
        <w:bottom w:val="none" w:sz="0" w:space="0" w:color="auto"/>
        <w:right w:val="none" w:sz="0" w:space="0" w:color="auto"/>
      </w:divBdr>
    </w:div>
    <w:div w:id="2111505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image" Target="media/image24.png" Id="rId39" /><Relationship Type="http://schemas.openxmlformats.org/officeDocument/2006/relationships/image" Target="media/image6.png" Id="rId21" /><Relationship Type="http://schemas.openxmlformats.org/officeDocument/2006/relationships/image" Target="media/image19.png" Id="rId34" /><Relationship Type="http://schemas.openxmlformats.org/officeDocument/2006/relationships/image" Target="media/image27.png" Id="rId42" /><Relationship Type="http://schemas.openxmlformats.org/officeDocument/2006/relationships/image" Target="media/image32.png" Id="rId47" /><Relationship Type="http://schemas.openxmlformats.org/officeDocument/2006/relationships/image" Target="media/image35.png" Id="rId50" /><Relationship Type="http://schemas.openxmlformats.org/officeDocument/2006/relationships/image" Target="media/image40.png" Id="rId55" /><Relationship Type="http://schemas.openxmlformats.org/officeDocument/2006/relationships/image" Target="media/image48.png" Id="rId63" /><Relationship Type="http://schemas.openxmlformats.org/officeDocument/2006/relationships/image" Target="media/image53.png" Id="rId68" /><Relationship Type="http://schemas.openxmlformats.org/officeDocument/2006/relationships/image" Target="media/image61.png" Id="rId76" /><Relationship Type="http://schemas.openxmlformats.org/officeDocument/2006/relationships/fontTable" Target="fontTable.xml" Id="rId89" /><Relationship Type="http://schemas.openxmlformats.org/officeDocument/2006/relationships/styles" Target="styles.xml" Id="rId7" /><Relationship Type="http://schemas.openxmlformats.org/officeDocument/2006/relationships/image" Target="media/image56.png" Id="rId71" /><Relationship Type="http://schemas.openxmlformats.org/officeDocument/2006/relationships/theme" Target="theme/theme1.xml" Id="rId92"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14.png" Id="rId29" /><Relationship Type="http://schemas.openxmlformats.org/officeDocument/2006/relationships/endnotes" Target="endnotes.xml"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image" Target="media/image30.png" Id="rId45" /><Relationship Type="http://schemas.openxmlformats.org/officeDocument/2006/relationships/image" Target="media/image38.png" Id="rId53" /><Relationship Type="http://schemas.openxmlformats.org/officeDocument/2006/relationships/image" Target="media/image43.png" Id="rId58" /><Relationship Type="http://schemas.openxmlformats.org/officeDocument/2006/relationships/image" Target="media/image51.png" Id="rId66" /><Relationship Type="http://schemas.openxmlformats.org/officeDocument/2006/relationships/image" Target="media/image59.png" Id="rId74" /><Relationship Type="http://schemas.openxmlformats.org/officeDocument/2006/relationships/footer" Target="footer2.xml" Id="rId87" /><Relationship Type="http://schemas.openxmlformats.org/officeDocument/2006/relationships/customXml" Target="../customXml/item5.xml" Id="rId5" /><Relationship Type="http://schemas.openxmlformats.org/officeDocument/2006/relationships/image" Target="media/image46.png" Id="rId61" /><Relationship Type="http://schemas.microsoft.com/office/2011/relationships/people" Target="people.xml" Id="rId90" /><Relationship Type="http://schemas.openxmlformats.org/officeDocument/2006/relationships/image" Target="media/image4.png" Id="rId19" /><Relationship Type="http://schemas.microsoft.com/office/2011/relationships/commentsExtended" Target="commentsExtended.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image" Target="media/image28.png" Id="rId43" /><Relationship Type="http://schemas.openxmlformats.org/officeDocument/2006/relationships/image" Target="media/image33.png" Id="rId48" /><Relationship Type="http://schemas.openxmlformats.org/officeDocument/2006/relationships/image" Target="media/image41.png" Id="rId56" /><Relationship Type="http://schemas.openxmlformats.org/officeDocument/2006/relationships/image" Target="media/image49.png" Id="rId64" /><Relationship Type="http://schemas.openxmlformats.org/officeDocument/2006/relationships/image" Target="media/image54.png" Id="rId69" /><Relationship Type="http://schemas.openxmlformats.org/officeDocument/2006/relationships/image" Target="media/image62.png" Id="rId77" /><Relationship Type="http://schemas.openxmlformats.org/officeDocument/2006/relationships/settings" Target="settings.xml" Id="rId8" /><Relationship Type="http://schemas.openxmlformats.org/officeDocument/2006/relationships/image" Target="media/image36.png" Id="rId51" /><Relationship Type="http://schemas.openxmlformats.org/officeDocument/2006/relationships/image" Target="media/image57.png" Id="rId72" /><Relationship Type="http://schemas.microsoft.com/office/2019/05/relationships/documenttasks" Target="documenttasks/documenttasks1.xml" Id="rId93"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image" Target="media/image31.png" Id="rId46" /><Relationship Type="http://schemas.openxmlformats.org/officeDocument/2006/relationships/image" Target="media/image44.png" Id="rId59" /><Relationship Type="http://schemas.openxmlformats.org/officeDocument/2006/relationships/image" Target="media/image52.png" Id="rId67" /><Relationship Type="http://schemas.openxmlformats.org/officeDocument/2006/relationships/image" Target="media/image5.png" Id="rId20" /><Relationship Type="http://schemas.openxmlformats.org/officeDocument/2006/relationships/image" Target="media/image26.png" Id="rId41" /><Relationship Type="http://schemas.openxmlformats.org/officeDocument/2006/relationships/image" Target="media/image39.png" Id="rId54" /><Relationship Type="http://schemas.openxmlformats.org/officeDocument/2006/relationships/image" Target="media/image47.png" Id="rId62" /><Relationship Type="http://schemas.openxmlformats.org/officeDocument/2006/relationships/image" Target="media/image55.png" Id="rId70" /><Relationship Type="http://schemas.openxmlformats.org/officeDocument/2006/relationships/image" Target="media/image60.png" Id="rId75" /><Relationship Type="http://schemas.openxmlformats.org/officeDocument/2006/relationships/footer" Target="footer3.xml" Id="rId88" /><Relationship Type="http://schemas.openxmlformats.org/officeDocument/2006/relationships/glossaryDocument" Target="glossary/document.xml" Id="rId91" /><Relationship Type="http://schemas.openxmlformats.org/officeDocument/2006/relationships/customXml" Target="../customXml/item1.xml" Id="rId1" /><Relationship Type="http://schemas.openxmlformats.org/officeDocument/2006/relationships/numbering" Target="numbering.xml" Id="rId6" /><Relationship Type="http://schemas.microsoft.com/office/2016/09/relationships/commentsIds" Target="commentsIds.xm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image" Target="media/image34.png" Id="rId49" /><Relationship Type="http://schemas.openxmlformats.org/officeDocument/2006/relationships/image" Target="media/image42.png" Id="rId57" /><Relationship Type="http://schemas.openxmlformats.org/officeDocument/2006/relationships/footnotes" Target="footnotes.xml" Id="rId10" /><Relationship Type="http://schemas.openxmlformats.org/officeDocument/2006/relationships/image" Target="media/image16.png" Id="rId31" /><Relationship Type="http://schemas.openxmlformats.org/officeDocument/2006/relationships/image" Target="media/image29.png" Id="rId44" /><Relationship Type="http://schemas.openxmlformats.org/officeDocument/2006/relationships/image" Target="media/image37.png" Id="rId52" /><Relationship Type="http://schemas.openxmlformats.org/officeDocument/2006/relationships/image" Target="media/image45.png" Id="rId60" /><Relationship Type="http://schemas.openxmlformats.org/officeDocument/2006/relationships/image" Target="media/image50.png" Id="rId65" /><Relationship Type="http://schemas.openxmlformats.org/officeDocument/2006/relationships/image" Target="media/image58.png" Id="rId73" /><Relationship Type="http://schemas.openxmlformats.org/officeDocument/2006/relationships/footer" Target="footer1.xml" Id="rId86" /><Relationship Type="http://schemas.microsoft.com/office/2020/10/relationships/intelligence" Target="intelligence2.xml" Id="rId9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eader" Target="header.xml" Id="R18d41217004a410a" /><Relationship Type="http://schemas.openxmlformats.org/officeDocument/2006/relationships/header" Target="header2.xml" Id="Radc3a14abfbd474b" /></Relationships>
</file>

<file path=word/_rels/footer1.xml.rels><?xml version="1.0" encoding="UTF-8" standalone="yes"?>
<Relationships xmlns="http://schemas.openxmlformats.org/package/2006/relationships"><Relationship Id="rId1" Type="http://schemas.openxmlformats.org/officeDocument/2006/relationships/image" Target="media/image71.png"/></Relationships>
</file>

<file path=word/_rels/footer2.xml.rels><?xml version="1.0" encoding="UTF-8" standalone="yes"?>
<Relationships xmlns="http://schemas.openxmlformats.org/package/2006/relationships"><Relationship Id="rId1" Type="http://schemas.openxmlformats.org/officeDocument/2006/relationships/image" Target="media/image71.png"/></Relationships>
</file>

<file path=word/documenttasks/documenttasks1.xml><?xml version="1.0" encoding="utf-8"?>
<t:Tasks xmlns:t="http://schemas.microsoft.com/office/tasks/2019/documenttasks" xmlns:oel="http://schemas.microsoft.com/office/2019/extlst">
  <t:Task id="{8730F259-2F5F-4F59-B1E9-D76D2B5E5345}">
    <t:Anchor>
      <t:Comment id="1628057835"/>
    </t:Anchor>
    <t:History>
      <t:Event id="{A73E957E-3B41-486E-B1E0-A6417DCF6A33}" time="2024-05-08T23:57:35.383Z">
        <t:Attribution userId="S::lchicaiza@javeriana.edu.co::9cc8127a-c1ec-4830-9992-e539bbe2c99e" userProvider="AD" userName="Luis Carlos Chicaíza Rojas"/>
        <t:Anchor>
          <t:Comment id="1628057835"/>
        </t:Anchor>
        <t:Create/>
      </t:Event>
      <t:Event id="{11A86FC1-FAFA-41AD-A38A-DC2F6A24FE1C}" time="2024-05-08T23:57:35.383Z">
        <t:Attribution userId="S::lchicaiza@javeriana.edu.co::9cc8127a-c1ec-4830-9992-e539bbe2c99e" userProvider="AD" userName="Luis Carlos Chicaíza Rojas"/>
        <t:Anchor>
          <t:Comment id="1628057835"/>
        </t:Anchor>
        <t:Assign userId="S::ex-jmcalderon@javeriana.edu.co::2628220f-30f1-448a-9ba6-afa12b5cc9a7" userProvider="AD" userName="Johan Manuel Calderon Rodriguez"/>
      </t:Event>
      <t:Event id="{516280B3-CA2E-4BE3-A787-22F12628EBBE}" time="2024-05-08T23:57:35.383Z">
        <t:Attribution userId="S::lchicaiza@javeriana.edu.co::9cc8127a-c1ec-4830-9992-e539bbe2c99e" userProvider="AD" userName="Luis Carlos Chicaíza Rojas"/>
        <t:Anchor>
          <t:Comment id="1628057835"/>
        </t:Anchor>
        <t:SetTitle title="@Johan Manuel Calderon Rodriguez en el diccionario de datos esta GP_INDIGEN que corresponde a habitante de calle, pero aquí se define como indígenas, hay una variable NOM_GRUPO que se refiere al nombre del grupo indígena de pertenencia, ¿cual sería la…"/>
      </t:Event>
      <t:Event id="{3D4FC5FD-2B5B-4AB9-A55D-65AC1A2B0177}" time="2024-05-09T20:14:34.909Z">
        <t:Attribution userId="S::ex-jmcalderon@javeriana.edu.co::2628220f-30f1-448a-9ba6-afa12b5cc9a7" userProvider="AD" userName="Johan Manuel Calderon Rodriguez"/>
        <t:Progress percentComplete="100"/>
      </t:Event>
    </t:History>
  </t:Task>
  <t:Task id="{22452CB1-78EB-40CF-A870-BA2F406D4462}">
    <t:Anchor>
      <t:Comment id="776795567"/>
    </t:Anchor>
    <t:History>
      <t:Event id="{B6B2F6F7-2920-4FD5-B5C7-31C12617E8AF}" time="2024-05-10T04:09:14.582Z">
        <t:Attribution userId="S::lchicaiza@javeriana.edu.co::9cc8127a-c1ec-4830-9992-e539bbe2c99e" userProvider="AD" userName="Luis Carlos Chicaíza Rojas"/>
        <t:Anchor>
          <t:Comment id="1131921165"/>
        </t:Anchor>
        <t:Create/>
      </t:Event>
      <t:Event id="{17E5CCFE-70B5-4F53-BA5A-127419D629C7}" time="2024-05-10T04:09:14.582Z">
        <t:Attribution userId="S::lchicaiza@javeriana.edu.co::9cc8127a-c1ec-4830-9992-e539bbe2c99e" userProvider="AD" userName="Luis Carlos Chicaíza Rojas"/>
        <t:Anchor>
          <t:Comment id="1131921165"/>
        </t:Anchor>
        <t:Assign userId="S::lideranalitica1@alianzacaoba.co::041d2bb0-d678-423a-a330-11d05176bc0c" userProvider="AD" userName="Pedro"/>
      </t:Event>
      <t:Event id="{2186306E-70B2-4569-A8BD-8784A00A284B}" time="2024-05-10T04:09:14.582Z">
        <t:Attribution userId="S::lchicaiza@javeriana.edu.co::9cc8127a-c1ec-4830-9992-e539bbe2c99e" userProvider="AD" userName="Luis Carlos Chicaíza Rojas"/>
        <t:Anchor>
          <t:Comment id="1131921165"/>
        </t:Anchor>
        <t:SetTitle title="@Pedro dejamos la cantidad de datos de la fuente original o las que se cargaron?"/>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1BD0A341F534F56AEAEF26A22C9241E"/>
        <w:category>
          <w:name w:val="General"/>
          <w:gallery w:val="placeholder"/>
        </w:category>
        <w:types>
          <w:type w:val="bbPlcHdr"/>
        </w:types>
        <w:behaviors>
          <w:behavior w:val="content"/>
        </w:behaviors>
        <w:guid w:val="{E883C5CE-D1D4-44DB-BC34-0F2B6A1D0631}"/>
      </w:docPartPr>
      <w:docPartBody>
        <w:p w:rsidR="00034408" w:rsidRDefault="00034408"/>
      </w:docPartBody>
    </w:docPart>
    <w:docPart>
      <w:docPartPr>
        <w:name w:val="59326A9E7D04466DA622C68D8BC94566"/>
        <w:category>
          <w:name w:val="General"/>
          <w:gallery w:val="placeholder"/>
        </w:category>
        <w:types>
          <w:type w:val="bbPlcHdr"/>
        </w:types>
        <w:behaviors>
          <w:behavior w:val="content"/>
        </w:behaviors>
        <w:guid w:val="{FA27889F-B091-4BFE-8696-4A111D0D588B}"/>
      </w:docPartPr>
      <w:docPartBody>
        <w:p w:rsidR="00034408" w:rsidRDefault="0003440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SemiBold">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08"/>
    <w:rsid w:val="00034408"/>
    <w:rsid w:val="00101C0C"/>
    <w:rsid w:val="00516702"/>
    <w:rsid w:val="00540774"/>
    <w:rsid w:val="007E2CF4"/>
    <w:rsid w:val="009B701A"/>
    <w:rsid w:val="00A90D45"/>
    <w:rsid w:val="00F24477"/>
    <w:rsid w:val="00FC5D6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4GhUWRGeBJokAKlSGzccXmMw==">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</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980F5B15631D7B4EAAFC2AD9AD3C2F5E" ma:contentTypeVersion="4" ma:contentTypeDescription="Create a new document." ma:contentTypeScope="" ma:versionID="557322a81a20f7cf45dcd59249e8ec5c">
  <xsd:schema xmlns:xsd="http://www.w3.org/2001/XMLSchema" xmlns:xs="http://www.w3.org/2001/XMLSchema" xmlns:p="http://schemas.microsoft.com/office/2006/metadata/properties" xmlns:ns2="54756cd9-ce85-40d7-a065-9fb9ebd65e31" targetNamespace="http://schemas.microsoft.com/office/2006/metadata/properties" ma:root="true" ma:fieldsID="8cec8b265ecd1fd0d498e7491e490b26" ns2:_="">
    <xsd:import namespace="54756cd9-ce85-40d7-a065-9fb9ebd65e3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756cd9-ce85-40d7-a065-9fb9ebd65e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AF63C3-F9A7-47E2-8694-2DE5C67C9671}">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9B96E8B-EA62-4787-B3A9-32FF3E8D8B75}">
  <ds:schemaRefs>
    <ds:schemaRef ds:uri="http://schemas.openxmlformats.org/officeDocument/2006/bibliography"/>
  </ds:schemaRefs>
</ds:datastoreItem>
</file>

<file path=customXml/itemProps4.xml><?xml version="1.0" encoding="utf-8"?>
<ds:datastoreItem xmlns:ds="http://schemas.openxmlformats.org/officeDocument/2006/customXml" ds:itemID="{8BED86B5-9A6C-4865-8473-9580B028843E}">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54756cd9-ce85-40d7-a065-9fb9ebd65e31"/>
    <ds:schemaRef ds:uri="http://purl.org/dc/elements/1.1/"/>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9469BCD5-F775-4F60-A92F-2022F2BC99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756cd9-ce85-40d7-a065-9fb9ebd65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Luis Carlos Chicaíza Rojas</dc:creator>
  <keywords/>
  <lastModifiedBy>Luis Carlos Chicaíza Rojas</lastModifiedBy>
  <revision>84</revision>
  <dcterms:created xsi:type="dcterms:W3CDTF">2024-05-08T12:59:00.0000000Z</dcterms:created>
  <dcterms:modified xsi:type="dcterms:W3CDTF">2024-05-10T04:06:23.6797409Z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0x010100980F5B15631D7B4EAAFC2AD9AD3C2F5E</vt:lpwstr>
  </property>
</Properties>
</file>