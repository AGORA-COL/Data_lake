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tasks/documenttasks1.xml" ContentType="application/vnd.ms-office.documenttask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FC2824" w:rsidR="00BF7A40" w:rsidRDefault="006B2613" w14:paraId="00000001" w14:textId="77777777">
      <w:pPr>
        <w:jc w:val="center"/>
        <w:rPr>
          <w:rFonts w:ascii="Segoe UI" w:hAnsi="Segoe UI" w:eastAsia="Quattrocento Sans" w:cs="Segoe UI"/>
          <w:b/>
          <w:color w:val="B6004B"/>
          <w:sz w:val="40"/>
          <w:szCs w:val="40"/>
        </w:rPr>
      </w:pPr>
      <w:r w:rsidRPr="00FC2824">
        <w:rPr>
          <w:rFonts w:ascii="Segoe UI" w:hAnsi="Segoe UI" w:cs="Segoe UI"/>
          <w:noProof/>
        </w:rPr>
        <w:drawing>
          <wp:anchor distT="0" distB="0" distL="0" distR="0" simplePos="0" relativeHeight="251658240" behindDoc="1" locked="0" layoutInCell="1" hidden="0" allowOverlap="1" wp14:anchorId="19A9A7B7" wp14:editId="13CC1CCF">
            <wp:simplePos x="0" y="0"/>
            <wp:positionH relativeFrom="column">
              <wp:posOffset>-949695</wp:posOffset>
            </wp:positionH>
            <wp:positionV relativeFrom="paragraph">
              <wp:posOffset>-928394</wp:posOffset>
            </wp:positionV>
            <wp:extent cx="7761456" cy="10043160"/>
            <wp:effectExtent l="0" t="0" r="0" b="0"/>
            <wp:wrapNone/>
            <wp:docPr id="1970351433" name="image8.png" descr="Imagen que contiene For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Imagen que contiene Forma&#10;&#10;Descripción generada automáticament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61456" cy="10043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Pr="00FC2824" w:rsidR="00BF7A40" w:rsidRDefault="00BF7A40" w14:paraId="00000002" w14:textId="77777777">
      <w:pPr>
        <w:jc w:val="center"/>
        <w:rPr>
          <w:rFonts w:ascii="Segoe UI" w:hAnsi="Segoe UI" w:eastAsia="Quattrocento Sans" w:cs="Segoe UI"/>
          <w:b/>
          <w:color w:val="B6004B"/>
          <w:sz w:val="40"/>
          <w:szCs w:val="40"/>
        </w:rPr>
      </w:pPr>
    </w:p>
    <w:p w:rsidRPr="00FC2824" w:rsidR="00BF7A40" w:rsidRDefault="00BF7A40" w14:paraId="00000003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Segoe UI" w:hAnsi="Segoe UI" w:eastAsia="Quattrocento Sans" w:cs="Segoe UI"/>
          <w:b/>
          <w:color w:val="404040"/>
          <w:sz w:val="48"/>
          <w:szCs w:val="48"/>
        </w:rPr>
      </w:pPr>
    </w:p>
    <w:p w:rsidRPr="00FC2824" w:rsidR="00BF7A40" w:rsidRDefault="006B2613" w14:paraId="00000004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Segoe UI" w:hAnsi="Segoe UI" w:eastAsia="Quattrocento Sans" w:cs="Segoe UI"/>
          <w:b/>
          <w:color w:val="404040"/>
          <w:sz w:val="48"/>
          <w:szCs w:val="48"/>
        </w:rPr>
      </w:pPr>
      <w:r w:rsidRPr="00FC2824">
        <w:rPr>
          <w:rFonts w:ascii="Segoe UI" w:hAnsi="Segoe UI" w:eastAsia="Quattrocento Sans" w:cs="Segoe UI"/>
          <w:b/>
          <w:color w:val="404040"/>
          <w:sz w:val="48"/>
          <w:szCs w:val="48"/>
        </w:rPr>
        <w:t xml:space="preserve">PROYECTO AGORA </w:t>
      </w:r>
    </w:p>
    <w:p w:rsidRPr="00FC2824" w:rsidR="00BF7A40" w:rsidRDefault="00BF7A40" w14:paraId="00000005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Segoe UI" w:hAnsi="Segoe UI" w:eastAsia="Quattrocento Sans" w:cs="Segoe UI"/>
          <w:b/>
          <w:color w:val="404040"/>
          <w:sz w:val="48"/>
          <w:szCs w:val="48"/>
        </w:rPr>
      </w:pPr>
    </w:p>
    <w:p w:rsidRPr="00FC2824" w:rsidR="00BF7A40" w:rsidRDefault="00BF7A40" w14:paraId="00000006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Segoe UI" w:hAnsi="Segoe UI" w:eastAsia="Quattrocento Sans" w:cs="Segoe UI"/>
          <w:b/>
          <w:color w:val="404040"/>
          <w:sz w:val="48"/>
          <w:szCs w:val="48"/>
        </w:rPr>
      </w:pPr>
    </w:p>
    <w:p w:rsidRPr="00FC2824" w:rsidR="00BF7A40" w:rsidRDefault="00BF7A40" w14:paraId="00000007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Segoe UI" w:hAnsi="Segoe UI" w:eastAsia="Quattrocento Sans" w:cs="Segoe UI"/>
          <w:b/>
          <w:smallCaps/>
          <w:color w:val="404040"/>
          <w:sz w:val="40"/>
          <w:szCs w:val="40"/>
        </w:rPr>
      </w:pPr>
    </w:p>
    <w:p w:rsidRPr="00FC2824" w:rsidR="00BF7A40" w:rsidRDefault="00BF7A40" w14:paraId="00000008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Segoe UI" w:hAnsi="Segoe UI" w:eastAsia="Quattrocento Sans" w:cs="Segoe UI"/>
          <w:b/>
          <w:smallCaps/>
          <w:color w:val="404040"/>
          <w:sz w:val="40"/>
          <w:szCs w:val="40"/>
        </w:rPr>
      </w:pPr>
    </w:p>
    <w:p w:rsidRPr="00FC2824" w:rsidR="00BF7A40" w:rsidRDefault="00BF7A40" w14:paraId="00000009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Segoe UI" w:hAnsi="Segoe UI" w:eastAsia="Quattrocento Sans" w:cs="Segoe UI"/>
          <w:b/>
          <w:smallCaps/>
          <w:color w:val="404040"/>
          <w:sz w:val="40"/>
          <w:szCs w:val="40"/>
        </w:rPr>
      </w:pPr>
    </w:p>
    <w:p w:rsidRPr="00FC2824" w:rsidR="00BF7A40" w:rsidRDefault="00BF7A40" w14:paraId="0000000A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Segoe UI" w:hAnsi="Segoe UI" w:eastAsia="Quattrocento Sans" w:cs="Segoe UI"/>
          <w:b/>
          <w:smallCaps/>
          <w:color w:val="404040"/>
          <w:sz w:val="40"/>
          <w:szCs w:val="40"/>
        </w:rPr>
      </w:pPr>
    </w:p>
    <w:p w:rsidRPr="00FC2824" w:rsidR="00BF7A40" w:rsidRDefault="006B2613" w14:paraId="0000000B" w14:textId="2BD3A3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Segoe UI" w:hAnsi="Segoe UI" w:eastAsia="Quattrocento Sans" w:cs="Segoe UI"/>
          <w:b/>
          <w:smallCaps/>
          <w:color w:val="404040"/>
          <w:sz w:val="40"/>
          <w:szCs w:val="40"/>
        </w:rPr>
      </w:pPr>
      <w:r w:rsidRPr="00FC2824">
        <w:rPr>
          <w:rFonts w:ascii="Segoe UI" w:hAnsi="Segoe UI" w:eastAsia="Quattrocento Sans" w:cs="Segoe UI"/>
          <w:b/>
          <w:smallCaps/>
          <w:color w:val="404040"/>
          <w:sz w:val="40"/>
          <w:szCs w:val="40"/>
        </w:rPr>
        <w:t xml:space="preserve">ENTENDIMIENTO DE LOS DATOS - </w:t>
      </w:r>
      <w:commentRangeStart w:id="0"/>
      <w:r w:rsidR="00326379">
        <w:rPr>
          <w:rFonts w:ascii="Segoe UI" w:hAnsi="Segoe UI" w:eastAsia="Quattrocento Sans" w:cs="Segoe UI"/>
          <w:b/>
          <w:smallCaps/>
          <w:color w:val="404040"/>
          <w:sz w:val="40"/>
          <w:szCs w:val="40"/>
        </w:rPr>
        <w:t>SEGCOVID</w:t>
      </w:r>
      <w:commentRangeEnd w:id="0"/>
      <w:r w:rsidRPr="00FC2824" w:rsidR="00653F38">
        <w:rPr>
          <w:rStyle w:val="CommentReference"/>
          <w:rFonts w:ascii="Segoe UI" w:hAnsi="Segoe UI" w:cs="Segoe UI"/>
        </w:rPr>
        <w:commentReference w:id="0"/>
      </w:r>
    </w:p>
    <w:p w:rsidRPr="00FC2824" w:rsidR="00BF7A40" w:rsidRDefault="00BF7A40" w14:paraId="0000000C" w14:textId="77777777">
      <w:pPr>
        <w:jc w:val="center"/>
        <w:rPr>
          <w:rFonts w:ascii="Segoe UI" w:hAnsi="Segoe UI" w:eastAsia="Quattrocento Sans" w:cs="Segoe UI"/>
          <w:b/>
          <w:color w:val="B6004B"/>
          <w:sz w:val="28"/>
          <w:szCs w:val="28"/>
        </w:rPr>
      </w:pPr>
    </w:p>
    <w:p w:rsidRPr="00FC2824" w:rsidR="00BF7A40" w:rsidRDefault="00BF7A40" w14:paraId="0000000D" w14:textId="77777777">
      <w:pPr>
        <w:rPr>
          <w:rFonts w:ascii="Segoe UI" w:hAnsi="Segoe UI" w:eastAsia="Quattrocento Sans" w:cs="Segoe UI"/>
          <w:b/>
          <w:color w:val="B6004B"/>
          <w:sz w:val="40"/>
          <w:szCs w:val="40"/>
        </w:rPr>
      </w:pPr>
    </w:p>
    <w:p w:rsidRPr="00FC2824" w:rsidR="00BF7A40" w:rsidRDefault="00BF7A40" w14:paraId="0000000E" w14:textId="77777777">
      <w:pPr>
        <w:rPr>
          <w:rFonts w:ascii="Segoe UI" w:hAnsi="Segoe UI" w:eastAsia="Quattrocento Sans" w:cs="Segoe UI"/>
          <w:b/>
          <w:color w:val="B6004B"/>
          <w:sz w:val="40"/>
          <w:szCs w:val="40"/>
        </w:rPr>
      </w:pPr>
    </w:p>
    <w:p w:rsidRPr="00FC2824" w:rsidR="00BF7A40" w:rsidRDefault="006B2613" w14:paraId="0000000F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Segoe UI" w:hAnsi="Segoe UI" w:eastAsia="Quattrocento Sans" w:cs="Segoe UI"/>
          <w:b/>
          <w:color w:val="404040"/>
          <w:sz w:val="40"/>
          <w:szCs w:val="40"/>
        </w:rPr>
      </w:pPr>
      <w:r w:rsidRPr="00FC2824">
        <w:rPr>
          <w:rFonts w:ascii="Segoe UI" w:hAnsi="Segoe UI" w:eastAsia="Quattrocento Sans" w:cs="Segoe UI"/>
          <w:b/>
          <w:color w:val="404040"/>
          <w:sz w:val="40"/>
          <w:szCs w:val="40"/>
        </w:rPr>
        <w:t>DOCUMENTO INICIAL</w:t>
      </w:r>
    </w:p>
    <w:p w:rsidRPr="00FC2824" w:rsidR="00BF7A40" w:rsidRDefault="00BF7A40" w14:paraId="00000010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Segoe UI" w:hAnsi="Segoe UI" w:eastAsia="Quattrocento Sans" w:cs="Segoe UI"/>
          <w:b/>
          <w:color w:val="404040"/>
          <w:sz w:val="40"/>
          <w:szCs w:val="40"/>
        </w:rPr>
      </w:pPr>
    </w:p>
    <w:p w:rsidRPr="00FC2824" w:rsidR="00BF7A40" w:rsidRDefault="00BF7A40" w14:paraId="00000011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Segoe UI" w:hAnsi="Segoe UI" w:eastAsia="Quattrocento Sans" w:cs="Segoe UI"/>
          <w:b/>
          <w:color w:val="404040"/>
          <w:sz w:val="40"/>
          <w:szCs w:val="40"/>
        </w:rPr>
      </w:pPr>
    </w:p>
    <w:p w:rsidRPr="00FC2824" w:rsidR="00BF7A40" w:rsidRDefault="006B2613" w14:paraId="00000012" w14:textId="77777777">
      <w:pPr>
        <w:tabs>
          <w:tab w:val="left" w:pos="2040"/>
        </w:tabs>
        <w:rPr>
          <w:rFonts w:ascii="Segoe UI" w:hAnsi="Segoe UI" w:eastAsia="Quattrocento Sans" w:cs="Segoe UI"/>
          <w:color w:val="404040"/>
        </w:rPr>
      </w:pPr>
      <w:r w:rsidRPr="00FC2824">
        <w:rPr>
          <w:rFonts w:ascii="Segoe UI" w:hAnsi="Segoe UI" w:eastAsia="Quattrocento Sans" w:cs="Segoe UI"/>
          <w:color w:val="404040"/>
        </w:rPr>
        <w:tab/>
      </w:r>
    </w:p>
    <w:p w:rsidRPr="00FC2824" w:rsidR="00BF7A40" w:rsidRDefault="00BF7A40" w14:paraId="00000013" w14:textId="77777777">
      <w:pPr>
        <w:jc w:val="center"/>
        <w:rPr>
          <w:rFonts w:ascii="Segoe UI" w:hAnsi="Segoe UI" w:eastAsia="Quattrocento Sans" w:cs="Segoe UI"/>
          <w:color w:val="404040"/>
        </w:rPr>
      </w:pPr>
    </w:p>
    <w:p w:rsidRPr="00FC2824" w:rsidR="00BF7A40" w:rsidRDefault="00BF7A40" w14:paraId="00000014" w14:textId="77777777">
      <w:pPr>
        <w:rPr>
          <w:rFonts w:ascii="Segoe UI" w:hAnsi="Segoe UI" w:eastAsia="Quattrocento Sans" w:cs="Segoe UI"/>
          <w:color w:val="404040"/>
        </w:rPr>
      </w:pPr>
    </w:p>
    <w:p w:rsidRPr="00FC2824" w:rsidR="00BF7A40" w:rsidRDefault="00BF7A40" w14:paraId="00000015" w14:textId="7777777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Segoe UI" w:hAnsi="Segoe UI" w:eastAsia="Quattrocento Sans" w:cs="Segoe UI"/>
          <w:b/>
          <w:color w:val="404040"/>
          <w:sz w:val="32"/>
          <w:szCs w:val="32"/>
        </w:rPr>
      </w:pPr>
    </w:p>
    <w:p w:rsidRPr="00FC2824" w:rsidR="00BF7A40" w:rsidRDefault="006B2613" w14:paraId="00000016" w14:textId="1D1E05E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Segoe UI" w:hAnsi="Segoe UI" w:eastAsia="Quattrocento Sans" w:cs="Segoe UI"/>
          <w:b/>
          <w:color w:val="404040"/>
          <w:sz w:val="48"/>
          <w:szCs w:val="48"/>
        </w:rPr>
      </w:pPr>
      <w:r w:rsidRPr="00FC2824">
        <w:rPr>
          <w:rFonts w:ascii="Segoe UI" w:hAnsi="Segoe UI" w:eastAsia="Quattrocento Sans" w:cs="Segoe UI"/>
          <w:b/>
          <w:color w:val="404040"/>
          <w:sz w:val="32"/>
          <w:szCs w:val="32"/>
        </w:rPr>
        <w:t>2024</w:t>
      </w:r>
    </w:p>
    <w:p w:rsidRPr="00FC2824" w:rsidR="00BF7A40" w:rsidP="00964B2A" w:rsidRDefault="006B2613" w14:paraId="00000017" w14:textId="77777777">
      <w:pPr>
        <w:jc w:val="center"/>
        <w:rPr>
          <w:rFonts w:ascii="Segoe UI" w:hAnsi="Segoe UI" w:cs="Segoe UI"/>
          <w:b/>
          <w:bCs/>
        </w:rPr>
      </w:pPr>
      <w:r w:rsidRPr="00FC2824">
        <w:rPr>
          <w:rFonts w:ascii="Segoe UI" w:hAnsi="Segoe UI" w:cs="Segoe UI"/>
        </w:rPr>
        <w:br w:type="page"/>
      </w:r>
      <w:r w:rsidRPr="00FC2824">
        <w:rPr>
          <w:rFonts w:ascii="Segoe UI" w:hAnsi="Segoe UI" w:cs="Segoe UI"/>
          <w:b/>
          <w:bCs/>
          <w:sz w:val="24"/>
          <w:szCs w:val="24"/>
        </w:rPr>
        <w:t>Control de cambios</w:t>
      </w:r>
    </w:p>
    <w:p w:rsidRPr="00FC2824" w:rsidR="00BF7A40" w:rsidRDefault="00BF7A40" w14:paraId="00000019" w14:textId="77777777">
      <w:pPr>
        <w:spacing w:after="0" w:line="240" w:lineRule="auto"/>
        <w:rPr>
          <w:rFonts w:ascii="Segoe UI" w:hAnsi="Segoe UI" w:eastAsia="Quattrocento Sans" w:cs="Segoe UI"/>
          <w:sz w:val="24"/>
          <w:szCs w:val="24"/>
        </w:rPr>
      </w:pPr>
    </w:p>
    <w:tbl>
      <w:tblPr>
        <w:tblW w:w="934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271"/>
        <w:gridCol w:w="1985"/>
        <w:gridCol w:w="3827"/>
        <w:gridCol w:w="2260"/>
      </w:tblGrid>
      <w:tr w:rsidRPr="00FC2824" w:rsidR="00BF7A40" w:rsidTr="00A509AB" w14:paraId="48328BD2" w14:textId="77777777">
        <w:tc>
          <w:tcPr>
            <w:tcW w:w="1271" w:type="dxa"/>
            <w:shd w:val="clear" w:color="auto" w:fill="365F91"/>
          </w:tcPr>
          <w:p w:rsidRPr="00FC2824" w:rsidR="00BF7A40" w:rsidRDefault="006B2613" w14:paraId="0000001A" w14:textId="77777777">
            <w:pPr>
              <w:jc w:val="center"/>
              <w:rPr>
                <w:rFonts w:ascii="Segoe UI" w:hAnsi="Segoe UI" w:eastAsia="Quattrocento Sans" w:cs="Segoe UI"/>
                <w:b/>
                <w:color w:val="FFFFFF"/>
              </w:rPr>
            </w:pPr>
            <w:r w:rsidRPr="00FC2824">
              <w:rPr>
                <w:rFonts w:ascii="Segoe UI" w:hAnsi="Segoe UI" w:eastAsia="Quattrocento Sans" w:cs="Segoe UI"/>
                <w:b/>
                <w:color w:val="FFFFFF"/>
              </w:rPr>
              <w:t xml:space="preserve">VERSIÓN </w:t>
            </w:r>
          </w:p>
        </w:tc>
        <w:tc>
          <w:tcPr>
            <w:tcW w:w="1985" w:type="dxa"/>
            <w:shd w:val="clear" w:color="auto" w:fill="365F91"/>
          </w:tcPr>
          <w:p w:rsidRPr="00FC2824" w:rsidR="00BF7A40" w:rsidRDefault="006B2613" w14:paraId="0000001B" w14:textId="77777777">
            <w:pPr>
              <w:jc w:val="center"/>
              <w:rPr>
                <w:rFonts w:ascii="Segoe UI" w:hAnsi="Segoe UI" w:eastAsia="Quattrocento Sans" w:cs="Segoe UI"/>
                <w:b/>
                <w:color w:val="FFFFFF"/>
              </w:rPr>
            </w:pPr>
            <w:r w:rsidRPr="00FC2824">
              <w:rPr>
                <w:rFonts w:ascii="Segoe UI" w:hAnsi="Segoe UI" w:eastAsia="Quattrocento Sans" w:cs="Segoe UI"/>
                <w:b/>
                <w:color w:val="FFFFFF"/>
              </w:rPr>
              <w:t>FECHA</w:t>
            </w:r>
          </w:p>
        </w:tc>
        <w:tc>
          <w:tcPr>
            <w:tcW w:w="3827" w:type="dxa"/>
            <w:shd w:val="clear" w:color="auto" w:fill="365F91"/>
          </w:tcPr>
          <w:p w:rsidRPr="00FC2824" w:rsidR="00BF7A40" w:rsidRDefault="006B2613" w14:paraId="0000001C" w14:textId="77777777">
            <w:pPr>
              <w:jc w:val="center"/>
              <w:rPr>
                <w:rFonts w:ascii="Segoe UI" w:hAnsi="Segoe UI" w:eastAsia="Quattrocento Sans" w:cs="Segoe UI"/>
                <w:b/>
                <w:color w:val="FFFFFF"/>
              </w:rPr>
            </w:pPr>
            <w:r w:rsidRPr="00FC2824">
              <w:rPr>
                <w:rFonts w:ascii="Segoe UI" w:hAnsi="Segoe UI" w:eastAsia="Quattrocento Sans" w:cs="Segoe UI"/>
                <w:b/>
                <w:color w:val="FFFFFF"/>
              </w:rPr>
              <w:t>MODIFICACIÓN</w:t>
            </w:r>
          </w:p>
        </w:tc>
        <w:tc>
          <w:tcPr>
            <w:tcW w:w="2260" w:type="dxa"/>
            <w:shd w:val="clear" w:color="auto" w:fill="365F91"/>
          </w:tcPr>
          <w:p w:rsidRPr="00FC2824" w:rsidR="00BF7A40" w:rsidRDefault="006B2613" w14:paraId="0000001D" w14:textId="77777777">
            <w:pPr>
              <w:jc w:val="center"/>
              <w:rPr>
                <w:rFonts w:ascii="Segoe UI" w:hAnsi="Segoe UI" w:eastAsia="Quattrocento Sans" w:cs="Segoe UI"/>
                <w:b/>
                <w:color w:val="FFFFFF"/>
              </w:rPr>
            </w:pPr>
            <w:r w:rsidRPr="00FC2824">
              <w:rPr>
                <w:rFonts w:ascii="Segoe UI" w:hAnsi="Segoe UI" w:eastAsia="Quattrocento Sans" w:cs="Segoe UI"/>
                <w:b/>
                <w:color w:val="FFFFFF"/>
              </w:rPr>
              <w:t>RESPONSABLE</w:t>
            </w:r>
          </w:p>
        </w:tc>
      </w:tr>
      <w:tr w:rsidRPr="00FC2824" w:rsidR="007B496D" w:rsidTr="00A509AB" w14:paraId="562AE55C" w14:textId="77777777">
        <w:tc>
          <w:tcPr>
            <w:tcW w:w="1271" w:type="dxa"/>
          </w:tcPr>
          <w:p w:rsidRPr="00FC2824" w:rsidR="007B496D" w:rsidP="007B496D" w:rsidRDefault="007B496D" w14:paraId="0000001E" w14:textId="4BA1D4FD">
            <w:pPr>
              <w:jc w:val="center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1.3</w:t>
            </w:r>
          </w:p>
        </w:tc>
        <w:tc>
          <w:tcPr>
            <w:tcW w:w="1985" w:type="dxa"/>
          </w:tcPr>
          <w:p w:rsidRPr="00FC2824" w:rsidR="007B496D" w:rsidP="007B496D" w:rsidRDefault="007B496D" w14:paraId="0000001F" w14:textId="1A74D610">
            <w:pPr>
              <w:jc w:val="center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24 de abril de 2024</w:t>
            </w:r>
          </w:p>
        </w:tc>
        <w:tc>
          <w:tcPr>
            <w:tcW w:w="3827" w:type="dxa"/>
          </w:tcPr>
          <w:p w:rsidRPr="00FC2824" w:rsidR="007B496D" w:rsidP="007B496D" w:rsidRDefault="007B496D" w14:paraId="00000020" w14:textId="0F44E9B9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Modificación del documento</w:t>
            </w:r>
          </w:p>
        </w:tc>
        <w:tc>
          <w:tcPr>
            <w:tcW w:w="2260" w:type="dxa"/>
          </w:tcPr>
          <w:p w:rsidRPr="00FC2824" w:rsidR="007B496D" w:rsidP="007B496D" w:rsidRDefault="007B496D" w14:paraId="00000021" w14:textId="61C723BD">
            <w:pPr>
              <w:jc w:val="center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Luis Carlos Chicaíza</w:t>
            </w:r>
          </w:p>
        </w:tc>
      </w:tr>
      <w:tr w:rsidRPr="00FC2824" w:rsidR="00971A59" w:rsidTr="00A509AB" w14:paraId="46ADCDBE" w14:textId="77777777">
        <w:tc>
          <w:tcPr>
            <w:tcW w:w="1271" w:type="dxa"/>
          </w:tcPr>
          <w:p w:rsidRPr="00FC2824" w:rsidR="00971A59" w:rsidP="00971A59" w:rsidRDefault="00971A59" w14:paraId="00000022" w14:textId="526C14FB">
            <w:pPr>
              <w:jc w:val="center"/>
              <w:rPr>
                <w:rFonts w:ascii="Segoe UI" w:hAnsi="Segoe UI" w:eastAsia="Quattrocento Sans" w:cs="Segoe UI"/>
              </w:rPr>
            </w:pPr>
            <w:ins w:author="Luis Carlos Chicaíza Rojas" w:date="2024-05-07T16:58:00Z" w16du:dateUtc="2024-05-07T21:58:00Z" w:id="2">
              <w:r w:rsidRPr="00971A59">
                <w:rPr>
                  <w:rFonts w:ascii="Segoe UI" w:hAnsi="Segoe UI" w:eastAsia="Quattrocento Sans" w:cs="Segoe UI"/>
                </w:rPr>
                <w:t>1.5</w:t>
              </w:r>
            </w:ins>
          </w:p>
        </w:tc>
        <w:tc>
          <w:tcPr>
            <w:tcW w:w="1985" w:type="dxa"/>
          </w:tcPr>
          <w:p w:rsidRPr="00FC2824" w:rsidR="00971A59" w:rsidP="00971A59" w:rsidRDefault="00971A59" w14:paraId="00000023" w14:textId="176DBAF3">
            <w:pPr>
              <w:jc w:val="center"/>
              <w:rPr>
                <w:rFonts w:ascii="Segoe UI" w:hAnsi="Segoe UI" w:eastAsia="Quattrocento Sans" w:cs="Segoe UI"/>
              </w:rPr>
            </w:pPr>
            <w:ins w:author="Luis Carlos Chicaíza Rojas" w:date="2024-05-07T16:58:00Z" w16du:dateUtc="2024-05-07T21:58:00Z" w:id="3">
              <w:r w:rsidRPr="00971A59">
                <w:rPr>
                  <w:rFonts w:ascii="Segoe UI" w:hAnsi="Segoe UI" w:eastAsia="Quattrocento Sans" w:cs="Segoe UI"/>
                </w:rPr>
                <w:t>07 de mayo de 2025</w:t>
              </w:r>
            </w:ins>
          </w:p>
        </w:tc>
        <w:tc>
          <w:tcPr>
            <w:tcW w:w="3827" w:type="dxa"/>
          </w:tcPr>
          <w:p w:rsidRPr="00FC2824" w:rsidR="00971A59" w:rsidP="00971A59" w:rsidRDefault="00971A59" w14:paraId="00000024" w14:textId="67A9C6FB">
            <w:pPr>
              <w:rPr>
                <w:rFonts w:ascii="Segoe UI" w:hAnsi="Segoe UI" w:eastAsia="Quattrocento Sans" w:cs="Segoe UI"/>
              </w:rPr>
            </w:pPr>
            <w:ins w:author="Luis Carlos Chicaíza Rojas" w:date="2024-05-07T16:58:00Z" w16du:dateUtc="2024-05-07T21:58:00Z" w:id="4">
              <w:r w:rsidRPr="00971A59">
                <w:rPr>
                  <w:rFonts w:ascii="Segoe UI" w:hAnsi="Segoe UI" w:eastAsia="Quattrocento Sans" w:cs="Segoe UI"/>
                </w:rPr>
                <w:t xml:space="preserve">Ajustes del documento con base a los comentarios recibidos </w:t>
              </w:r>
            </w:ins>
          </w:p>
        </w:tc>
        <w:tc>
          <w:tcPr>
            <w:tcW w:w="2260" w:type="dxa"/>
          </w:tcPr>
          <w:p w:rsidRPr="00FC2824" w:rsidR="00971A59" w:rsidP="00971A59" w:rsidRDefault="00971A59" w14:paraId="00000025" w14:textId="774368B1">
            <w:pPr>
              <w:jc w:val="center"/>
              <w:rPr>
                <w:rFonts w:ascii="Segoe UI" w:hAnsi="Segoe UI" w:eastAsia="Quattrocento Sans" w:cs="Segoe UI"/>
              </w:rPr>
            </w:pPr>
            <w:ins w:author="Luis Carlos Chicaíza Rojas" w:date="2024-05-07T16:58:00Z" w16du:dateUtc="2024-05-07T21:58:00Z" w:id="5">
              <w:r w:rsidRPr="00971A59">
                <w:rPr>
                  <w:rFonts w:ascii="Segoe UI" w:hAnsi="Segoe UI" w:eastAsia="Quattrocento Sans" w:cs="Segoe UI"/>
                </w:rPr>
                <w:t>Luis Carlos Chicaíza</w:t>
              </w:r>
            </w:ins>
          </w:p>
        </w:tc>
      </w:tr>
      <w:tr w:rsidRPr="00FC2824" w:rsidR="007B496D" w:rsidTr="00A509AB" w14:paraId="14BACB44" w14:textId="77777777">
        <w:trPr>
          <w:trHeight w:val="300"/>
        </w:trPr>
        <w:tc>
          <w:tcPr>
            <w:tcW w:w="1271" w:type="dxa"/>
          </w:tcPr>
          <w:p w:rsidRPr="00FC2824" w:rsidR="007B496D" w:rsidP="007B496D" w:rsidRDefault="007B496D" w14:paraId="00000026" w14:textId="691D2695">
            <w:pPr>
              <w:jc w:val="center"/>
              <w:rPr>
                <w:rFonts w:ascii="Segoe UI" w:hAnsi="Segoe UI" w:eastAsia="Quattrocento Sans" w:cs="Segoe UI"/>
              </w:rPr>
            </w:pPr>
          </w:p>
        </w:tc>
        <w:tc>
          <w:tcPr>
            <w:tcW w:w="1985" w:type="dxa"/>
          </w:tcPr>
          <w:p w:rsidRPr="00FC2824" w:rsidR="007B496D" w:rsidP="007B496D" w:rsidRDefault="007B496D" w14:paraId="00000027" w14:textId="36D37430">
            <w:pPr>
              <w:jc w:val="center"/>
              <w:rPr>
                <w:rFonts w:ascii="Segoe UI" w:hAnsi="Segoe UI" w:eastAsia="Quattrocento Sans" w:cs="Segoe UI"/>
              </w:rPr>
            </w:pPr>
          </w:p>
        </w:tc>
        <w:tc>
          <w:tcPr>
            <w:tcW w:w="3827" w:type="dxa"/>
          </w:tcPr>
          <w:p w:rsidRPr="00FC2824" w:rsidR="007B496D" w:rsidP="007B496D" w:rsidRDefault="007B496D" w14:paraId="00000028" w14:textId="723A04B4">
            <w:pPr>
              <w:rPr>
                <w:rFonts w:ascii="Segoe UI" w:hAnsi="Segoe UI" w:eastAsia="Quattrocento Sans" w:cs="Segoe UI"/>
              </w:rPr>
            </w:pPr>
          </w:p>
        </w:tc>
        <w:tc>
          <w:tcPr>
            <w:tcW w:w="2260" w:type="dxa"/>
          </w:tcPr>
          <w:p w:rsidRPr="00FC2824" w:rsidR="007B496D" w:rsidP="007B496D" w:rsidRDefault="007B496D" w14:paraId="00000029" w14:textId="7F76236D">
            <w:pPr>
              <w:jc w:val="center"/>
              <w:rPr>
                <w:rFonts w:ascii="Segoe UI" w:hAnsi="Segoe UI" w:eastAsia="Quattrocento Sans" w:cs="Segoe UI"/>
              </w:rPr>
            </w:pPr>
          </w:p>
        </w:tc>
      </w:tr>
      <w:tr w:rsidRPr="00FC2824" w:rsidR="007B496D" w:rsidTr="00A509AB" w14:paraId="5D14AFFD" w14:textId="77777777">
        <w:trPr>
          <w:trHeight w:val="300"/>
        </w:trPr>
        <w:tc>
          <w:tcPr>
            <w:tcW w:w="1271" w:type="dxa"/>
          </w:tcPr>
          <w:p w:rsidRPr="00FC2824" w:rsidR="007B496D" w:rsidP="007B496D" w:rsidRDefault="007B496D" w14:paraId="0000002A" w14:textId="62ABE1DB">
            <w:pPr>
              <w:jc w:val="center"/>
              <w:rPr>
                <w:rFonts w:ascii="Segoe UI" w:hAnsi="Segoe UI" w:eastAsia="Quattrocento Sans" w:cs="Segoe UI"/>
              </w:rPr>
            </w:pPr>
          </w:p>
        </w:tc>
        <w:tc>
          <w:tcPr>
            <w:tcW w:w="1985" w:type="dxa"/>
          </w:tcPr>
          <w:p w:rsidRPr="00FC2824" w:rsidR="007B496D" w:rsidP="007B496D" w:rsidRDefault="007B496D" w14:paraId="0000002B" w14:textId="7D9F4876">
            <w:pPr>
              <w:jc w:val="center"/>
              <w:rPr>
                <w:rFonts w:ascii="Segoe UI" w:hAnsi="Segoe UI" w:eastAsia="Quattrocento Sans" w:cs="Segoe UI"/>
              </w:rPr>
            </w:pPr>
          </w:p>
        </w:tc>
        <w:tc>
          <w:tcPr>
            <w:tcW w:w="3827" w:type="dxa"/>
          </w:tcPr>
          <w:p w:rsidRPr="00FC2824" w:rsidR="007B496D" w:rsidP="007B496D" w:rsidRDefault="007B496D" w14:paraId="0000002C" w14:textId="1AB71B4E">
            <w:pPr>
              <w:rPr>
                <w:rFonts w:ascii="Segoe UI" w:hAnsi="Segoe UI" w:eastAsia="Quattrocento Sans" w:cs="Segoe UI"/>
              </w:rPr>
            </w:pPr>
          </w:p>
        </w:tc>
        <w:tc>
          <w:tcPr>
            <w:tcW w:w="2260" w:type="dxa"/>
          </w:tcPr>
          <w:p w:rsidRPr="00FC2824" w:rsidR="007B496D" w:rsidP="007B496D" w:rsidRDefault="007B496D" w14:paraId="0000002D" w14:textId="1E5E1778">
            <w:pPr>
              <w:jc w:val="center"/>
              <w:rPr>
                <w:rFonts w:ascii="Segoe UI" w:hAnsi="Segoe UI" w:eastAsia="Quattrocento Sans" w:cs="Segoe UI"/>
              </w:rPr>
            </w:pPr>
          </w:p>
        </w:tc>
      </w:tr>
      <w:tr w:rsidRPr="00FC2824" w:rsidR="007B496D" w:rsidTr="00A509AB" w14:paraId="7DB07744" w14:textId="77777777">
        <w:trPr>
          <w:trHeight w:val="300"/>
        </w:trPr>
        <w:tc>
          <w:tcPr>
            <w:tcW w:w="1271" w:type="dxa"/>
          </w:tcPr>
          <w:p w:rsidRPr="00FC2824" w:rsidR="007B496D" w:rsidP="007B496D" w:rsidRDefault="007B496D" w14:paraId="0000002E" w14:textId="2B325779">
            <w:pPr>
              <w:jc w:val="center"/>
              <w:rPr>
                <w:rFonts w:ascii="Segoe UI" w:hAnsi="Segoe UI" w:eastAsia="Quattrocento Sans" w:cs="Segoe UI"/>
              </w:rPr>
            </w:pPr>
          </w:p>
        </w:tc>
        <w:tc>
          <w:tcPr>
            <w:tcW w:w="1985" w:type="dxa"/>
          </w:tcPr>
          <w:p w:rsidRPr="00FC2824" w:rsidR="007B496D" w:rsidP="007B496D" w:rsidRDefault="007B496D" w14:paraId="0000002F" w14:textId="68980630">
            <w:pPr>
              <w:jc w:val="center"/>
              <w:rPr>
                <w:rFonts w:ascii="Segoe UI" w:hAnsi="Segoe UI" w:eastAsia="Quattrocento Sans" w:cs="Segoe UI"/>
              </w:rPr>
            </w:pPr>
          </w:p>
        </w:tc>
        <w:tc>
          <w:tcPr>
            <w:tcW w:w="3827" w:type="dxa"/>
          </w:tcPr>
          <w:p w:rsidRPr="00FC2824" w:rsidR="007B496D" w:rsidP="007B496D" w:rsidRDefault="007B496D" w14:paraId="00000030" w14:textId="04952423">
            <w:pPr>
              <w:rPr>
                <w:rFonts w:ascii="Segoe UI" w:hAnsi="Segoe UI" w:eastAsia="Quattrocento Sans" w:cs="Segoe UI"/>
              </w:rPr>
            </w:pPr>
          </w:p>
        </w:tc>
        <w:tc>
          <w:tcPr>
            <w:tcW w:w="2260" w:type="dxa"/>
          </w:tcPr>
          <w:p w:rsidRPr="00FC2824" w:rsidR="007B496D" w:rsidP="007B496D" w:rsidRDefault="007B496D" w14:paraId="00000031" w14:textId="77048CA9">
            <w:pPr>
              <w:jc w:val="center"/>
              <w:rPr>
                <w:rFonts w:ascii="Segoe UI" w:hAnsi="Segoe UI" w:eastAsia="Quattrocento Sans" w:cs="Segoe UI"/>
              </w:rPr>
            </w:pPr>
          </w:p>
        </w:tc>
      </w:tr>
      <w:tr w:rsidRPr="00FC2824" w:rsidR="007B496D" w:rsidTr="00A509AB" w14:paraId="75DC5D4B" w14:textId="77777777">
        <w:trPr>
          <w:trHeight w:val="300"/>
        </w:trPr>
        <w:tc>
          <w:tcPr>
            <w:tcW w:w="1271" w:type="dxa"/>
          </w:tcPr>
          <w:p w:rsidRPr="00FC2824" w:rsidR="007B496D" w:rsidP="007B496D" w:rsidRDefault="007B496D" w14:paraId="00000032" w14:textId="403922CD">
            <w:pPr>
              <w:jc w:val="center"/>
              <w:rPr>
                <w:rFonts w:ascii="Segoe UI" w:hAnsi="Segoe UI" w:eastAsia="Quattrocento Sans" w:cs="Segoe UI"/>
              </w:rPr>
            </w:pPr>
          </w:p>
        </w:tc>
        <w:tc>
          <w:tcPr>
            <w:tcW w:w="1985" w:type="dxa"/>
          </w:tcPr>
          <w:p w:rsidRPr="00FC2824" w:rsidR="007B496D" w:rsidP="007B496D" w:rsidRDefault="007B496D" w14:paraId="00000033" w14:textId="4842A823">
            <w:pPr>
              <w:jc w:val="center"/>
              <w:rPr>
                <w:rFonts w:ascii="Segoe UI" w:hAnsi="Segoe UI" w:eastAsia="Quattrocento Sans" w:cs="Segoe UI"/>
              </w:rPr>
            </w:pPr>
          </w:p>
        </w:tc>
        <w:tc>
          <w:tcPr>
            <w:tcW w:w="3827" w:type="dxa"/>
          </w:tcPr>
          <w:p w:rsidRPr="00FC2824" w:rsidR="007B496D" w:rsidP="007B496D" w:rsidRDefault="007B496D" w14:paraId="00000034" w14:textId="4427DC7E">
            <w:pPr>
              <w:rPr>
                <w:rFonts w:ascii="Segoe UI" w:hAnsi="Segoe UI" w:eastAsia="Quattrocento Sans" w:cs="Segoe UI"/>
              </w:rPr>
            </w:pPr>
          </w:p>
        </w:tc>
        <w:tc>
          <w:tcPr>
            <w:tcW w:w="2260" w:type="dxa"/>
          </w:tcPr>
          <w:p w:rsidRPr="00FC2824" w:rsidR="007B496D" w:rsidP="007B496D" w:rsidRDefault="007B496D" w14:paraId="00000035" w14:textId="10EBE11D">
            <w:pPr>
              <w:jc w:val="center"/>
              <w:rPr>
                <w:rFonts w:ascii="Segoe UI" w:hAnsi="Segoe UI" w:eastAsia="Quattrocento Sans" w:cs="Segoe UI"/>
              </w:rPr>
            </w:pPr>
          </w:p>
        </w:tc>
      </w:tr>
      <w:tr w:rsidRPr="00FC2824" w:rsidR="007B496D" w:rsidTr="00A509AB" w14:paraId="21F3EE2C" w14:textId="77777777">
        <w:trPr>
          <w:trHeight w:val="300"/>
        </w:trPr>
        <w:tc>
          <w:tcPr>
            <w:tcW w:w="1271" w:type="dxa"/>
          </w:tcPr>
          <w:p w:rsidRPr="00FC2824" w:rsidR="007B496D" w:rsidP="007B496D" w:rsidRDefault="007B496D" w14:paraId="00000036" w14:textId="77777777">
            <w:pPr>
              <w:jc w:val="center"/>
              <w:rPr>
                <w:rFonts w:ascii="Segoe UI" w:hAnsi="Segoe UI" w:eastAsia="Quattrocento Sans" w:cs="Segoe UI"/>
              </w:rPr>
            </w:pPr>
          </w:p>
        </w:tc>
        <w:tc>
          <w:tcPr>
            <w:tcW w:w="1985" w:type="dxa"/>
          </w:tcPr>
          <w:p w:rsidRPr="00FC2824" w:rsidR="007B496D" w:rsidP="007B496D" w:rsidRDefault="007B496D" w14:paraId="00000037" w14:textId="77777777">
            <w:pPr>
              <w:jc w:val="center"/>
              <w:rPr>
                <w:rFonts w:ascii="Segoe UI" w:hAnsi="Segoe UI" w:eastAsia="Quattrocento Sans" w:cs="Segoe UI"/>
              </w:rPr>
            </w:pPr>
          </w:p>
        </w:tc>
        <w:tc>
          <w:tcPr>
            <w:tcW w:w="3827" w:type="dxa"/>
          </w:tcPr>
          <w:p w:rsidRPr="00FC2824" w:rsidR="007B496D" w:rsidP="007B496D" w:rsidRDefault="007B496D" w14:paraId="00000038" w14:textId="77777777">
            <w:pPr>
              <w:rPr>
                <w:rFonts w:ascii="Segoe UI" w:hAnsi="Segoe UI" w:eastAsia="Quattrocento Sans" w:cs="Segoe UI"/>
              </w:rPr>
            </w:pPr>
          </w:p>
        </w:tc>
        <w:tc>
          <w:tcPr>
            <w:tcW w:w="2260" w:type="dxa"/>
          </w:tcPr>
          <w:p w:rsidRPr="00FC2824" w:rsidR="007B496D" w:rsidP="007B496D" w:rsidRDefault="007B496D" w14:paraId="00000039" w14:textId="77777777">
            <w:pPr>
              <w:jc w:val="center"/>
              <w:rPr>
                <w:rFonts w:ascii="Segoe UI" w:hAnsi="Segoe UI" w:eastAsia="Quattrocento Sans" w:cs="Segoe UI"/>
              </w:rPr>
            </w:pPr>
          </w:p>
        </w:tc>
      </w:tr>
      <w:tr w:rsidRPr="00FC2824" w:rsidR="007B496D" w:rsidTr="00A509AB" w14:paraId="2604E56D" w14:textId="77777777">
        <w:trPr>
          <w:trHeight w:val="300"/>
        </w:trPr>
        <w:tc>
          <w:tcPr>
            <w:tcW w:w="1271" w:type="dxa"/>
          </w:tcPr>
          <w:p w:rsidRPr="00FC2824" w:rsidR="007B496D" w:rsidP="007B496D" w:rsidRDefault="007B496D" w14:paraId="0000003A" w14:textId="77777777">
            <w:pPr>
              <w:jc w:val="center"/>
              <w:rPr>
                <w:rFonts w:ascii="Segoe UI" w:hAnsi="Segoe UI" w:eastAsia="Quattrocento Sans" w:cs="Segoe UI"/>
              </w:rPr>
            </w:pPr>
          </w:p>
        </w:tc>
        <w:tc>
          <w:tcPr>
            <w:tcW w:w="1985" w:type="dxa"/>
          </w:tcPr>
          <w:p w:rsidRPr="00FC2824" w:rsidR="007B496D" w:rsidP="007B496D" w:rsidRDefault="007B496D" w14:paraId="0000003B" w14:textId="77777777">
            <w:pPr>
              <w:jc w:val="center"/>
              <w:rPr>
                <w:rFonts w:ascii="Segoe UI" w:hAnsi="Segoe UI" w:eastAsia="Quattrocento Sans" w:cs="Segoe UI"/>
              </w:rPr>
            </w:pPr>
          </w:p>
        </w:tc>
        <w:tc>
          <w:tcPr>
            <w:tcW w:w="3827" w:type="dxa"/>
          </w:tcPr>
          <w:p w:rsidRPr="00FC2824" w:rsidR="007B496D" w:rsidP="007B496D" w:rsidRDefault="007B496D" w14:paraId="0000003C" w14:textId="77777777">
            <w:pPr>
              <w:rPr>
                <w:rFonts w:ascii="Segoe UI" w:hAnsi="Segoe UI" w:eastAsia="Quattrocento Sans" w:cs="Segoe UI"/>
              </w:rPr>
            </w:pPr>
          </w:p>
        </w:tc>
        <w:tc>
          <w:tcPr>
            <w:tcW w:w="2260" w:type="dxa"/>
          </w:tcPr>
          <w:p w:rsidRPr="00FC2824" w:rsidR="007B496D" w:rsidP="007B496D" w:rsidRDefault="007B496D" w14:paraId="0000003D" w14:textId="77777777">
            <w:pPr>
              <w:jc w:val="center"/>
              <w:rPr>
                <w:rFonts w:ascii="Segoe UI" w:hAnsi="Segoe UI" w:eastAsia="Quattrocento Sans" w:cs="Segoe UI"/>
              </w:rPr>
            </w:pPr>
          </w:p>
        </w:tc>
      </w:tr>
      <w:tr w:rsidRPr="00FC2824" w:rsidR="007B496D" w:rsidTr="00A509AB" w14:paraId="24E25F77" w14:textId="77777777">
        <w:trPr>
          <w:trHeight w:val="300"/>
        </w:trPr>
        <w:tc>
          <w:tcPr>
            <w:tcW w:w="1271" w:type="dxa"/>
          </w:tcPr>
          <w:p w:rsidRPr="00FC2824" w:rsidR="007B496D" w:rsidP="007B496D" w:rsidRDefault="007B496D" w14:paraId="0000003E" w14:textId="77777777">
            <w:pPr>
              <w:jc w:val="center"/>
              <w:rPr>
                <w:rFonts w:ascii="Segoe UI" w:hAnsi="Segoe UI" w:eastAsia="Quattrocento Sans" w:cs="Segoe UI"/>
              </w:rPr>
            </w:pPr>
          </w:p>
        </w:tc>
        <w:tc>
          <w:tcPr>
            <w:tcW w:w="1985" w:type="dxa"/>
          </w:tcPr>
          <w:p w:rsidRPr="00FC2824" w:rsidR="007B496D" w:rsidP="007B496D" w:rsidRDefault="007B496D" w14:paraId="0000003F" w14:textId="77777777">
            <w:pPr>
              <w:jc w:val="center"/>
              <w:rPr>
                <w:rFonts w:ascii="Segoe UI" w:hAnsi="Segoe UI" w:eastAsia="Quattrocento Sans" w:cs="Segoe UI"/>
              </w:rPr>
            </w:pPr>
          </w:p>
        </w:tc>
        <w:tc>
          <w:tcPr>
            <w:tcW w:w="3827" w:type="dxa"/>
          </w:tcPr>
          <w:p w:rsidRPr="00FC2824" w:rsidR="007B496D" w:rsidP="007B496D" w:rsidRDefault="007B496D" w14:paraId="00000040" w14:textId="77777777">
            <w:pPr>
              <w:rPr>
                <w:rFonts w:ascii="Segoe UI" w:hAnsi="Segoe UI" w:eastAsia="Quattrocento Sans" w:cs="Segoe UI"/>
              </w:rPr>
            </w:pPr>
          </w:p>
        </w:tc>
        <w:tc>
          <w:tcPr>
            <w:tcW w:w="2260" w:type="dxa"/>
          </w:tcPr>
          <w:p w:rsidRPr="00FC2824" w:rsidR="007B496D" w:rsidP="007B496D" w:rsidRDefault="007B496D" w14:paraId="00000041" w14:textId="77777777">
            <w:pPr>
              <w:jc w:val="center"/>
              <w:rPr>
                <w:rFonts w:ascii="Segoe UI" w:hAnsi="Segoe UI" w:eastAsia="Quattrocento Sans" w:cs="Segoe UI"/>
              </w:rPr>
            </w:pPr>
          </w:p>
        </w:tc>
      </w:tr>
      <w:tr w:rsidRPr="00FC2824" w:rsidR="007B496D" w:rsidTr="00A509AB" w14:paraId="1B751C0B" w14:textId="77777777">
        <w:trPr>
          <w:trHeight w:val="300"/>
        </w:trPr>
        <w:tc>
          <w:tcPr>
            <w:tcW w:w="1271" w:type="dxa"/>
          </w:tcPr>
          <w:p w:rsidRPr="00FC2824" w:rsidR="007B496D" w:rsidP="007B496D" w:rsidRDefault="007B496D" w14:paraId="00000042" w14:textId="77777777">
            <w:pPr>
              <w:jc w:val="center"/>
              <w:rPr>
                <w:rFonts w:ascii="Segoe UI" w:hAnsi="Segoe UI" w:eastAsia="Quattrocento Sans" w:cs="Segoe UI"/>
              </w:rPr>
            </w:pPr>
          </w:p>
        </w:tc>
        <w:tc>
          <w:tcPr>
            <w:tcW w:w="1985" w:type="dxa"/>
          </w:tcPr>
          <w:p w:rsidRPr="00FC2824" w:rsidR="007B496D" w:rsidP="007B496D" w:rsidRDefault="007B496D" w14:paraId="00000043" w14:textId="77777777">
            <w:pPr>
              <w:jc w:val="center"/>
              <w:rPr>
                <w:rFonts w:ascii="Segoe UI" w:hAnsi="Segoe UI" w:eastAsia="Quattrocento Sans" w:cs="Segoe UI"/>
              </w:rPr>
            </w:pPr>
          </w:p>
        </w:tc>
        <w:tc>
          <w:tcPr>
            <w:tcW w:w="3827" w:type="dxa"/>
          </w:tcPr>
          <w:p w:rsidRPr="00FC2824" w:rsidR="007B496D" w:rsidP="007B496D" w:rsidRDefault="007B496D" w14:paraId="00000044" w14:textId="77777777">
            <w:pPr>
              <w:rPr>
                <w:rFonts w:ascii="Segoe UI" w:hAnsi="Segoe UI" w:eastAsia="Quattrocento Sans" w:cs="Segoe UI"/>
              </w:rPr>
            </w:pPr>
          </w:p>
        </w:tc>
        <w:tc>
          <w:tcPr>
            <w:tcW w:w="2260" w:type="dxa"/>
          </w:tcPr>
          <w:p w:rsidRPr="00FC2824" w:rsidR="007B496D" w:rsidP="007B496D" w:rsidRDefault="007B496D" w14:paraId="00000045" w14:textId="77777777">
            <w:pPr>
              <w:jc w:val="center"/>
              <w:rPr>
                <w:rFonts w:ascii="Segoe UI" w:hAnsi="Segoe UI" w:eastAsia="Quattrocento Sans" w:cs="Segoe UI"/>
              </w:rPr>
            </w:pPr>
          </w:p>
        </w:tc>
      </w:tr>
      <w:tr w:rsidRPr="00FC2824" w:rsidR="007B496D" w:rsidTr="00A509AB" w14:paraId="76C1943B" w14:textId="77777777">
        <w:trPr>
          <w:trHeight w:val="300"/>
        </w:trPr>
        <w:tc>
          <w:tcPr>
            <w:tcW w:w="1271" w:type="dxa"/>
          </w:tcPr>
          <w:p w:rsidRPr="00FC2824" w:rsidR="007B496D" w:rsidP="007B496D" w:rsidRDefault="007B496D" w14:paraId="00000046" w14:textId="77777777">
            <w:pPr>
              <w:jc w:val="center"/>
              <w:rPr>
                <w:rFonts w:ascii="Segoe UI" w:hAnsi="Segoe UI" w:eastAsia="Quattrocento Sans" w:cs="Segoe UI"/>
              </w:rPr>
            </w:pPr>
          </w:p>
        </w:tc>
        <w:tc>
          <w:tcPr>
            <w:tcW w:w="1985" w:type="dxa"/>
          </w:tcPr>
          <w:p w:rsidRPr="00FC2824" w:rsidR="007B496D" w:rsidP="007B496D" w:rsidRDefault="007B496D" w14:paraId="00000047" w14:textId="77777777">
            <w:pPr>
              <w:jc w:val="center"/>
              <w:rPr>
                <w:rFonts w:ascii="Segoe UI" w:hAnsi="Segoe UI" w:eastAsia="Quattrocento Sans" w:cs="Segoe UI"/>
              </w:rPr>
            </w:pPr>
          </w:p>
        </w:tc>
        <w:tc>
          <w:tcPr>
            <w:tcW w:w="3827" w:type="dxa"/>
          </w:tcPr>
          <w:p w:rsidRPr="00FC2824" w:rsidR="007B496D" w:rsidP="007B496D" w:rsidRDefault="007B496D" w14:paraId="00000048" w14:textId="77777777">
            <w:pPr>
              <w:rPr>
                <w:rFonts w:ascii="Segoe UI" w:hAnsi="Segoe UI" w:eastAsia="Quattrocento Sans" w:cs="Segoe UI"/>
              </w:rPr>
            </w:pPr>
          </w:p>
        </w:tc>
        <w:tc>
          <w:tcPr>
            <w:tcW w:w="2260" w:type="dxa"/>
          </w:tcPr>
          <w:p w:rsidRPr="00FC2824" w:rsidR="007B496D" w:rsidP="007B496D" w:rsidRDefault="007B496D" w14:paraId="00000049" w14:textId="77777777">
            <w:pPr>
              <w:jc w:val="center"/>
              <w:rPr>
                <w:rFonts w:ascii="Segoe UI" w:hAnsi="Segoe UI" w:eastAsia="Quattrocento Sans" w:cs="Segoe UI"/>
              </w:rPr>
            </w:pPr>
          </w:p>
        </w:tc>
      </w:tr>
      <w:tr w:rsidRPr="00FC2824" w:rsidR="007B496D" w:rsidTr="00A509AB" w14:paraId="7B608B26" w14:textId="77777777">
        <w:trPr>
          <w:trHeight w:val="300"/>
        </w:trPr>
        <w:tc>
          <w:tcPr>
            <w:tcW w:w="1271" w:type="dxa"/>
          </w:tcPr>
          <w:p w:rsidRPr="00FC2824" w:rsidR="007B496D" w:rsidP="007B496D" w:rsidRDefault="007B496D" w14:paraId="0000004A" w14:textId="77777777">
            <w:pPr>
              <w:jc w:val="center"/>
              <w:rPr>
                <w:rFonts w:ascii="Segoe UI" w:hAnsi="Segoe UI" w:eastAsia="Quattrocento Sans" w:cs="Segoe UI"/>
              </w:rPr>
            </w:pPr>
          </w:p>
        </w:tc>
        <w:tc>
          <w:tcPr>
            <w:tcW w:w="1985" w:type="dxa"/>
          </w:tcPr>
          <w:p w:rsidRPr="00FC2824" w:rsidR="007B496D" w:rsidP="007B496D" w:rsidRDefault="007B496D" w14:paraId="0000004B" w14:textId="77777777">
            <w:pPr>
              <w:jc w:val="center"/>
              <w:rPr>
                <w:rFonts w:ascii="Segoe UI" w:hAnsi="Segoe UI" w:eastAsia="Quattrocento Sans" w:cs="Segoe UI"/>
              </w:rPr>
            </w:pPr>
          </w:p>
        </w:tc>
        <w:tc>
          <w:tcPr>
            <w:tcW w:w="3827" w:type="dxa"/>
          </w:tcPr>
          <w:p w:rsidRPr="00FC2824" w:rsidR="007B496D" w:rsidP="007B496D" w:rsidRDefault="007B496D" w14:paraId="0000004C" w14:textId="77777777">
            <w:pPr>
              <w:rPr>
                <w:rFonts w:ascii="Segoe UI" w:hAnsi="Segoe UI" w:eastAsia="Quattrocento Sans" w:cs="Segoe UI"/>
              </w:rPr>
            </w:pPr>
          </w:p>
        </w:tc>
        <w:tc>
          <w:tcPr>
            <w:tcW w:w="2260" w:type="dxa"/>
          </w:tcPr>
          <w:p w:rsidRPr="00FC2824" w:rsidR="007B496D" w:rsidP="007B496D" w:rsidRDefault="007B496D" w14:paraId="0000004D" w14:textId="77777777">
            <w:pPr>
              <w:jc w:val="center"/>
              <w:rPr>
                <w:rFonts w:ascii="Segoe UI" w:hAnsi="Segoe UI" w:eastAsia="Quattrocento Sans" w:cs="Segoe UI"/>
              </w:rPr>
            </w:pPr>
          </w:p>
        </w:tc>
      </w:tr>
    </w:tbl>
    <w:p w:rsidRPr="00FC2824" w:rsidR="00BF7A40" w:rsidRDefault="00BF7A40" w14:paraId="0000004E" w14:textId="77777777">
      <w:pPr>
        <w:spacing w:line="278" w:lineRule="auto"/>
        <w:rPr>
          <w:rFonts w:ascii="Segoe UI" w:hAnsi="Segoe UI" w:eastAsia="Quattrocento Sans" w:cs="Segoe UI"/>
        </w:rPr>
      </w:pPr>
    </w:p>
    <w:p w:rsidRPr="00FC2824" w:rsidR="00BF7A40" w:rsidRDefault="006B2613" w14:paraId="0000004F" w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Segoe UI" w:hAnsi="Segoe UI" w:eastAsia="Quattrocento Sans" w:cs="Segoe UI"/>
          <w:color w:val="0F4761"/>
          <w:sz w:val="32"/>
          <w:szCs w:val="32"/>
        </w:rPr>
      </w:pPr>
      <w:r w:rsidRPr="00FC2824">
        <w:rPr>
          <w:rFonts w:ascii="Segoe UI" w:hAnsi="Segoe UI" w:cs="Segoe UI"/>
        </w:rPr>
        <w:br w:type="page"/>
      </w:r>
    </w:p>
    <w:p w:rsidRPr="00FC2824" w:rsidR="00BF7A40" w:rsidRDefault="006B2613" w14:paraId="00000050" w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Segoe UI" w:hAnsi="Segoe UI" w:eastAsia="Quattrocento Sans" w:cs="Segoe UI"/>
          <w:color w:val="0F4761"/>
          <w:sz w:val="32"/>
          <w:szCs w:val="32"/>
        </w:rPr>
      </w:pPr>
      <w:r w:rsidRPr="00FC2824">
        <w:rPr>
          <w:rFonts w:ascii="Segoe UI" w:hAnsi="Segoe UI" w:eastAsia="Quattrocento Sans" w:cs="Segoe UI"/>
          <w:color w:val="0F4761" w:themeColor="accent1" w:themeShade="BF"/>
          <w:sz w:val="32"/>
          <w:szCs w:val="32"/>
        </w:rPr>
        <w:t>Contenido</w:t>
      </w:r>
    </w:p>
    <w:sdt>
      <w:sdtPr>
        <w:rPr>
          <w:rFonts w:ascii="Segoe UI" w:hAnsi="Segoe UI" w:cs="Segoe UI"/>
          <w:lang w:val="es-ES"/>
        </w:rPr>
        <w:id w:val="-99645771"/>
        <w:docPartObj>
          <w:docPartGallery w:val="Table of Contents"/>
          <w:docPartUnique/>
        </w:docPartObj>
      </w:sdtPr>
      <w:sdtEndPr>
        <w:rPr>
          <w:rFonts w:ascii="Segoe UI" w:hAnsi="Segoe UI" w:cs="Segoe UI"/>
          <w:b w:val="1"/>
          <w:bCs w:val="1"/>
          <w:color w:val="000000" w:themeColor="text1"/>
          <w:lang w:val="es-ES"/>
        </w:rPr>
      </w:sdtEndPr>
      <w:sdtContent>
        <w:p w:rsidR="00F44556" w:rsidRDefault="00964B2A" w14:paraId="0C9F8C06" w14:textId="0FDAAB79">
          <w:pPr>
            <w:pStyle w:val="TOC2"/>
            <w:tabs>
              <w:tab w:val="left" w:pos="720"/>
              <w:tab w:val="right" w:leader="dot" w:pos="9343"/>
            </w:tabs>
            <w:rPr>
              <w:rFonts w:asciiTheme="minorHAnsi" w:hAnsiTheme="minorHAnsi" w:eastAsiaTheme="minorEastAsia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r w:rsidRPr="00FC2824">
            <w:rPr>
              <w:rFonts w:ascii="Segoe UI" w:hAnsi="Segoe UI" w:cs="Segoe UI"/>
            </w:rPr>
            <w:fldChar w:fldCharType="begin"/>
          </w:r>
          <w:r w:rsidRPr="00FC2824">
            <w:rPr>
              <w:rFonts w:ascii="Segoe UI" w:hAnsi="Segoe UI" w:cs="Segoe UI"/>
            </w:rPr>
            <w:instrText xml:space="preserve"> TOC \o "1-3" \h \z \u </w:instrText>
          </w:r>
          <w:r w:rsidRPr="00FC2824">
            <w:rPr>
              <w:rFonts w:ascii="Segoe UI" w:hAnsi="Segoe UI" w:cs="Segoe UI"/>
            </w:rPr>
            <w:fldChar w:fldCharType="separate"/>
          </w:r>
          <w:hyperlink w:history="1" w:anchor="_Toc165995106">
            <w:r w:rsidRPr="00E73887" w:rsidR="00F44556">
              <w:rPr>
                <w:rStyle w:val="Hyperlink"/>
                <w:rFonts w:ascii="Segoe UI" w:hAnsi="Segoe UI" w:eastAsia="Quattrocento Sans" w:cs="Segoe UI"/>
                <w:noProof/>
              </w:rPr>
              <w:t>1.</w:t>
            </w:r>
            <w:r w:rsidR="00F44556">
              <w:rPr>
                <w:rFonts w:asciiTheme="minorHAnsi" w:hAnsiTheme="minorHAnsi" w:eastAsiaTheme="minorEastAsia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73887" w:rsidR="00F44556">
              <w:rPr>
                <w:rStyle w:val="Hyperlink"/>
                <w:rFonts w:ascii="Segoe UI" w:hAnsi="Segoe UI" w:eastAsia="Quattrocento Sans" w:cs="Segoe UI"/>
                <w:noProof/>
              </w:rPr>
              <w:t>Introducción</w:t>
            </w:r>
            <w:r w:rsidR="00F44556">
              <w:rPr>
                <w:noProof/>
                <w:webHidden/>
              </w:rPr>
              <w:tab/>
            </w:r>
            <w:r w:rsidR="00F44556">
              <w:rPr>
                <w:noProof/>
                <w:webHidden/>
              </w:rPr>
              <w:fldChar w:fldCharType="begin"/>
            </w:r>
            <w:r w:rsidR="00F44556">
              <w:rPr>
                <w:noProof/>
                <w:webHidden/>
              </w:rPr>
              <w:instrText xml:space="preserve"> PAGEREF _Toc165995106 \h </w:instrText>
            </w:r>
            <w:r w:rsidR="00F44556">
              <w:rPr>
                <w:noProof/>
                <w:webHidden/>
              </w:rPr>
            </w:r>
            <w:r w:rsidR="00F44556">
              <w:rPr>
                <w:noProof/>
                <w:webHidden/>
              </w:rPr>
              <w:fldChar w:fldCharType="separate"/>
            </w:r>
            <w:r w:rsidR="00F44556">
              <w:rPr>
                <w:noProof/>
                <w:webHidden/>
              </w:rPr>
              <w:t>5</w:t>
            </w:r>
            <w:r w:rsidR="00F44556">
              <w:rPr>
                <w:noProof/>
                <w:webHidden/>
              </w:rPr>
              <w:fldChar w:fldCharType="end"/>
            </w:r>
          </w:hyperlink>
        </w:p>
        <w:p w:rsidR="00F44556" w:rsidRDefault="00986585" w14:paraId="5FCB744E" w14:textId="142DF0CD">
          <w:pPr>
            <w:pStyle w:val="TOC2"/>
            <w:tabs>
              <w:tab w:val="left" w:pos="720"/>
              <w:tab w:val="right" w:leader="dot" w:pos="9343"/>
            </w:tabs>
            <w:rPr>
              <w:rFonts w:asciiTheme="minorHAnsi" w:hAnsiTheme="minorHAnsi" w:eastAsiaTheme="minorEastAsia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history="1" w:anchor="_Toc165995107">
            <w:r w:rsidRPr="00E73887" w:rsidR="00F44556">
              <w:rPr>
                <w:rStyle w:val="Hyperlink"/>
                <w:rFonts w:ascii="Segoe UI" w:hAnsi="Segoe UI" w:eastAsia="Quattrocento Sans" w:cs="Segoe UI"/>
                <w:noProof/>
              </w:rPr>
              <w:t>2.</w:t>
            </w:r>
            <w:r w:rsidR="00F44556">
              <w:rPr>
                <w:rFonts w:asciiTheme="minorHAnsi" w:hAnsiTheme="minorHAnsi" w:eastAsiaTheme="minorEastAsia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73887" w:rsidR="00F44556">
              <w:rPr>
                <w:rStyle w:val="Hyperlink"/>
                <w:rFonts w:ascii="Segoe UI" w:hAnsi="Segoe UI" w:eastAsia="Quattrocento Sans" w:cs="Segoe UI"/>
                <w:noProof/>
              </w:rPr>
              <w:t>Metodología</w:t>
            </w:r>
            <w:r w:rsidR="00F44556">
              <w:rPr>
                <w:noProof/>
                <w:webHidden/>
              </w:rPr>
              <w:tab/>
            </w:r>
            <w:r w:rsidR="00F44556">
              <w:rPr>
                <w:noProof/>
                <w:webHidden/>
              </w:rPr>
              <w:fldChar w:fldCharType="begin"/>
            </w:r>
            <w:r w:rsidR="00F44556">
              <w:rPr>
                <w:noProof/>
                <w:webHidden/>
              </w:rPr>
              <w:instrText xml:space="preserve"> PAGEREF _Toc165995107 \h </w:instrText>
            </w:r>
            <w:r w:rsidR="00F44556">
              <w:rPr>
                <w:noProof/>
                <w:webHidden/>
              </w:rPr>
            </w:r>
            <w:r w:rsidR="00F44556">
              <w:rPr>
                <w:noProof/>
                <w:webHidden/>
              </w:rPr>
              <w:fldChar w:fldCharType="separate"/>
            </w:r>
            <w:r w:rsidR="00F44556">
              <w:rPr>
                <w:noProof/>
                <w:webHidden/>
              </w:rPr>
              <w:t>6</w:t>
            </w:r>
            <w:r w:rsidR="00F44556">
              <w:rPr>
                <w:noProof/>
                <w:webHidden/>
              </w:rPr>
              <w:fldChar w:fldCharType="end"/>
            </w:r>
          </w:hyperlink>
        </w:p>
        <w:p w:rsidR="00F44556" w:rsidRDefault="00986585" w14:paraId="1B39C209" w14:textId="41BA95C1">
          <w:pPr>
            <w:pStyle w:val="TOC3"/>
            <w:tabs>
              <w:tab w:val="right" w:leader="dot" w:pos="9343"/>
            </w:tabs>
            <w:rPr>
              <w:rFonts w:asciiTheme="minorHAnsi" w:hAnsiTheme="minorHAnsi" w:eastAsiaTheme="minorEastAsia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history="1" w:anchor="_Toc165995108">
            <w:r w:rsidRPr="00E73887" w:rsidR="00F44556">
              <w:rPr>
                <w:rStyle w:val="Hyperlink"/>
                <w:rFonts w:ascii="Segoe UI" w:hAnsi="Segoe UI" w:cs="Segoe UI"/>
                <w:noProof/>
              </w:rPr>
              <w:t>2.1 Exploración de los datos</w:t>
            </w:r>
            <w:r w:rsidR="00F44556">
              <w:rPr>
                <w:noProof/>
                <w:webHidden/>
              </w:rPr>
              <w:tab/>
            </w:r>
            <w:r w:rsidR="00F44556">
              <w:rPr>
                <w:noProof/>
                <w:webHidden/>
              </w:rPr>
              <w:fldChar w:fldCharType="begin"/>
            </w:r>
            <w:r w:rsidR="00F44556">
              <w:rPr>
                <w:noProof/>
                <w:webHidden/>
              </w:rPr>
              <w:instrText xml:space="preserve"> PAGEREF _Toc165995108 \h </w:instrText>
            </w:r>
            <w:r w:rsidR="00F44556">
              <w:rPr>
                <w:noProof/>
                <w:webHidden/>
              </w:rPr>
            </w:r>
            <w:r w:rsidR="00F44556">
              <w:rPr>
                <w:noProof/>
                <w:webHidden/>
              </w:rPr>
              <w:fldChar w:fldCharType="separate"/>
            </w:r>
            <w:r w:rsidR="00F44556">
              <w:rPr>
                <w:noProof/>
                <w:webHidden/>
              </w:rPr>
              <w:t>6</w:t>
            </w:r>
            <w:r w:rsidR="00F44556">
              <w:rPr>
                <w:noProof/>
                <w:webHidden/>
              </w:rPr>
              <w:fldChar w:fldCharType="end"/>
            </w:r>
          </w:hyperlink>
        </w:p>
        <w:p w:rsidR="00F44556" w:rsidRDefault="00986585" w14:paraId="11D583C0" w14:textId="5F6D7D1C">
          <w:pPr>
            <w:pStyle w:val="TOC1"/>
            <w:tabs>
              <w:tab w:val="left" w:pos="440"/>
              <w:tab w:val="right" w:leader="dot" w:pos="9343"/>
            </w:tabs>
            <w:rPr>
              <w:rFonts w:asciiTheme="minorHAnsi" w:hAnsiTheme="minorHAnsi" w:eastAsiaTheme="minorEastAsia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history="1" w:anchor="_Toc165995109">
            <w:r w:rsidRPr="00E73887" w:rsidR="00F44556">
              <w:rPr>
                <w:rStyle w:val="Hyperlink"/>
                <w:rFonts w:ascii="Segoe UI" w:hAnsi="Segoe UI" w:cs="Segoe UI"/>
                <w:noProof/>
              </w:rPr>
              <w:t>3.</w:t>
            </w:r>
            <w:r w:rsidR="00F44556">
              <w:rPr>
                <w:rFonts w:asciiTheme="minorHAnsi" w:hAnsiTheme="minorHAnsi" w:eastAsiaTheme="minorEastAsia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E73887" w:rsidR="00F44556">
              <w:rPr>
                <w:rStyle w:val="Hyperlink"/>
                <w:rFonts w:ascii="Segoe UI" w:hAnsi="Segoe UI" w:cs="Segoe UI"/>
                <w:noProof/>
              </w:rPr>
              <w:t>Fuente principal de los datos</w:t>
            </w:r>
            <w:r w:rsidR="00F44556">
              <w:rPr>
                <w:noProof/>
                <w:webHidden/>
              </w:rPr>
              <w:tab/>
            </w:r>
            <w:r w:rsidR="00F44556">
              <w:rPr>
                <w:noProof/>
                <w:webHidden/>
              </w:rPr>
              <w:fldChar w:fldCharType="begin"/>
            </w:r>
            <w:r w:rsidR="00F44556">
              <w:rPr>
                <w:noProof/>
                <w:webHidden/>
              </w:rPr>
              <w:instrText xml:space="preserve"> PAGEREF _Toc165995109 \h </w:instrText>
            </w:r>
            <w:r w:rsidR="00F44556">
              <w:rPr>
                <w:noProof/>
                <w:webHidden/>
              </w:rPr>
            </w:r>
            <w:r w:rsidR="00F44556">
              <w:rPr>
                <w:noProof/>
                <w:webHidden/>
              </w:rPr>
              <w:fldChar w:fldCharType="separate"/>
            </w:r>
            <w:r w:rsidR="00F44556">
              <w:rPr>
                <w:noProof/>
                <w:webHidden/>
              </w:rPr>
              <w:t>7</w:t>
            </w:r>
            <w:r w:rsidR="00F44556">
              <w:rPr>
                <w:noProof/>
                <w:webHidden/>
              </w:rPr>
              <w:fldChar w:fldCharType="end"/>
            </w:r>
          </w:hyperlink>
        </w:p>
        <w:p w:rsidR="00F44556" w:rsidRDefault="00986585" w14:paraId="472C243B" w14:textId="1E43D77C">
          <w:pPr>
            <w:pStyle w:val="TOC2"/>
            <w:tabs>
              <w:tab w:val="right" w:leader="dot" w:pos="9343"/>
            </w:tabs>
            <w:rPr>
              <w:rFonts w:asciiTheme="minorHAnsi" w:hAnsiTheme="minorHAnsi" w:eastAsiaTheme="minorEastAsia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history="1" w:anchor="_Toc165995110">
            <w:r w:rsidRPr="00E73887" w:rsidR="00F44556">
              <w:rPr>
                <w:rStyle w:val="Hyperlink"/>
                <w:rFonts w:ascii="Segoe UI" w:hAnsi="Segoe UI" w:cs="Segoe UI"/>
                <w:noProof/>
              </w:rPr>
              <w:t>3.1 Origen y procedencia de los datos</w:t>
            </w:r>
            <w:r w:rsidR="00F44556">
              <w:rPr>
                <w:noProof/>
                <w:webHidden/>
              </w:rPr>
              <w:tab/>
            </w:r>
            <w:r w:rsidR="00F44556">
              <w:rPr>
                <w:noProof/>
                <w:webHidden/>
              </w:rPr>
              <w:fldChar w:fldCharType="begin"/>
            </w:r>
            <w:r w:rsidR="00F44556">
              <w:rPr>
                <w:noProof/>
                <w:webHidden/>
              </w:rPr>
              <w:instrText xml:space="preserve"> PAGEREF _Toc165995110 \h </w:instrText>
            </w:r>
            <w:r w:rsidR="00F44556">
              <w:rPr>
                <w:noProof/>
                <w:webHidden/>
              </w:rPr>
            </w:r>
            <w:r w:rsidR="00F44556">
              <w:rPr>
                <w:noProof/>
                <w:webHidden/>
              </w:rPr>
              <w:fldChar w:fldCharType="separate"/>
            </w:r>
            <w:r w:rsidR="00F44556">
              <w:rPr>
                <w:noProof/>
                <w:webHidden/>
              </w:rPr>
              <w:t>7</w:t>
            </w:r>
            <w:r w:rsidR="00F44556">
              <w:rPr>
                <w:noProof/>
                <w:webHidden/>
              </w:rPr>
              <w:fldChar w:fldCharType="end"/>
            </w:r>
          </w:hyperlink>
        </w:p>
        <w:p w:rsidR="00F44556" w:rsidRDefault="00986585" w14:paraId="0376D037" w14:textId="4774DF82">
          <w:pPr>
            <w:pStyle w:val="TOC2"/>
            <w:tabs>
              <w:tab w:val="right" w:leader="dot" w:pos="9343"/>
            </w:tabs>
            <w:rPr>
              <w:rFonts w:asciiTheme="minorHAnsi" w:hAnsiTheme="minorHAnsi" w:eastAsiaTheme="minorEastAsia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history="1" w:anchor="_Toc165995111">
            <w:r w:rsidRPr="00E73887" w:rsidR="00F44556">
              <w:rPr>
                <w:rStyle w:val="Hyperlink"/>
                <w:rFonts w:ascii="Segoe UI" w:hAnsi="Segoe UI" w:cs="Segoe UI"/>
                <w:noProof/>
              </w:rPr>
              <w:t>3.2 Descripción general de SEGCOVID</w:t>
            </w:r>
            <w:r w:rsidR="00F44556">
              <w:rPr>
                <w:noProof/>
                <w:webHidden/>
              </w:rPr>
              <w:tab/>
            </w:r>
            <w:r w:rsidR="00F44556">
              <w:rPr>
                <w:noProof/>
                <w:webHidden/>
              </w:rPr>
              <w:fldChar w:fldCharType="begin"/>
            </w:r>
            <w:r w:rsidR="00F44556">
              <w:rPr>
                <w:noProof/>
                <w:webHidden/>
              </w:rPr>
              <w:instrText xml:space="preserve"> PAGEREF _Toc165995111 \h </w:instrText>
            </w:r>
            <w:r w:rsidR="00F44556">
              <w:rPr>
                <w:noProof/>
                <w:webHidden/>
              </w:rPr>
            </w:r>
            <w:r w:rsidR="00F44556">
              <w:rPr>
                <w:noProof/>
                <w:webHidden/>
              </w:rPr>
              <w:fldChar w:fldCharType="separate"/>
            </w:r>
            <w:r w:rsidR="00F44556">
              <w:rPr>
                <w:noProof/>
                <w:webHidden/>
              </w:rPr>
              <w:t>8</w:t>
            </w:r>
            <w:r w:rsidR="00F44556">
              <w:rPr>
                <w:noProof/>
                <w:webHidden/>
              </w:rPr>
              <w:fldChar w:fldCharType="end"/>
            </w:r>
          </w:hyperlink>
        </w:p>
        <w:p w:rsidR="00F44556" w:rsidRDefault="00986585" w14:paraId="001E8D39" w14:textId="599D979A">
          <w:pPr>
            <w:pStyle w:val="TOC3"/>
            <w:tabs>
              <w:tab w:val="right" w:leader="dot" w:pos="9343"/>
            </w:tabs>
            <w:rPr>
              <w:rFonts w:asciiTheme="minorHAnsi" w:hAnsiTheme="minorHAnsi" w:eastAsiaTheme="minorEastAsia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history="1" w:anchor="_Toc165995112">
            <w:r w:rsidRPr="00E73887" w:rsidR="00F44556">
              <w:rPr>
                <w:rStyle w:val="Hyperlink"/>
                <w:rFonts w:ascii="Segoe UI" w:hAnsi="Segoe UI" w:cs="Segoe UI"/>
                <w:noProof/>
              </w:rPr>
              <w:t>3.2.1 Ajustes requeridos en nombres de las fuentes</w:t>
            </w:r>
            <w:r w:rsidR="00F44556">
              <w:rPr>
                <w:noProof/>
                <w:webHidden/>
              </w:rPr>
              <w:tab/>
            </w:r>
            <w:r w:rsidR="00F44556">
              <w:rPr>
                <w:noProof/>
                <w:webHidden/>
              </w:rPr>
              <w:fldChar w:fldCharType="begin"/>
            </w:r>
            <w:r w:rsidR="00F44556">
              <w:rPr>
                <w:noProof/>
                <w:webHidden/>
              </w:rPr>
              <w:instrText xml:space="preserve"> PAGEREF _Toc165995112 \h </w:instrText>
            </w:r>
            <w:r w:rsidR="00F44556">
              <w:rPr>
                <w:noProof/>
                <w:webHidden/>
              </w:rPr>
            </w:r>
            <w:r w:rsidR="00F44556">
              <w:rPr>
                <w:noProof/>
                <w:webHidden/>
              </w:rPr>
              <w:fldChar w:fldCharType="separate"/>
            </w:r>
            <w:r w:rsidR="00F44556">
              <w:rPr>
                <w:noProof/>
                <w:webHidden/>
              </w:rPr>
              <w:t>9</w:t>
            </w:r>
            <w:r w:rsidR="00F44556">
              <w:rPr>
                <w:noProof/>
                <w:webHidden/>
              </w:rPr>
              <w:fldChar w:fldCharType="end"/>
            </w:r>
          </w:hyperlink>
        </w:p>
        <w:p w:rsidR="00F44556" w:rsidRDefault="00986585" w14:paraId="2F1C82DF" w14:textId="3C336C89">
          <w:pPr>
            <w:pStyle w:val="TOC3"/>
            <w:tabs>
              <w:tab w:val="right" w:leader="dot" w:pos="9343"/>
            </w:tabs>
            <w:rPr>
              <w:rFonts w:asciiTheme="minorHAnsi" w:hAnsiTheme="minorHAnsi" w:eastAsiaTheme="minorEastAsia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history="1" w:anchor="_Toc165995113">
            <w:r w:rsidRPr="00E73887" w:rsidR="00F44556">
              <w:rPr>
                <w:rStyle w:val="Hyperlink"/>
                <w:rFonts w:ascii="Segoe UI" w:hAnsi="Segoe UI" w:cs="Segoe UI"/>
                <w:noProof/>
              </w:rPr>
              <w:t>3.2.2 Ajustes requeridos en registros de resumen en la exportación</w:t>
            </w:r>
            <w:r w:rsidR="00F44556">
              <w:rPr>
                <w:noProof/>
                <w:webHidden/>
              </w:rPr>
              <w:tab/>
            </w:r>
            <w:r w:rsidR="00F44556">
              <w:rPr>
                <w:noProof/>
                <w:webHidden/>
              </w:rPr>
              <w:fldChar w:fldCharType="begin"/>
            </w:r>
            <w:r w:rsidR="00F44556">
              <w:rPr>
                <w:noProof/>
                <w:webHidden/>
              </w:rPr>
              <w:instrText xml:space="preserve"> PAGEREF _Toc165995113 \h </w:instrText>
            </w:r>
            <w:r w:rsidR="00F44556">
              <w:rPr>
                <w:noProof/>
                <w:webHidden/>
              </w:rPr>
            </w:r>
            <w:r w:rsidR="00F44556">
              <w:rPr>
                <w:noProof/>
                <w:webHidden/>
              </w:rPr>
              <w:fldChar w:fldCharType="separate"/>
            </w:r>
            <w:r w:rsidR="00F44556">
              <w:rPr>
                <w:noProof/>
                <w:webHidden/>
              </w:rPr>
              <w:t>9</w:t>
            </w:r>
            <w:r w:rsidR="00F44556">
              <w:rPr>
                <w:noProof/>
                <w:webHidden/>
              </w:rPr>
              <w:fldChar w:fldCharType="end"/>
            </w:r>
          </w:hyperlink>
        </w:p>
        <w:p w:rsidR="00F44556" w:rsidRDefault="00986585" w14:paraId="73D58392" w14:textId="12EA6373">
          <w:pPr>
            <w:pStyle w:val="TOC2"/>
            <w:tabs>
              <w:tab w:val="right" w:leader="dot" w:pos="9343"/>
            </w:tabs>
            <w:rPr>
              <w:rFonts w:asciiTheme="minorHAnsi" w:hAnsiTheme="minorHAnsi" w:eastAsiaTheme="minorEastAsia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history="1" w:anchor="_Toc165995114">
            <w:r w:rsidRPr="00E73887" w:rsidR="00F44556">
              <w:rPr>
                <w:rStyle w:val="Hyperlink"/>
                <w:rFonts w:ascii="Segoe UI" w:hAnsi="Segoe UI" w:cs="Segoe UI"/>
                <w:noProof/>
              </w:rPr>
              <w:t>3.3 Estadísticas descriptivas de las variables</w:t>
            </w:r>
            <w:r w:rsidR="00F44556">
              <w:rPr>
                <w:noProof/>
                <w:webHidden/>
              </w:rPr>
              <w:tab/>
            </w:r>
            <w:r w:rsidR="00F44556">
              <w:rPr>
                <w:noProof/>
                <w:webHidden/>
              </w:rPr>
              <w:fldChar w:fldCharType="begin"/>
            </w:r>
            <w:r w:rsidR="00F44556">
              <w:rPr>
                <w:noProof/>
                <w:webHidden/>
              </w:rPr>
              <w:instrText xml:space="preserve"> PAGEREF _Toc165995114 \h </w:instrText>
            </w:r>
            <w:r w:rsidR="00F44556">
              <w:rPr>
                <w:noProof/>
                <w:webHidden/>
              </w:rPr>
            </w:r>
            <w:r w:rsidR="00F44556">
              <w:rPr>
                <w:noProof/>
                <w:webHidden/>
              </w:rPr>
              <w:fldChar w:fldCharType="separate"/>
            </w:r>
            <w:r w:rsidR="00F44556">
              <w:rPr>
                <w:noProof/>
                <w:webHidden/>
              </w:rPr>
              <w:t>11</w:t>
            </w:r>
            <w:r w:rsidR="00F44556">
              <w:rPr>
                <w:noProof/>
                <w:webHidden/>
              </w:rPr>
              <w:fldChar w:fldCharType="end"/>
            </w:r>
          </w:hyperlink>
        </w:p>
        <w:p w:rsidR="00F44556" w:rsidRDefault="00986585" w14:paraId="6125691B" w14:textId="309F5D57">
          <w:pPr>
            <w:pStyle w:val="TOC3"/>
            <w:tabs>
              <w:tab w:val="right" w:leader="dot" w:pos="9343"/>
            </w:tabs>
            <w:rPr>
              <w:rFonts w:asciiTheme="minorHAnsi" w:hAnsiTheme="minorHAnsi" w:eastAsiaTheme="minorEastAsia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history="1" w:anchor="_Toc165995115">
            <w:r w:rsidRPr="00E73887" w:rsidR="00F44556">
              <w:rPr>
                <w:rStyle w:val="Hyperlink"/>
                <w:rFonts w:ascii="Segoe UI" w:hAnsi="Segoe UI" w:cs="Segoe UI"/>
                <w:noProof/>
              </w:rPr>
              <w:t>3.3.1 Esquema para la exploración y análisis descriptivo de los datos</w:t>
            </w:r>
            <w:r w:rsidR="00F44556">
              <w:rPr>
                <w:noProof/>
                <w:webHidden/>
              </w:rPr>
              <w:tab/>
            </w:r>
            <w:r w:rsidR="00F44556">
              <w:rPr>
                <w:noProof/>
                <w:webHidden/>
              </w:rPr>
              <w:fldChar w:fldCharType="begin"/>
            </w:r>
            <w:r w:rsidR="00F44556">
              <w:rPr>
                <w:noProof/>
                <w:webHidden/>
              </w:rPr>
              <w:instrText xml:space="preserve"> PAGEREF _Toc165995115 \h </w:instrText>
            </w:r>
            <w:r w:rsidR="00F44556">
              <w:rPr>
                <w:noProof/>
                <w:webHidden/>
              </w:rPr>
            </w:r>
            <w:r w:rsidR="00F44556">
              <w:rPr>
                <w:noProof/>
                <w:webHidden/>
              </w:rPr>
              <w:fldChar w:fldCharType="separate"/>
            </w:r>
            <w:r w:rsidR="00F44556">
              <w:rPr>
                <w:noProof/>
                <w:webHidden/>
              </w:rPr>
              <w:t>12</w:t>
            </w:r>
            <w:r w:rsidR="00F44556">
              <w:rPr>
                <w:noProof/>
                <w:webHidden/>
              </w:rPr>
              <w:fldChar w:fldCharType="end"/>
            </w:r>
          </w:hyperlink>
        </w:p>
        <w:p w:rsidR="00F44556" w:rsidRDefault="00986585" w14:paraId="733E0E64" w14:textId="6AC8A395">
          <w:pPr>
            <w:pStyle w:val="TOC3"/>
            <w:tabs>
              <w:tab w:val="right" w:leader="dot" w:pos="9343"/>
            </w:tabs>
            <w:rPr>
              <w:rFonts w:asciiTheme="minorHAnsi" w:hAnsiTheme="minorHAnsi" w:eastAsiaTheme="minorEastAsia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history="1" w:anchor="_Toc165995116">
            <w:r w:rsidRPr="00E73887" w:rsidR="00F44556">
              <w:rPr>
                <w:rStyle w:val="Hyperlink"/>
                <w:rFonts w:ascii="Segoe UI" w:hAnsi="Segoe UI" w:cs="Segoe UI"/>
                <w:noProof/>
              </w:rPr>
              <w:t>3.3.2. Listado detallado de la fuente</w:t>
            </w:r>
            <w:r w:rsidR="00F44556">
              <w:rPr>
                <w:noProof/>
                <w:webHidden/>
              </w:rPr>
              <w:tab/>
            </w:r>
            <w:r w:rsidR="00F44556">
              <w:rPr>
                <w:noProof/>
                <w:webHidden/>
              </w:rPr>
              <w:fldChar w:fldCharType="begin"/>
            </w:r>
            <w:r w:rsidR="00F44556">
              <w:rPr>
                <w:noProof/>
                <w:webHidden/>
              </w:rPr>
              <w:instrText xml:space="preserve"> PAGEREF _Toc165995116 \h </w:instrText>
            </w:r>
            <w:r w:rsidR="00F44556">
              <w:rPr>
                <w:noProof/>
                <w:webHidden/>
              </w:rPr>
            </w:r>
            <w:r w:rsidR="00F44556">
              <w:rPr>
                <w:noProof/>
                <w:webHidden/>
              </w:rPr>
              <w:fldChar w:fldCharType="separate"/>
            </w:r>
            <w:r w:rsidR="00F44556">
              <w:rPr>
                <w:noProof/>
                <w:webHidden/>
              </w:rPr>
              <w:t>13</w:t>
            </w:r>
            <w:r w:rsidR="00F44556">
              <w:rPr>
                <w:noProof/>
                <w:webHidden/>
              </w:rPr>
              <w:fldChar w:fldCharType="end"/>
            </w:r>
          </w:hyperlink>
        </w:p>
        <w:p w:rsidR="00F44556" w:rsidRDefault="00986585" w14:paraId="2EBB0D83" w14:textId="30670348">
          <w:pPr>
            <w:pStyle w:val="TOC3"/>
            <w:tabs>
              <w:tab w:val="right" w:leader="dot" w:pos="9343"/>
            </w:tabs>
            <w:rPr>
              <w:rFonts w:asciiTheme="minorHAnsi" w:hAnsiTheme="minorHAnsi" w:eastAsiaTheme="minorEastAsia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history="1" w:anchor="_Toc165995117">
            <w:r w:rsidRPr="00E73887" w:rsidR="00F44556">
              <w:rPr>
                <w:rStyle w:val="Hyperlink"/>
                <w:noProof/>
              </w:rPr>
              <w:t>3.3.3 Análisis preliminares</w:t>
            </w:r>
            <w:r w:rsidR="00F44556">
              <w:rPr>
                <w:noProof/>
                <w:webHidden/>
              </w:rPr>
              <w:tab/>
            </w:r>
            <w:r w:rsidR="00F44556">
              <w:rPr>
                <w:noProof/>
                <w:webHidden/>
              </w:rPr>
              <w:fldChar w:fldCharType="begin"/>
            </w:r>
            <w:r w:rsidR="00F44556">
              <w:rPr>
                <w:noProof/>
                <w:webHidden/>
              </w:rPr>
              <w:instrText xml:space="preserve"> PAGEREF _Toc165995117 \h </w:instrText>
            </w:r>
            <w:r w:rsidR="00F44556">
              <w:rPr>
                <w:noProof/>
                <w:webHidden/>
              </w:rPr>
            </w:r>
            <w:r w:rsidR="00F44556">
              <w:rPr>
                <w:noProof/>
                <w:webHidden/>
              </w:rPr>
              <w:fldChar w:fldCharType="separate"/>
            </w:r>
            <w:r w:rsidR="00F44556">
              <w:rPr>
                <w:noProof/>
                <w:webHidden/>
              </w:rPr>
              <w:t>38</w:t>
            </w:r>
            <w:r w:rsidR="00F44556">
              <w:rPr>
                <w:noProof/>
                <w:webHidden/>
              </w:rPr>
              <w:fldChar w:fldCharType="end"/>
            </w:r>
          </w:hyperlink>
        </w:p>
        <w:p w:rsidR="00F44556" w:rsidRDefault="00986585" w14:paraId="590225BE" w14:textId="0C071420">
          <w:pPr>
            <w:pStyle w:val="TOC2"/>
            <w:tabs>
              <w:tab w:val="right" w:leader="dot" w:pos="9343"/>
            </w:tabs>
            <w:rPr>
              <w:rFonts w:asciiTheme="minorHAnsi" w:hAnsiTheme="minorHAnsi" w:eastAsiaTheme="minorEastAsia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history="1" w:anchor="_Toc165995118">
            <w:r w:rsidRPr="00E73887" w:rsidR="00F44556">
              <w:rPr>
                <w:rStyle w:val="Hyperlink"/>
                <w:rFonts w:ascii="Segoe UI" w:hAnsi="Segoe UI" w:cs="Segoe UI"/>
                <w:noProof/>
              </w:rPr>
              <w:t>3.4 Análisis de correlación</w:t>
            </w:r>
            <w:r w:rsidR="00F44556">
              <w:rPr>
                <w:noProof/>
                <w:webHidden/>
              </w:rPr>
              <w:tab/>
            </w:r>
            <w:r w:rsidR="00F44556">
              <w:rPr>
                <w:noProof/>
                <w:webHidden/>
              </w:rPr>
              <w:fldChar w:fldCharType="begin"/>
            </w:r>
            <w:r w:rsidR="00F44556">
              <w:rPr>
                <w:noProof/>
                <w:webHidden/>
              </w:rPr>
              <w:instrText xml:space="preserve"> PAGEREF _Toc165995118 \h </w:instrText>
            </w:r>
            <w:r w:rsidR="00F44556">
              <w:rPr>
                <w:noProof/>
                <w:webHidden/>
              </w:rPr>
            </w:r>
            <w:r w:rsidR="00F44556">
              <w:rPr>
                <w:noProof/>
                <w:webHidden/>
              </w:rPr>
              <w:fldChar w:fldCharType="separate"/>
            </w:r>
            <w:r w:rsidR="00F44556">
              <w:rPr>
                <w:noProof/>
                <w:webHidden/>
              </w:rPr>
              <w:t>39</w:t>
            </w:r>
            <w:r w:rsidR="00F44556">
              <w:rPr>
                <w:noProof/>
                <w:webHidden/>
              </w:rPr>
              <w:fldChar w:fldCharType="end"/>
            </w:r>
          </w:hyperlink>
        </w:p>
        <w:p w:rsidRPr="00FC2824" w:rsidR="00964B2A" w:rsidRDefault="00964B2A" w14:paraId="43024EAA" w14:textId="426ECAFB">
          <w:pPr>
            <w:rPr>
              <w:rFonts w:ascii="Segoe UI" w:hAnsi="Segoe UI" w:cs="Segoe UI"/>
            </w:rPr>
          </w:pPr>
          <w:r w:rsidRPr="00FC2824">
            <w:rPr>
              <w:rFonts w:ascii="Segoe UI" w:hAnsi="Segoe UI" w:cs="Segoe UI"/>
              <w:b/>
              <w:bCs/>
              <w:lang w:val="es-ES"/>
            </w:rPr>
            <w:fldChar w:fldCharType="end"/>
          </w:r>
        </w:p>
      </w:sdtContent>
    </w:sdt>
    <w:p w:rsidRPr="00FC2824" w:rsidR="00BF7A40" w:rsidRDefault="00BF7A40" w14:paraId="00000057" w14:textId="77777777">
      <w:pPr>
        <w:spacing w:line="278" w:lineRule="auto"/>
        <w:rPr>
          <w:rFonts w:ascii="Segoe UI" w:hAnsi="Segoe UI" w:eastAsia="Quattrocento Sans" w:cs="Segoe UI"/>
        </w:rPr>
      </w:pPr>
    </w:p>
    <w:p w:rsidR="00970AAF" w:rsidRDefault="006B2613" w14:paraId="00000058" w14:textId="762912BC">
      <w:pPr>
        <w:rPr>
          <w:rFonts w:ascii="Segoe UI" w:hAnsi="Segoe UI" w:cs="Segoe UI"/>
        </w:rPr>
      </w:pPr>
      <w:r w:rsidRPr="00FC2824">
        <w:rPr>
          <w:rFonts w:ascii="Segoe UI" w:hAnsi="Segoe UI" w:cs="Segoe UI"/>
        </w:rPr>
        <w:br w:type="page"/>
      </w:r>
    </w:p>
    <w:p w:rsidRPr="00DD42D1" w:rsidR="00DD42D1" w:rsidP="00DD42D1" w:rsidRDefault="00DD42D1" w14:paraId="7FC58BC3" w14:textId="7B567E0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Segoe UI" w:hAnsi="Segoe UI" w:eastAsia="Quattrocento Sans" w:cs="Segoe UI"/>
          <w:color w:val="0F4761" w:themeColor="accent1" w:themeShade="BF"/>
          <w:sz w:val="32"/>
          <w:szCs w:val="32"/>
        </w:rPr>
      </w:pPr>
      <w:r w:rsidRPr="00DD42D1">
        <w:rPr>
          <w:rFonts w:ascii="Segoe UI" w:hAnsi="Segoe UI" w:eastAsia="Quattrocento Sans" w:cs="Segoe UI"/>
          <w:color w:val="0F4761" w:themeColor="accent1" w:themeShade="BF"/>
          <w:sz w:val="32"/>
          <w:szCs w:val="32"/>
        </w:rPr>
        <w:t>Ilustraciones</w:t>
      </w:r>
    </w:p>
    <w:p w:rsidR="00D50353" w:rsidRDefault="000507E8" w14:paraId="3CE8EFD6" w14:textId="57B1FDED">
      <w:pPr>
        <w:pStyle w:val="TableofFigures"/>
        <w:tabs>
          <w:tab w:val="right" w:leader="underscore" w:pos="9343"/>
        </w:tabs>
        <w:rPr>
          <w:rFonts w:eastAsiaTheme="minorEastAsia" w:cstheme="minorBidi"/>
          <w:i w:val="0"/>
          <w:iCs w:val="0"/>
          <w:noProof/>
          <w:color w:val="auto"/>
          <w:kern w:val="2"/>
          <w:sz w:val="24"/>
          <w:szCs w:val="24"/>
          <w14:ligatures w14:val="standardContextual"/>
        </w:rPr>
      </w:pPr>
      <w:r w:rsidRPr="00E918C0">
        <w:rPr>
          <w:rStyle w:val="Hyperlink"/>
          <w:noProof/>
        </w:rPr>
        <w:fldChar w:fldCharType="begin"/>
      </w:r>
      <w:r w:rsidRPr="00E918C0">
        <w:rPr>
          <w:rStyle w:val="Hyperlink"/>
          <w:noProof/>
        </w:rPr>
        <w:instrText xml:space="preserve"> TOC \h \z \c "Imagen" </w:instrText>
      </w:r>
      <w:r w:rsidRPr="00E918C0">
        <w:rPr>
          <w:rStyle w:val="Hyperlink"/>
          <w:noProof/>
        </w:rPr>
        <w:fldChar w:fldCharType="separate"/>
      </w:r>
      <w:hyperlink w:history="1" w:anchor="_Toc164970968">
        <w:r w:rsidRPr="00720377" w:rsidR="00D50353">
          <w:rPr>
            <w:rStyle w:val="Hyperlink"/>
            <w:rFonts w:ascii="Segoe UI" w:hAnsi="Segoe UI" w:cs="Segoe UI"/>
            <w:noProof/>
          </w:rPr>
          <w:t>Imagen 1. Carpetas por años de la fuente SEGCOVID</w:t>
        </w:r>
        <w:r w:rsidR="00D50353">
          <w:rPr>
            <w:noProof/>
            <w:webHidden/>
          </w:rPr>
          <w:tab/>
        </w:r>
        <w:r w:rsidR="00D50353">
          <w:rPr>
            <w:noProof/>
            <w:webHidden/>
          </w:rPr>
          <w:fldChar w:fldCharType="begin"/>
        </w:r>
        <w:r w:rsidR="00D50353">
          <w:rPr>
            <w:noProof/>
            <w:webHidden/>
          </w:rPr>
          <w:instrText xml:space="preserve"> PAGEREF _Toc164970968 \h </w:instrText>
        </w:r>
        <w:r w:rsidR="00D50353">
          <w:rPr>
            <w:noProof/>
            <w:webHidden/>
          </w:rPr>
        </w:r>
        <w:r w:rsidR="00D50353">
          <w:rPr>
            <w:noProof/>
            <w:webHidden/>
          </w:rPr>
          <w:fldChar w:fldCharType="separate"/>
        </w:r>
        <w:r w:rsidR="00F44556">
          <w:rPr>
            <w:noProof/>
            <w:webHidden/>
          </w:rPr>
          <w:t>7</w:t>
        </w:r>
        <w:r w:rsidR="00D50353">
          <w:rPr>
            <w:noProof/>
            <w:webHidden/>
          </w:rPr>
          <w:fldChar w:fldCharType="end"/>
        </w:r>
      </w:hyperlink>
    </w:p>
    <w:p w:rsidR="00D50353" w:rsidRDefault="00986585" w14:paraId="4F45A7CD" w14:textId="1DF14C8A">
      <w:pPr>
        <w:pStyle w:val="TableofFigures"/>
        <w:tabs>
          <w:tab w:val="right" w:leader="underscore" w:pos="9343"/>
        </w:tabs>
        <w:rPr>
          <w:rFonts w:eastAsiaTheme="minorEastAsia" w:cstheme="minorBidi"/>
          <w:i w:val="0"/>
          <w:iCs w:val="0"/>
          <w:noProof/>
          <w:color w:val="auto"/>
          <w:kern w:val="2"/>
          <w:sz w:val="24"/>
          <w:szCs w:val="24"/>
          <w14:ligatures w14:val="standardContextual"/>
        </w:rPr>
      </w:pPr>
      <w:hyperlink w:history="1" w:anchor="_Toc164970969">
        <w:r w:rsidRPr="00720377" w:rsidR="00D50353">
          <w:rPr>
            <w:rStyle w:val="Hyperlink"/>
            <w:rFonts w:ascii="Segoe UI" w:hAnsi="Segoe UI" w:cs="Segoe UI"/>
            <w:noProof/>
          </w:rPr>
          <w:t>Imagen 2. Valores no numéricos</w:t>
        </w:r>
        <w:r w:rsidR="00D50353">
          <w:rPr>
            <w:noProof/>
            <w:webHidden/>
          </w:rPr>
          <w:tab/>
        </w:r>
        <w:r w:rsidR="00D50353">
          <w:rPr>
            <w:noProof/>
            <w:webHidden/>
          </w:rPr>
          <w:fldChar w:fldCharType="begin"/>
        </w:r>
        <w:r w:rsidR="00D50353">
          <w:rPr>
            <w:noProof/>
            <w:webHidden/>
          </w:rPr>
          <w:instrText xml:space="preserve"> PAGEREF _Toc164970969 \h </w:instrText>
        </w:r>
        <w:r w:rsidR="00D50353">
          <w:rPr>
            <w:noProof/>
            <w:webHidden/>
          </w:rPr>
        </w:r>
        <w:r w:rsidR="00D50353">
          <w:rPr>
            <w:noProof/>
            <w:webHidden/>
          </w:rPr>
          <w:fldChar w:fldCharType="separate"/>
        </w:r>
        <w:r w:rsidR="00F44556">
          <w:rPr>
            <w:noProof/>
            <w:webHidden/>
          </w:rPr>
          <w:t>9</w:t>
        </w:r>
        <w:r w:rsidR="00D50353">
          <w:rPr>
            <w:noProof/>
            <w:webHidden/>
          </w:rPr>
          <w:fldChar w:fldCharType="end"/>
        </w:r>
      </w:hyperlink>
    </w:p>
    <w:p w:rsidR="00D50353" w:rsidRDefault="00986585" w14:paraId="3E43531E" w14:textId="37196E7D">
      <w:pPr>
        <w:pStyle w:val="TableofFigures"/>
        <w:tabs>
          <w:tab w:val="right" w:leader="underscore" w:pos="9343"/>
        </w:tabs>
        <w:rPr>
          <w:rFonts w:eastAsiaTheme="minorEastAsia" w:cstheme="minorBidi"/>
          <w:i w:val="0"/>
          <w:iCs w:val="0"/>
          <w:noProof/>
          <w:color w:val="auto"/>
          <w:kern w:val="2"/>
          <w:sz w:val="24"/>
          <w:szCs w:val="24"/>
          <w14:ligatures w14:val="standardContextual"/>
        </w:rPr>
      </w:pPr>
      <w:hyperlink w:history="1" w:anchor="_Toc164970970">
        <w:r w:rsidRPr="00720377" w:rsidR="00D50353">
          <w:rPr>
            <w:rStyle w:val="Hyperlink"/>
            <w:rFonts w:ascii="Segoe UI" w:hAnsi="Segoe UI" w:cs="Segoe UI"/>
            <w:noProof/>
          </w:rPr>
          <w:t>Imagen 3. Datos nulos</w:t>
        </w:r>
        <w:r w:rsidR="00D50353">
          <w:rPr>
            <w:noProof/>
            <w:webHidden/>
          </w:rPr>
          <w:tab/>
        </w:r>
        <w:r w:rsidR="00D50353">
          <w:rPr>
            <w:noProof/>
            <w:webHidden/>
          </w:rPr>
          <w:fldChar w:fldCharType="begin"/>
        </w:r>
        <w:r w:rsidR="00D50353">
          <w:rPr>
            <w:noProof/>
            <w:webHidden/>
          </w:rPr>
          <w:instrText xml:space="preserve"> PAGEREF _Toc164970970 \h </w:instrText>
        </w:r>
        <w:r w:rsidR="00D50353">
          <w:rPr>
            <w:noProof/>
            <w:webHidden/>
          </w:rPr>
        </w:r>
        <w:r w:rsidR="00D50353">
          <w:rPr>
            <w:noProof/>
            <w:webHidden/>
          </w:rPr>
          <w:fldChar w:fldCharType="separate"/>
        </w:r>
        <w:r w:rsidR="00F44556">
          <w:rPr>
            <w:noProof/>
            <w:webHidden/>
          </w:rPr>
          <w:t>10</w:t>
        </w:r>
        <w:r w:rsidR="00D50353">
          <w:rPr>
            <w:noProof/>
            <w:webHidden/>
          </w:rPr>
          <w:fldChar w:fldCharType="end"/>
        </w:r>
      </w:hyperlink>
    </w:p>
    <w:p w:rsidR="00970AAF" w:rsidP="000507E8" w:rsidRDefault="000507E8" w14:paraId="35E1CB41" w14:textId="37D8721A">
      <w:pPr>
        <w:rPr>
          <w:rStyle w:val="Hyperlink"/>
          <w:noProof/>
        </w:rPr>
      </w:pPr>
      <w:r w:rsidRPr="00E918C0">
        <w:rPr>
          <w:rStyle w:val="Hyperlink"/>
          <w:noProof/>
        </w:rPr>
        <w:fldChar w:fldCharType="end"/>
      </w:r>
    </w:p>
    <w:p w:rsidR="00E03D3E" w:rsidRDefault="00E03D3E" w14:paraId="1CCCD6C0" w14:textId="4928B35A">
      <w:pPr>
        <w:rPr>
          <w:rFonts w:ascii="Segoe UI" w:hAnsi="Segoe UI" w:eastAsia="Quattrocento Sans" w:cs="Segoe UI"/>
          <w:color w:val="2E75B5"/>
          <w:sz w:val="32"/>
          <w:highlight w:val="lightGray"/>
        </w:rPr>
      </w:pPr>
      <w:r>
        <w:rPr>
          <w:rFonts w:ascii="Segoe UI" w:hAnsi="Segoe UI" w:eastAsia="Quattrocento Sans" w:cs="Segoe UI"/>
          <w:color w:val="2E75B5"/>
          <w:sz w:val="32"/>
          <w:highlight w:val="lightGray"/>
        </w:rPr>
        <w:br w:type="page"/>
      </w:r>
    </w:p>
    <w:p w:rsidRPr="00FC2824" w:rsidR="001F145C" w:rsidP="00575217" w:rsidRDefault="001F145C" w14:paraId="11A92081" w14:textId="165AFD50">
      <w:pPr>
        <w:pStyle w:val="Heading2"/>
        <w:numPr>
          <w:ilvl w:val="0"/>
          <w:numId w:val="12"/>
        </w:numPr>
        <w:rPr>
          <w:rFonts w:ascii="Segoe UI" w:hAnsi="Segoe UI" w:eastAsia="Quattrocento Sans" w:cs="Segoe UI"/>
        </w:rPr>
      </w:pPr>
      <w:bookmarkStart w:name="_Toc165995106" w:id="6"/>
      <w:r w:rsidRPr="00FC2824">
        <w:rPr>
          <w:rFonts w:ascii="Segoe UI" w:hAnsi="Segoe UI" w:eastAsia="Quattrocento Sans" w:cs="Segoe UI"/>
        </w:rPr>
        <w:t>Introducción</w:t>
      </w:r>
      <w:bookmarkEnd w:id="6"/>
      <w:r w:rsidRPr="00FC2824">
        <w:rPr>
          <w:rFonts w:ascii="Segoe UI" w:hAnsi="Segoe UI" w:eastAsia="Quattrocento Sans" w:cs="Segoe UI"/>
        </w:rPr>
        <w:t xml:space="preserve"> </w:t>
      </w:r>
    </w:p>
    <w:p w:rsidRPr="00FC2824" w:rsidR="001F145C" w:rsidP="00475881" w:rsidRDefault="001F145C" w14:paraId="4A886344" w14:textId="77777777">
      <w:pPr>
        <w:jc w:val="both"/>
        <w:rPr>
          <w:rFonts w:ascii="Segoe UI" w:hAnsi="Segoe UI" w:cs="Segoe UI"/>
        </w:rPr>
      </w:pPr>
    </w:p>
    <w:p w:rsidRPr="00FC2824" w:rsidR="00475881" w:rsidP="00475881" w:rsidRDefault="00475881" w14:paraId="5A803C51" w14:textId="4D115EE5">
      <w:pPr>
        <w:jc w:val="both"/>
        <w:rPr>
          <w:rFonts w:ascii="Segoe UI" w:hAnsi="Segoe UI" w:cs="Segoe UI"/>
        </w:rPr>
      </w:pPr>
      <w:r w:rsidRPr="00FC2824">
        <w:rPr>
          <w:rFonts w:ascii="Segoe UI" w:hAnsi="Segoe UI" w:cs="Segoe UI"/>
        </w:rPr>
        <w:t xml:space="preserve">El presente documento ofrece una visión detallada de los principales hallazgos derivados del proceso de exploración inicial de los datos del sistema </w:t>
      </w:r>
      <w:r w:rsidR="00326379">
        <w:rPr>
          <w:rFonts w:ascii="Segoe UI" w:hAnsi="Segoe UI" w:cs="Segoe UI"/>
        </w:rPr>
        <w:t>SEGCOVID</w:t>
      </w:r>
      <w:r w:rsidRPr="00FC2824">
        <w:rPr>
          <w:rFonts w:ascii="Segoe UI" w:hAnsi="Segoe UI" w:cs="Segoe UI"/>
        </w:rPr>
        <w:t xml:space="preserve">. </w:t>
      </w:r>
      <w:r w:rsidRPr="00FC2824" w:rsidR="5FC2E43B">
        <w:rPr>
          <w:rFonts w:ascii="Segoe UI" w:hAnsi="Segoe UI" w:cs="Segoe UI"/>
        </w:rPr>
        <w:t>En</w:t>
      </w:r>
      <w:r w:rsidRPr="00FC2824">
        <w:rPr>
          <w:rFonts w:ascii="Segoe UI" w:hAnsi="Segoe UI" w:cs="Segoe UI"/>
        </w:rPr>
        <w:t xml:space="preserve"> esta fase inicial de análisis, se </w:t>
      </w:r>
      <w:r w:rsidRPr="00FC2824" w:rsidR="5FC2E43B">
        <w:rPr>
          <w:rFonts w:ascii="Segoe UI" w:hAnsi="Segoe UI" w:cs="Segoe UI"/>
        </w:rPr>
        <w:t>identificó</w:t>
      </w:r>
      <w:r w:rsidRPr="00FC2824">
        <w:rPr>
          <w:rFonts w:ascii="Segoe UI" w:hAnsi="Segoe UI" w:cs="Segoe UI"/>
        </w:rPr>
        <w:t xml:space="preserve"> la fuente de datos y </w:t>
      </w:r>
      <w:r w:rsidRPr="00FC2824" w:rsidR="5FC2E43B">
        <w:rPr>
          <w:rFonts w:ascii="Segoe UI" w:hAnsi="Segoe UI" w:cs="Segoe UI"/>
        </w:rPr>
        <w:t>se examinaron</w:t>
      </w:r>
      <w:r w:rsidRPr="00FC2824">
        <w:rPr>
          <w:rFonts w:ascii="Segoe UI" w:hAnsi="Segoe UI" w:cs="Segoe UI"/>
        </w:rPr>
        <w:t xml:space="preserve"> las variables contenidas en ella</w:t>
      </w:r>
      <w:r w:rsidRPr="00FC2824" w:rsidR="5FC2E43B">
        <w:rPr>
          <w:rFonts w:ascii="Segoe UI" w:hAnsi="Segoe UI" w:cs="Segoe UI"/>
        </w:rPr>
        <w:t xml:space="preserve"> y</w:t>
      </w:r>
      <w:r w:rsidRPr="00FC2824">
        <w:rPr>
          <w:rFonts w:ascii="Segoe UI" w:hAnsi="Segoe UI" w:cs="Segoe UI"/>
        </w:rPr>
        <w:t xml:space="preserve"> sus características fundamentales.</w:t>
      </w:r>
    </w:p>
    <w:p w:rsidRPr="00FC2824" w:rsidR="00475881" w:rsidP="00475881" w:rsidRDefault="00475881" w14:paraId="4B3130E1" w14:textId="3808D050">
      <w:pPr>
        <w:jc w:val="both"/>
        <w:rPr>
          <w:rFonts w:ascii="Segoe UI" w:hAnsi="Segoe UI" w:cs="Segoe UI"/>
        </w:rPr>
      </w:pPr>
      <w:r w:rsidRPr="00FC2824">
        <w:rPr>
          <w:rFonts w:ascii="Segoe UI" w:hAnsi="Segoe UI" w:cs="Segoe UI"/>
        </w:rPr>
        <w:t xml:space="preserve">La fuente de datos denominada </w:t>
      </w:r>
      <w:r w:rsidR="00326379">
        <w:rPr>
          <w:rFonts w:ascii="Segoe UI" w:hAnsi="Segoe UI" w:cs="Segoe UI"/>
        </w:rPr>
        <w:t>SEGCOVID</w:t>
      </w:r>
      <w:r w:rsidRPr="00FC2824">
        <w:rPr>
          <w:rFonts w:ascii="Segoe UI" w:hAnsi="Segoe UI" w:cs="Segoe UI"/>
        </w:rPr>
        <w:t xml:space="preserve">, comprende información recopilada durante el periodo comprendido entre </w:t>
      </w:r>
      <w:r w:rsidR="00326379">
        <w:rPr>
          <w:rFonts w:ascii="Segoe UI" w:hAnsi="Segoe UI" w:cs="Segoe UI"/>
        </w:rPr>
        <w:t>2020</w:t>
      </w:r>
      <w:r w:rsidRPr="00FC2824">
        <w:rPr>
          <w:rFonts w:ascii="Segoe UI" w:hAnsi="Segoe UI" w:cs="Segoe UI"/>
        </w:rPr>
        <w:t xml:space="preserve"> </w:t>
      </w:r>
      <w:r w:rsidRPr="00FC2824" w:rsidR="0054328E">
        <w:rPr>
          <w:rFonts w:ascii="Segoe UI" w:hAnsi="Segoe UI" w:cs="Segoe UI"/>
        </w:rPr>
        <w:t>a</w:t>
      </w:r>
      <w:r w:rsidRPr="00FC2824">
        <w:rPr>
          <w:rFonts w:ascii="Segoe UI" w:hAnsi="Segoe UI" w:cs="Segoe UI"/>
        </w:rPr>
        <w:t xml:space="preserve"> 202</w:t>
      </w:r>
      <w:r w:rsidRPr="00FC2824" w:rsidR="0054328E">
        <w:rPr>
          <w:rFonts w:ascii="Segoe UI" w:hAnsi="Segoe UI" w:cs="Segoe UI"/>
        </w:rPr>
        <w:t>3</w:t>
      </w:r>
      <w:r w:rsidRPr="00FC2824">
        <w:rPr>
          <w:rFonts w:ascii="Segoe UI" w:hAnsi="Segoe UI" w:cs="Segoe UI"/>
        </w:rPr>
        <w:t>. Este periodo permite analizar una variedad de contextos y condiciones que resultan ser importantes para la comprensión y el análisis de las tendencias relacionadas</w:t>
      </w:r>
      <w:r w:rsidRPr="00FC2824" w:rsidR="0054328E">
        <w:rPr>
          <w:rFonts w:ascii="Segoe UI" w:hAnsi="Segoe UI" w:cs="Segoe UI"/>
        </w:rPr>
        <w:t>.</w:t>
      </w:r>
    </w:p>
    <w:p w:rsidRPr="00FC2824" w:rsidR="00475881" w:rsidP="00475881" w:rsidRDefault="00475881" w14:paraId="414F0A59" w14:textId="5998AA92">
      <w:pPr>
        <w:jc w:val="both"/>
        <w:rPr>
          <w:rFonts w:ascii="Segoe UI" w:hAnsi="Segoe UI" w:cs="Segoe UI"/>
        </w:rPr>
      </w:pPr>
      <w:r w:rsidRPr="1F51DC93" w:rsidR="00475881">
        <w:rPr>
          <w:rFonts w:ascii="Segoe UI" w:hAnsi="Segoe UI" w:cs="Segoe UI"/>
        </w:rPr>
        <w:t>Durante la fase inicial de exploración, se realizó un análisis exhaustivo de las variables contenidas en el conjunto de datos</w:t>
      </w:r>
      <w:r w:rsidRPr="1F51DC93" w:rsidR="00472EAC">
        <w:rPr>
          <w:rFonts w:ascii="Segoe UI" w:hAnsi="Segoe UI" w:cs="Segoe UI"/>
        </w:rPr>
        <w:t xml:space="preserve">, </w:t>
      </w:r>
      <w:r w:rsidRPr="1F51DC93" w:rsidR="004A5E15">
        <w:rPr>
          <w:rFonts w:ascii="Segoe UI" w:hAnsi="Segoe UI" w:cs="Segoe UI"/>
        </w:rPr>
        <w:t>cabe mencionar que la</w:t>
      </w:r>
      <w:r w:rsidRPr="1F51DC93" w:rsidR="00472EAC">
        <w:rPr>
          <w:rFonts w:ascii="Segoe UI" w:hAnsi="Segoe UI" w:cs="Segoe UI"/>
        </w:rPr>
        <w:t xml:space="preserve"> </w:t>
      </w:r>
      <w:r w:rsidRPr="1F51DC93" w:rsidR="00B40691">
        <w:rPr>
          <w:rFonts w:ascii="Segoe UI" w:hAnsi="Segoe UI" w:cs="Segoe UI"/>
        </w:rPr>
        <w:t>información de</w:t>
      </w:r>
      <w:r w:rsidRPr="1F51DC93" w:rsidR="004A5E15">
        <w:rPr>
          <w:rFonts w:ascii="Segoe UI" w:hAnsi="Segoe UI" w:cs="Segoe UI"/>
        </w:rPr>
        <w:t xml:space="preserve"> SEG</w:t>
      </w:r>
      <w:r w:rsidRPr="1F51DC93" w:rsidR="00B40691">
        <w:rPr>
          <w:rFonts w:ascii="Segoe UI" w:hAnsi="Segoe UI" w:cs="Segoe UI"/>
        </w:rPr>
        <w:t xml:space="preserve">COVID </w:t>
      </w:r>
      <w:r w:rsidRPr="1F51DC93" w:rsidR="00472EAC">
        <w:rPr>
          <w:rFonts w:ascii="Segoe UI" w:hAnsi="Segoe UI" w:cs="Segoe UI"/>
        </w:rPr>
        <w:t>se generó a partir de</w:t>
      </w:r>
      <w:r w:rsidRPr="1F51DC93" w:rsidR="00475881">
        <w:rPr>
          <w:rFonts w:ascii="Segoe UI" w:hAnsi="Segoe UI" w:cs="Segoe UI"/>
        </w:rPr>
        <w:t xml:space="preserve"> </w:t>
      </w:r>
      <w:r w:rsidRPr="1F51DC93" w:rsidR="00472EAC">
        <w:rPr>
          <w:rFonts w:ascii="Segoe UI" w:hAnsi="Segoe UI" w:cs="Segoe UI"/>
        </w:rPr>
        <w:t xml:space="preserve">una aplicación </w:t>
      </w:r>
      <w:r w:rsidRPr="1F51DC93" w:rsidR="000A1246">
        <w:rPr>
          <w:rFonts w:ascii="Segoe UI" w:hAnsi="Segoe UI" w:cs="Segoe UI"/>
        </w:rPr>
        <w:t>en donde se registraba el seguimiento a los casos de COVID-19</w:t>
      </w:r>
      <w:commentRangeStart w:id="7"/>
      <w:commentRangeStart w:id="8"/>
      <w:r w:rsidRPr="1F51DC93" w:rsidR="00475881">
        <w:rPr>
          <w:rFonts w:ascii="Segoe UI" w:hAnsi="Segoe UI" w:cs="Segoe UI"/>
        </w:rPr>
        <w:t xml:space="preserve"> </w:t>
      </w:r>
      <w:commentRangeEnd w:id="7"/>
      <w:r>
        <w:rPr>
          <w:rStyle w:val="CommentReference"/>
        </w:rPr>
        <w:commentReference w:id="7"/>
      </w:r>
      <w:commentRangeEnd w:id="8"/>
      <w:r>
        <w:rPr>
          <w:rStyle w:val="CommentReference"/>
        </w:rPr>
        <w:commentReference w:id="8"/>
      </w:r>
      <w:r w:rsidRPr="1F51DC93" w:rsidR="00475881">
        <w:rPr>
          <w:rFonts w:ascii="Segoe UI" w:hAnsi="Segoe UI" w:cs="Segoe UI"/>
        </w:rPr>
        <w:t xml:space="preserve">. Se aplicaron técnicas estadísticas descriptivas básicas para examinar la distribución, la variabilidad y las tendencias presentes en los registros disponibles. Este análisis preliminar sirvió como punto de partida para comprender mejor la naturaleza de los datos y </w:t>
      </w:r>
      <w:r w:rsidRPr="1F51DC93" w:rsidR="00C60DBB">
        <w:rPr>
          <w:rFonts w:ascii="Segoe UI" w:hAnsi="Segoe UI" w:cs="Segoe UI"/>
        </w:rPr>
        <w:t>así poder</w:t>
      </w:r>
      <w:r w:rsidRPr="1F51DC93" w:rsidR="00475881">
        <w:rPr>
          <w:rFonts w:ascii="Segoe UI" w:hAnsi="Segoe UI" w:cs="Segoe UI"/>
        </w:rPr>
        <w:t xml:space="preserve"> identificar posibles áreas de interés y enfoque para análisis posteriores.</w:t>
      </w:r>
    </w:p>
    <w:p w:rsidRPr="00FC2824" w:rsidR="00997DBB" w:rsidP="00475881" w:rsidRDefault="00475881" w14:paraId="77949613" w14:textId="661466C3">
      <w:pPr>
        <w:jc w:val="both"/>
        <w:rPr>
          <w:rFonts w:ascii="Segoe UI" w:hAnsi="Segoe UI" w:cs="Segoe UI"/>
        </w:rPr>
      </w:pPr>
      <w:r w:rsidRPr="00FC2824">
        <w:rPr>
          <w:rFonts w:ascii="Segoe UI" w:hAnsi="Segoe UI" w:cs="Segoe UI"/>
        </w:rPr>
        <w:t xml:space="preserve">En </w:t>
      </w:r>
      <w:r w:rsidRPr="00FC2824" w:rsidR="68B3829B">
        <w:rPr>
          <w:rFonts w:ascii="Segoe UI" w:hAnsi="Segoe UI" w:cs="Segoe UI"/>
        </w:rPr>
        <w:t>estas</w:t>
      </w:r>
      <w:r w:rsidRPr="00FC2824">
        <w:rPr>
          <w:rFonts w:ascii="Segoe UI" w:hAnsi="Segoe UI" w:cs="Segoe UI"/>
        </w:rPr>
        <w:t xml:space="preserve"> secciones, se presenta</w:t>
      </w:r>
      <w:r w:rsidRPr="00FC2824" w:rsidR="00C60DBB">
        <w:rPr>
          <w:rFonts w:ascii="Segoe UI" w:hAnsi="Segoe UI" w:cs="Segoe UI"/>
        </w:rPr>
        <w:t xml:space="preserve"> la metodología de exploración de los datos, como los </w:t>
      </w:r>
      <w:r w:rsidRPr="00FC2824">
        <w:rPr>
          <w:rFonts w:ascii="Segoe UI" w:hAnsi="Segoe UI" w:cs="Segoe UI"/>
        </w:rPr>
        <w:t xml:space="preserve">principales resultados obtenidos </w:t>
      </w:r>
      <w:r w:rsidRPr="00FC2824" w:rsidR="68B3829B">
        <w:rPr>
          <w:rFonts w:ascii="Segoe UI" w:hAnsi="Segoe UI" w:cs="Segoe UI"/>
        </w:rPr>
        <w:t>en</w:t>
      </w:r>
      <w:r w:rsidRPr="00FC2824">
        <w:rPr>
          <w:rFonts w:ascii="Segoe UI" w:hAnsi="Segoe UI" w:cs="Segoe UI"/>
        </w:rPr>
        <w:t xml:space="preserve"> esta fase inicial, incluyendo las características de las variables analizadas, las tendencias y patrones identificados en los datos del sistema </w:t>
      </w:r>
      <w:r w:rsidR="00326379">
        <w:rPr>
          <w:rFonts w:ascii="Segoe UI" w:hAnsi="Segoe UI" w:cs="Segoe UI"/>
        </w:rPr>
        <w:t>SEGCOVID</w:t>
      </w:r>
      <w:r w:rsidRPr="00FC2824">
        <w:rPr>
          <w:rFonts w:ascii="Segoe UI" w:hAnsi="Segoe UI" w:cs="Segoe UI"/>
        </w:rPr>
        <w:t>.</w:t>
      </w:r>
    </w:p>
    <w:p w:rsidRPr="00FC2824" w:rsidR="00997DBB" w:rsidRDefault="00997DBB" w14:paraId="101FE0B8" w14:textId="77777777">
      <w:pPr>
        <w:rPr>
          <w:rFonts w:ascii="Segoe UI" w:hAnsi="Segoe UI" w:cs="Segoe UI"/>
        </w:rPr>
      </w:pPr>
      <w:r w:rsidRPr="00FC2824">
        <w:rPr>
          <w:rFonts w:ascii="Segoe UI" w:hAnsi="Segoe UI" w:cs="Segoe UI"/>
        </w:rPr>
        <w:br w:type="page"/>
      </w:r>
    </w:p>
    <w:p w:rsidRPr="00FC2824" w:rsidR="00475881" w:rsidP="00475881" w:rsidRDefault="00475881" w14:paraId="55D6C523" w14:textId="77777777">
      <w:pPr>
        <w:jc w:val="both"/>
        <w:rPr>
          <w:rFonts w:ascii="Segoe UI" w:hAnsi="Segoe UI" w:cs="Segoe UI"/>
        </w:rPr>
      </w:pPr>
    </w:p>
    <w:p w:rsidRPr="00FC2824" w:rsidR="00997DBB" w:rsidP="00680A34" w:rsidRDefault="00997DBB" w14:paraId="07B74EFA" w14:textId="0374DAB2">
      <w:pPr>
        <w:pStyle w:val="Heading2"/>
        <w:numPr>
          <w:ilvl w:val="0"/>
          <w:numId w:val="12"/>
        </w:numPr>
        <w:rPr>
          <w:rFonts w:ascii="Segoe UI" w:hAnsi="Segoe UI" w:eastAsia="Quattrocento Sans" w:cs="Segoe UI"/>
        </w:rPr>
      </w:pPr>
      <w:bookmarkStart w:name="_Toc165995107" w:id="9"/>
      <w:r w:rsidRPr="00FC2824">
        <w:rPr>
          <w:rFonts w:ascii="Segoe UI" w:hAnsi="Segoe UI" w:eastAsia="Quattrocento Sans" w:cs="Segoe UI"/>
        </w:rPr>
        <w:t>Metodología</w:t>
      </w:r>
      <w:bookmarkEnd w:id="9"/>
      <w:r w:rsidRPr="00FC2824">
        <w:rPr>
          <w:rFonts w:ascii="Segoe UI" w:hAnsi="Segoe UI" w:eastAsia="Quattrocento Sans" w:cs="Segoe UI"/>
        </w:rPr>
        <w:t xml:space="preserve"> </w:t>
      </w:r>
    </w:p>
    <w:p w:rsidRPr="00FC2824" w:rsidR="00997DBB" w:rsidP="00997DBB" w:rsidRDefault="00997DBB" w14:paraId="1E5D7057" w14:textId="77777777">
      <w:pPr>
        <w:rPr>
          <w:rFonts w:ascii="Segoe UI" w:hAnsi="Segoe UI" w:cs="Segoe UI"/>
        </w:rPr>
      </w:pPr>
    </w:p>
    <w:p w:rsidRPr="00FC2824" w:rsidR="00997DBB" w:rsidP="00997DBB" w:rsidRDefault="00997DBB" w14:paraId="01AB70D5" w14:textId="2661FAAB">
      <w:pPr>
        <w:jc w:val="both"/>
        <w:rPr>
          <w:rFonts w:ascii="Segoe UI" w:hAnsi="Segoe UI" w:cs="Segoe UI"/>
        </w:rPr>
      </w:pPr>
      <w:r w:rsidRPr="00FC2824">
        <w:rPr>
          <w:rFonts w:ascii="Segoe UI" w:hAnsi="Segoe UI" w:cs="Segoe UI"/>
        </w:rPr>
        <w:t xml:space="preserve">Con el propósito de realizar un análisis exhaustivo de los datos provenientes de la fuente </w:t>
      </w:r>
      <w:r w:rsidR="00326379">
        <w:rPr>
          <w:rFonts w:ascii="Segoe UI" w:hAnsi="Segoe UI" w:cs="Segoe UI"/>
        </w:rPr>
        <w:t>SEGCOVID</w:t>
      </w:r>
      <w:r w:rsidRPr="00FC2824" w:rsidR="00326379">
        <w:rPr>
          <w:rFonts w:ascii="Segoe UI" w:hAnsi="Segoe UI" w:cs="Segoe UI"/>
        </w:rPr>
        <w:t xml:space="preserve"> </w:t>
      </w:r>
      <w:r w:rsidRPr="00FC2824">
        <w:rPr>
          <w:rFonts w:ascii="Segoe UI" w:hAnsi="Segoe UI" w:cs="Segoe UI"/>
        </w:rPr>
        <w:t>proporcionada, se busca aplicar diversas técnicas de análisis exploratorio de los datos. Algunas técnicas son las siguientes:</w:t>
      </w:r>
    </w:p>
    <w:p w:rsidRPr="00FC2824" w:rsidR="00997DBB" w:rsidP="00997DBB" w:rsidRDefault="00997DBB" w14:paraId="291449D6" w14:textId="77777777">
      <w:pPr>
        <w:rPr>
          <w:rFonts w:ascii="Segoe UI" w:hAnsi="Segoe UI" w:cs="Segoe UI"/>
        </w:rPr>
      </w:pPr>
    </w:p>
    <w:p w:rsidRPr="00FC2824" w:rsidR="00997DBB" w:rsidP="00997DBB" w:rsidRDefault="00BE59E3" w14:paraId="0A6161E7" w14:textId="7E6AB563">
      <w:pPr>
        <w:pStyle w:val="Heading3"/>
        <w:rPr>
          <w:rFonts w:ascii="Segoe UI" w:hAnsi="Segoe UI" w:cs="Segoe UI"/>
        </w:rPr>
      </w:pPr>
      <w:bookmarkStart w:name="_Toc165995108" w:id="10"/>
      <w:r w:rsidRPr="00FC2824">
        <w:rPr>
          <w:rFonts w:ascii="Segoe UI" w:hAnsi="Segoe UI" w:cs="Segoe UI"/>
        </w:rPr>
        <w:t xml:space="preserve">2.1 </w:t>
      </w:r>
      <w:r w:rsidRPr="00FC2824" w:rsidR="00997DBB">
        <w:rPr>
          <w:rFonts w:ascii="Segoe UI" w:hAnsi="Segoe UI" w:cs="Segoe UI"/>
        </w:rPr>
        <w:t>Exploración de los datos</w:t>
      </w:r>
      <w:bookmarkEnd w:id="10"/>
    </w:p>
    <w:p w:rsidRPr="00FC2824" w:rsidR="00997DBB" w:rsidP="00997DBB" w:rsidRDefault="00997DBB" w14:paraId="54F58627" w14:textId="77777777">
      <w:pPr>
        <w:rPr>
          <w:rFonts w:ascii="Segoe UI" w:hAnsi="Segoe UI" w:cs="Segoe UI"/>
        </w:rPr>
      </w:pPr>
    </w:p>
    <w:p w:rsidRPr="00FC2824" w:rsidR="00997DBB" w:rsidP="00997DBB" w:rsidRDefault="00997DBB" w14:paraId="6A285896" w14:textId="77777777">
      <w:pPr>
        <w:rPr>
          <w:rFonts w:ascii="Segoe UI" w:hAnsi="Segoe UI" w:cs="Segoe UI"/>
          <w:b/>
          <w:bCs/>
        </w:rPr>
      </w:pPr>
      <w:r w:rsidRPr="00FC2824">
        <w:rPr>
          <w:rFonts w:ascii="Segoe UI" w:hAnsi="Segoe UI" w:cs="Segoe UI"/>
          <w:b/>
          <w:bCs/>
        </w:rPr>
        <w:t>Análisis de estadísticas descriptivas</w:t>
      </w:r>
    </w:p>
    <w:p w:rsidRPr="00FC2824" w:rsidR="00997DBB" w:rsidP="00997DBB" w:rsidRDefault="00997DBB" w14:paraId="28DB6B34" w14:textId="77777777">
      <w:pPr>
        <w:jc w:val="both"/>
        <w:rPr>
          <w:rFonts w:ascii="Segoe UI" w:hAnsi="Segoe UI" w:cs="Segoe UI"/>
        </w:rPr>
      </w:pPr>
      <w:r w:rsidRPr="00FC2824">
        <w:rPr>
          <w:rFonts w:ascii="Segoe UI" w:hAnsi="Segoe UI" w:cs="Segoe UI"/>
        </w:rPr>
        <w:t>Calcular la media, mediana, desviación estándar y los percentiles, para así comprender la distribución y la variabilidad de las variables numéricas del conjunto de datos.</w:t>
      </w:r>
    </w:p>
    <w:p w:rsidRPr="00FC2824" w:rsidR="00997DBB" w:rsidP="00997DBB" w:rsidRDefault="00997DBB" w14:paraId="04AC7546" w14:textId="77777777">
      <w:pPr>
        <w:rPr>
          <w:rFonts w:ascii="Segoe UI" w:hAnsi="Segoe UI" w:cs="Segoe UI"/>
          <w:b/>
          <w:bCs/>
        </w:rPr>
      </w:pPr>
      <w:r w:rsidRPr="00FC2824">
        <w:rPr>
          <w:rFonts w:ascii="Segoe UI" w:hAnsi="Segoe UI" w:cs="Segoe UI"/>
          <w:b/>
          <w:bCs/>
        </w:rPr>
        <w:t>Análisis de correlación</w:t>
      </w:r>
    </w:p>
    <w:p w:rsidRPr="00FC2824" w:rsidR="00997DBB" w:rsidP="00997DBB" w:rsidRDefault="00997DBB" w14:paraId="671BA790" w14:textId="77777777">
      <w:pPr>
        <w:jc w:val="both"/>
        <w:rPr>
          <w:rFonts w:ascii="Segoe UI" w:hAnsi="Segoe UI" w:cs="Segoe UI"/>
        </w:rPr>
      </w:pPr>
      <w:r w:rsidRPr="00FC2824">
        <w:rPr>
          <w:rFonts w:ascii="Segoe UI" w:hAnsi="Segoe UI" w:cs="Segoe UI"/>
        </w:rPr>
        <w:t>Explorar la relación entre pares de variables numéricas mediante el cálculo de coeficientes de correlación, como el coeficiente de correlación de Pearson. Con el objetivo de identificar posibles asociaciones lineales o no lineales entre las variables.</w:t>
      </w:r>
    </w:p>
    <w:p w:rsidRPr="00FC2824" w:rsidR="00997DBB" w:rsidP="00997DBB" w:rsidRDefault="00997DBB" w14:paraId="2AF834CD" w14:textId="77777777">
      <w:pPr>
        <w:rPr>
          <w:rFonts w:ascii="Segoe UI" w:hAnsi="Segoe UI" w:cs="Segoe UI"/>
          <w:b/>
          <w:bCs/>
        </w:rPr>
      </w:pPr>
      <w:r w:rsidRPr="00FC2824">
        <w:rPr>
          <w:rFonts w:ascii="Segoe UI" w:hAnsi="Segoe UI" w:cs="Segoe UI"/>
          <w:b/>
          <w:bCs/>
        </w:rPr>
        <w:t>Análisis de frecuencias</w:t>
      </w:r>
    </w:p>
    <w:p w:rsidRPr="00FC2824" w:rsidR="00997DBB" w:rsidP="00997DBB" w:rsidRDefault="00997DBB" w14:paraId="0F0E6F1F" w14:textId="77777777">
      <w:pPr>
        <w:jc w:val="both"/>
        <w:rPr>
          <w:rFonts w:ascii="Segoe UI" w:hAnsi="Segoe UI" w:cs="Segoe UI"/>
        </w:rPr>
      </w:pPr>
      <w:r w:rsidRPr="00FC2824">
        <w:rPr>
          <w:rFonts w:ascii="Segoe UI" w:hAnsi="Segoe UI" w:cs="Segoe UI"/>
        </w:rPr>
        <w:t>Examinar la distribución de valores únicos en variables categóricas para comprender la proporción de cada categoría y detectar posibles desequilibrios o sesgos en los datos.</w:t>
      </w:r>
    </w:p>
    <w:p w:rsidRPr="00FC2824" w:rsidR="00997DBB" w:rsidP="00997DBB" w:rsidRDefault="00997DBB" w14:paraId="37C9B927" w14:textId="77777777">
      <w:pPr>
        <w:rPr>
          <w:rFonts w:ascii="Segoe UI" w:hAnsi="Segoe UI" w:cs="Segoe UI"/>
          <w:b/>
          <w:bCs/>
        </w:rPr>
      </w:pPr>
      <w:r w:rsidRPr="00FC2824">
        <w:rPr>
          <w:rFonts w:ascii="Segoe UI" w:hAnsi="Segoe UI" w:cs="Segoe UI"/>
          <w:b/>
          <w:bCs/>
        </w:rPr>
        <w:t>Visualización de datos</w:t>
      </w:r>
    </w:p>
    <w:p w:rsidRPr="00FC2824" w:rsidR="00997DBB" w:rsidP="00997DBB" w:rsidRDefault="00997DBB" w14:paraId="50D0CC2F" w14:textId="77777777">
      <w:pPr>
        <w:jc w:val="both"/>
        <w:rPr>
          <w:rFonts w:ascii="Segoe UI" w:hAnsi="Segoe UI" w:cs="Segoe UI"/>
        </w:rPr>
      </w:pPr>
      <w:r w:rsidRPr="00FC2824">
        <w:rPr>
          <w:rFonts w:ascii="Segoe UI" w:hAnsi="Segoe UI" w:cs="Segoe UI"/>
        </w:rPr>
        <w:t>Generar gráficos y visualizaciones, como histogramas, diagramas de dispersión y gráficos de barras, para representar gráficamente la distribución de los datos y las relaciones entre variables.</w:t>
      </w:r>
    </w:p>
    <w:p w:rsidRPr="00FC2824" w:rsidR="001F145C" w:rsidRDefault="001F145C" w14:paraId="5E121C78" w14:textId="77777777">
      <w:pPr>
        <w:rPr>
          <w:rFonts w:ascii="Segoe UI" w:hAnsi="Segoe UI" w:eastAsia="Quattrocento Sans" w:cs="Segoe UI"/>
          <w:color w:val="2E75B5"/>
          <w:sz w:val="32"/>
        </w:rPr>
      </w:pPr>
      <w:r w:rsidRPr="00FC2824">
        <w:rPr>
          <w:rFonts w:ascii="Segoe UI" w:hAnsi="Segoe UI" w:eastAsia="Quattrocento Sans" w:cs="Segoe UI"/>
        </w:rPr>
        <w:br w:type="page"/>
      </w:r>
    </w:p>
    <w:p w:rsidRPr="00FC2824" w:rsidR="00BF7A40" w:rsidP="00575217" w:rsidRDefault="00926C14" w14:paraId="0000005A" w14:textId="6191F010">
      <w:pPr>
        <w:pStyle w:val="Heading1"/>
        <w:numPr>
          <w:ilvl w:val="0"/>
          <w:numId w:val="5"/>
        </w:numPr>
        <w:jc w:val="left"/>
        <w:rPr>
          <w:rFonts w:ascii="Segoe UI" w:hAnsi="Segoe UI" w:cs="Segoe UI"/>
          <w:color w:val="215E99" w:themeColor="text2" w:themeTint="BF"/>
          <w:sz w:val="36"/>
        </w:rPr>
      </w:pPr>
      <w:bookmarkStart w:name="_Toc165995109" w:id="11"/>
      <w:r w:rsidRPr="00FC2824">
        <w:rPr>
          <w:rFonts w:ascii="Segoe UI" w:hAnsi="Segoe UI" w:cs="Segoe UI"/>
          <w:color w:val="215E99" w:themeColor="text2" w:themeTint="BF"/>
          <w:sz w:val="36"/>
        </w:rPr>
        <w:t>Fuente principal de los datos</w:t>
      </w:r>
      <w:bookmarkEnd w:id="11"/>
      <w:r w:rsidRPr="00FC2824" w:rsidR="006B2613">
        <w:rPr>
          <w:rFonts w:ascii="Segoe UI" w:hAnsi="Segoe UI" w:cs="Segoe UI"/>
          <w:color w:val="215E99" w:themeColor="text2" w:themeTint="BF"/>
          <w:sz w:val="36"/>
        </w:rPr>
        <w:t xml:space="preserve"> </w:t>
      </w:r>
    </w:p>
    <w:p w:rsidRPr="00FC2824" w:rsidR="00926C14" w:rsidRDefault="00926C14" w14:paraId="28DC5B98" w14:textId="77777777">
      <w:pPr>
        <w:spacing w:after="0" w:line="260" w:lineRule="auto"/>
        <w:ind w:left="-5" w:hanging="10"/>
        <w:rPr>
          <w:rFonts w:ascii="Segoe UI" w:hAnsi="Segoe UI" w:eastAsia="Quattrocento Sans" w:cs="Segoe UI"/>
        </w:rPr>
      </w:pPr>
    </w:p>
    <w:p w:rsidRPr="00FC2824" w:rsidR="00146AD2" w:rsidP="00C01B71" w:rsidRDefault="00183E1C" w14:paraId="381721FA" w14:textId="04AD2C5F">
      <w:pPr>
        <w:pStyle w:val="Heading2"/>
        <w:rPr>
          <w:rFonts w:ascii="Segoe UI" w:hAnsi="Segoe UI" w:cs="Segoe UI"/>
        </w:rPr>
      </w:pPr>
      <w:bookmarkStart w:name="_Toc165995110" w:id="12"/>
      <w:r w:rsidRPr="00FC2824">
        <w:rPr>
          <w:rFonts w:ascii="Segoe UI" w:hAnsi="Segoe UI" w:cs="Segoe UI"/>
        </w:rPr>
        <w:t>3</w:t>
      </w:r>
      <w:r w:rsidRPr="00FC2824" w:rsidR="00146AD2">
        <w:rPr>
          <w:rFonts w:ascii="Segoe UI" w:hAnsi="Segoe UI" w:cs="Segoe UI"/>
        </w:rPr>
        <w:t>.1 Origen y procedencia de los datos</w:t>
      </w:r>
      <w:bookmarkEnd w:id="12"/>
    </w:p>
    <w:p w:rsidRPr="00FC2824" w:rsidR="00146AD2" w:rsidRDefault="00146AD2" w14:paraId="34AC6584" w14:textId="77777777">
      <w:pPr>
        <w:spacing w:after="0" w:line="260" w:lineRule="auto"/>
        <w:ind w:left="-5" w:hanging="10"/>
        <w:rPr>
          <w:rFonts w:ascii="Segoe UI" w:hAnsi="Segoe UI" w:eastAsia="Quattrocento Sans" w:cs="Segoe UI"/>
        </w:rPr>
      </w:pPr>
    </w:p>
    <w:p w:rsidRPr="00FC2824" w:rsidR="00BF7A40" w:rsidRDefault="00926C14" w14:paraId="0000005B" w14:textId="1672403D">
      <w:pPr>
        <w:spacing w:after="0" w:line="260" w:lineRule="auto"/>
        <w:ind w:left="-5" w:hanging="10"/>
        <w:rPr>
          <w:rFonts w:ascii="Segoe UI" w:hAnsi="Segoe UI" w:eastAsia="Quattrocento Sans" w:cs="Segoe UI"/>
        </w:rPr>
      </w:pPr>
      <w:r w:rsidRPr="00FC2824">
        <w:rPr>
          <w:rFonts w:ascii="Segoe UI" w:hAnsi="Segoe UI" w:eastAsia="Quattrocento Sans" w:cs="Segoe UI"/>
        </w:rPr>
        <w:t xml:space="preserve">A </w:t>
      </w:r>
      <w:r w:rsidRPr="00FC2824" w:rsidR="00146AD2">
        <w:rPr>
          <w:rFonts w:ascii="Segoe UI" w:hAnsi="Segoe UI" w:eastAsia="Quattrocento Sans" w:cs="Segoe UI"/>
        </w:rPr>
        <w:t>continuación,</w:t>
      </w:r>
      <w:r w:rsidRPr="00FC2824">
        <w:rPr>
          <w:rFonts w:ascii="Segoe UI" w:hAnsi="Segoe UI" w:eastAsia="Quattrocento Sans" w:cs="Segoe UI"/>
        </w:rPr>
        <w:t xml:space="preserve"> se lista los datos asociados a la base de datos recibida para el proyecto </w:t>
      </w:r>
      <w:r w:rsidRPr="00FC2824" w:rsidR="00770876">
        <w:rPr>
          <w:rFonts w:ascii="Segoe UI" w:hAnsi="Segoe UI" w:eastAsia="Quattrocento Sans" w:cs="Segoe UI"/>
        </w:rPr>
        <w:t>AGORA</w:t>
      </w:r>
      <w:r w:rsidRPr="00FC2824">
        <w:rPr>
          <w:rFonts w:ascii="Segoe UI" w:hAnsi="Segoe UI" w:eastAsia="Quattrocento Sans" w:cs="Segoe UI"/>
        </w:rPr>
        <w:t>:</w:t>
      </w:r>
    </w:p>
    <w:p w:rsidRPr="00FC2824" w:rsidR="00BF7A40" w:rsidRDefault="006B2613" w14:paraId="0000005C" w14:textId="77777777">
      <w:pPr>
        <w:spacing w:after="0"/>
        <w:rPr>
          <w:rFonts w:ascii="Segoe UI" w:hAnsi="Segoe UI" w:eastAsia="Quattrocento Sans" w:cs="Segoe UI"/>
        </w:rPr>
      </w:pPr>
      <w:r w:rsidRPr="00FC2824">
        <w:rPr>
          <w:rFonts w:ascii="Segoe UI" w:hAnsi="Segoe UI" w:eastAsia="Quattrocento Sans" w:cs="Segoe UI"/>
        </w:rPr>
        <w:t xml:space="preserve"> </w:t>
      </w:r>
    </w:p>
    <w:tbl>
      <w:tblPr>
        <w:tblW w:w="8895" w:type="dxa"/>
        <w:tblInd w:w="-68" w:type="dxa"/>
        <w:tblLayout w:type="fixed"/>
        <w:tblCellMar>
          <w:top w:w="151" w:type="dxa"/>
          <w:left w:w="85" w:type="dxa"/>
          <w:right w:w="0" w:type="dxa"/>
        </w:tblCellMar>
        <w:tblLook w:val="0400" w:firstRow="0" w:lastRow="0" w:firstColumn="0" w:lastColumn="0" w:noHBand="0" w:noVBand="1"/>
      </w:tblPr>
      <w:tblGrid>
        <w:gridCol w:w="3540"/>
        <w:gridCol w:w="5355"/>
      </w:tblGrid>
      <w:tr w:rsidRPr="00FC2824" w:rsidR="00BF7A40" w:rsidTr="47133FC3" w14:paraId="7002FC0E" w14:textId="77777777">
        <w:trPr>
          <w:trHeight w:val="765"/>
        </w:trPr>
        <w:tc>
          <w:tcPr>
            <w:tcW w:w="35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FC2824" w:rsidR="00BF7A40" w:rsidRDefault="006B2613" w14:paraId="0000005D" w14:textId="77777777">
            <w:pPr>
              <w:ind w:left="12" w:right="98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Nombre de la fuente en el proyecto: </w:t>
            </w:r>
          </w:p>
        </w:tc>
        <w:tc>
          <w:tcPr>
            <w:tcW w:w="53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FC2824" w:rsidR="00BF7A40" w:rsidRDefault="00326379" w14:paraId="0000005E" w14:textId="6C9540CC">
            <w:pPr>
              <w:ind w:right="-24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cs="Segoe UI"/>
              </w:rPr>
              <w:t>SEGCOVID</w:t>
            </w:r>
          </w:p>
        </w:tc>
      </w:tr>
      <w:tr w:rsidRPr="00FC2824" w:rsidR="00BF7A40" w:rsidTr="47133FC3" w14:paraId="3D8C928F" w14:textId="77777777">
        <w:trPr>
          <w:trHeight w:val="495"/>
        </w:trPr>
        <w:tc>
          <w:tcPr>
            <w:tcW w:w="35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FC2824" w:rsidR="00BF7A40" w:rsidRDefault="006B2613" w14:paraId="0000005F" w14:textId="77777777">
            <w:pPr>
              <w:ind w:left="1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Número de archivos o tablas</w:t>
            </w:r>
            <w:r w:rsidRPr="00FC2824">
              <w:rPr>
                <w:rFonts w:ascii="Segoe UI" w:hAnsi="Segoe UI" w:eastAsia="Quattrocento Sans" w:cs="Segoe UI"/>
                <w:vertAlign w:val="superscript"/>
              </w:rPr>
              <w:t>1</w:t>
            </w:r>
            <w:r w:rsidRPr="00FC2824">
              <w:rPr>
                <w:rFonts w:ascii="Segoe UI" w:hAnsi="Segoe UI" w:eastAsia="Quattrocento Sans" w:cs="Segoe UI"/>
              </w:rPr>
              <w:t xml:space="preserve">: </w:t>
            </w:r>
          </w:p>
        </w:tc>
        <w:tc>
          <w:tcPr>
            <w:tcW w:w="53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FC2824" w:rsidR="00BF7A40" w:rsidRDefault="006B2613" w14:paraId="00000060" w14:textId="14E36A1C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  <w:sz w:val="23"/>
                <w:szCs w:val="23"/>
              </w:rPr>
              <w:t>1</w:t>
            </w:r>
            <w:r w:rsidRPr="00FC2824" w:rsidR="00F17D76">
              <w:rPr>
                <w:rFonts w:ascii="Segoe UI" w:hAnsi="Segoe UI" w:eastAsia="Quattrocento Sans" w:cs="Segoe UI"/>
                <w:sz w:val="23"/>
                <w:szCs w:val="23"/>
              </w:rPr>
              <w:t>0</w:t>
            </w:r>
            <w:r w:rsidRPr="00FC2824">
              <w:rPr>
                <w:rFonts w:ascii="Segoe UI" w:hAnsi="Segoe UI" w:eastAsia="Quattrocento Sans" w:cs="Segoe UI"/>
                <w:sz w:val="23"/>
                <w:szCs w:val="23"/>
              </w:rPr>
              <w:t xml:space="preserve"> carpetas con la información por año </w:t>
            </w:r>
          </w:p>
        </w:tc>
      </w:tr>
      <w:tr w:rsidRPr="00FC2824" w:rsidR="00BF7A40" w:rsidTr="722CBDB9" w14:paraId="7A4173DA" w14:textId="77777777">
        <w:trPr>
          <w:trHeight w:val="765"/>
        </w:trPr>
        <w:tc>
          <w:tcPr>
            <w:tcW w:w="35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FC2824" w:rsidR="00BF7A40" w:rsidRDefault="006B2613" w14:paraId="00000061" w14:textId="77777777">
            <w:pPr>
              <w:ind w:left="1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Nombre del archivo original de la fuente entregado</w:t>
            </w:r>
            <w:r w:rsidRPr="00FC2824">
              <w:rPr>
                <w:rFonts w:ascii="Segoe UI" w:hAnsi="Segoe UI" w:eastAsia="Quattrocento Sans" w:cs="Segoe UI"/>
                <w:vertAlign w:val="superscript"/>
              </w:rPr>
              <w:t>2</w:t>
            </w:r>
            <w:r w:rsidRPr="00FC2824">
              <w:rPr>
                <w:rFonts w:ascii="Segoe UI" w:hAnsi="Segoe UI" w:eastAsia="Quattrocento Sans" w:cs="Segoe UI"/>
              </w:rPr>
              <w:t xml:space="preserve">: </w:t>
            </w:r>
          </w:p>
        </w:tc>
        <w:tc>
          <w:tcPr>
            <w:tcW w:w="53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</w:tcPr>
          <w:p w:rsidRPr="00FC2824" w:rsidR="00BF7A40" w:rsidRDefault="00986585" w14:paraId="00000062" w14:textId="4327082A">
            <w:pPr>
              <w:jc w:val="both"/>
              <w:rPr>
                <w:rFonts w:ascii="Segoe UI" w:hAnsi="Segoe UI" w:cs="Segoe UI"/>
                <w:highlight w:val="yellow"/>
              </w:rPr>
            </w:pPr>
            <w:sdt>
              <w:sdtPr>
                <w:rPr>
                  <w:rFonts w:ascii="Segoe UI" w:hAnsi="Segoe UI" w:cs="Segoe UI"/>
                  <w:highlight w:val="yellow"/>
                </w:rPr>
                <w:tag w:val="goog_rdk_2"/>
                <w:id w:val="-1447221890"/>
                <w:placeholder>
                  <w:docPart w:val="11BD0A341F534F56AEAEF26A22C9241E"/>
                </w:placeholder>
              </w:sdtPr>
              <w:sdtContent>
                <w:commentRangeStart w:id="13"/>
              </w:sdtContent>
            </w:sdt>
            <w:commentRangeEnd w:id="13"/>
            <w:r w:rsidRPr="00FC2824" w:rsidR="006B2613">
              <w:rPr>
                <w:rStyle w:val="CommentReference"/>
                <w:rFonts w:ascii="Segoe UI" w:hAnsi="Segoe UI" w:cs="Segoe UI"/>
              </w:rPr>
              <w:commentReference w:id="13"/>
            </w:r>
            <w:r w:rsidR="00326379">
              <w:rPr>
                <w:rFonts w:ascii="Segoe UI" w:hAnsi="Segoe UI" w:cs="Segoe UI"/>
                <w:highlight w:val="yellow"/>
              </w:rPr>
              <w:t>Segcovid</w:t>
            </w:r>
            <w:r w:rsidR="00FD5E9C">
              <w:rPr>
                <w:rFonts w:ascii="Segoe UI" w:hAnsi="Segoe UI" w:cs="Segoe UI"/>
                <w:highlight w:val="yellow"/>
              </w:rPr>
              <w:t>.</w:t>
            </w:r>
            <w:r w:rsidRPr="00FC2824" w:rsidR="24F5D066">
              <w:rPr>
                <w:rFonts w:ascii="Segoe UI" w:hAnsi="Segoe UI" w:cs="Segoe UI"/>
                <w:highlight w:val="yellow"/>
              </w:rPr>
              <w:t>zip</w:t>
            </w:r>
          </w:p>
        </w:tc>
      </w:tr>
      <w:tr w:rsidRPr="00FC2824" w:rsidR="00BF7A40" w:rsidTr="47133FC3" w14:paraId="5A1A43F3" w14:textId="77777777">
        <w:trPr>
          <w:trHeight w:val="765"/>
        </w:trPr>
        <w:tc>
          <w:tcPr>
            <w:tcW w:w="35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FC2824" w:rsidR="00BF7A40" w:rsidRDefault="006B2613" w14:paraId="00000063" w14:textId="77777777">
            <w:pPr>
              <w:ind w:left="1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Ruta del archivo original y archivos de trabajo</w:t>
            </w:r>
            <w:r w:rsidRPr="00FC2824">
              <w:rPr>
                <w:rFonts w:ascii="Segoe UI" w:hAnsi="Segoe UI" w:eastAsia="Quattrocento Sans" w:cs="Segoe UI"/>
                <w:vertAlign w:val="superscript"/>
              </w:rPr>
              <w:t>3</w:t>
            </w:r>
            <w:r w:rsidRPr="00FC2824">
              <w:rPr>
                <w:rFonts w:ascii="Segoe UI" w:hAnsi="Segoe UI" w:eastAsia="Quattrocento Sans" w:cs="Segoe UI"/>
              </w:rPr>
              <w:t xml:space="preserve">: </w:t>
            </w:r>
          </w:p>
        </w:tc>
        <w:tc>
          <w:tcPr>
            <w:tcW w:w="53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BF7A40" w:rsidRDefault="00986585" w14:paraId="00000064" w14:textId="0DEF18AC">
            <w:pPr>
              <w:ind w:left="12"/>
              <w:rPr>
                <w:rFonts w:ascii="Segoe UI" w:hAnsi="Segoe UI" w:eastAsia="Quattrocento Sans" w:cs="Segoe UI"/>
              </w:rPr>
            </w:pPr>
            <w:sdt>
              <w:sdtPr>
                <w:rPr>
                  <w:rFonts w:ascii="Segoe UI" w:hAnsi="Segoe UI" w:cs="Segoe UI"/>
                </w:rPr>
                <w:tag w:val="goog_rdk_4"/>
                <w:id w:val="2014100135"/>
                <w:placeholder>
                  <w:docPart w:val="59326A9E7D04466DA622C68D8BC94566"/>
                </w:placeholder>
              </w:sdtPr>
              <w:sdtContent/>
            </w:sdt>
            <w:sdt>
              <w:sdtPr>
                <w:rPr>
                  <w:rFonts w:ascii="Segoe UI" w:hAnsi="Segoe UI" w:cs="Segoe UI"/>
                </w:rPr>
                <w:tag w:val="goog_rdk_5"/>
                <w:id w:val="63541029"/>
                <w:placeholder>
                  <w:docPart w:val="59326A9E7D04466DA622C68D8BC94566"/>
                </w:placeholder>
              </w:sdtPr>
              <w:sdtContent/>
            </w:sdt>
            <w:r w:rsidRPr="008D32F4" w:rsidR="006B2613">
              <w:rPr>
                <w:rFonts w:ascii="Segoe UI" w:hAnsi="Segoe UI" w:eastAsia="Quattrocento Sans" w:cs="Segoe UI"/>
              </w:rPr>
              <w:t>//caoba-</w:t>
            </w:r>
            <w:proofErr w:type="spellStart"/>
            <w:r w:rsidRPr="008D32F4" w:rsidR="006B2613">
              <w:rPr>
                <w:rFonts w:ascii="Segoe UI" w:hAnsi="Segoe UI" w:eastAsia="Quattrocento Sans" w:cs="Segoe UI"/>
              </w:rPr>
              <w:t>access.virtual</w:t>
            </w:r>
            <w:proofErr w:type="spellEnd"/>
            <w:r w:rsidRPr="008D32F4" w:rsidR="006B2613">
              <w:rPr>
                <w:rFonts w:ascii="Segoe UI" w:hAnsi="Segoe UI" w:eastAsia="Quattrocento Sans" w:cs="Segoe UI"/>
              </w:rPr>
              <w:t xml:space="preserve">.  </w:t>
            </w:r>
            <w:bookmarkStart w:name="_Int_h3SG0cMo" w:id="14"/>
            <w:r w:rsidRPr="008D32F4" w:rsidR="006B2613">
              <w:rPr>
                <w:rFonts w:ascii="Segoe UI" w:hAnsi="Segoe UI" w:eastAsia="Quattrocento Sans" w:cs="Segoe UI"/>
              </w:rPr>
              <w:t>.dfs.core.windows.net</w:t>
            </w:r>
            <w:bookmarkEnd w:id="14"/>
            <w:r w:rsidRPr="008D32F4" w:rsidR="006B2613">
              <w:rPr>
                <w:rFonts w:ascii="Segoe UI" w:hAnsi="Segoe UI" w:eastAsia="Quattrocento Sans" w:cs="Segoe UI"/>
              </w:rPr>
              <w:t>/</w:t>
            </w:r>
            <w:proofErr w:type="spellStart"/>
            <w:r w:rsidRPr="008D32F4" w:rsidR="00326379">
              <w:rPr>
                <w:rFonts w:ascii="Segoe UI" w:hAnsi="Segoe UI" w:eastAsia="Quattrocento Sans" w:cs="Segoe UI"/>
              </w:rPr>
              <w:t>segcovid</w:t>
            </w:r>
            <w:proofErr w:type="spellEnd"/>
            <w:r w:rsidRPr="008D32F4" w:rsidR="006B2613">
              <w:rPr>
                <w:rFonts w:ascii="Segoe UI" w:hAnsi="Segoe UI" w:eastAsia="Quattrocento Sans" w:cs="Segoe UI"/>
              </w:rPr>
              <w:t>/</w:t>
            </w:r>
            <w:proofErr w:type="spellStart"/>
            <w:r w:rsidRPr="008D32F4" w:rsidR="00326379">
              <w:rPr>
                <w:rFonts w:ascii="Segoe UI" w:hAnsi="Segoe UI" w:eastAsia="Quattrocento Sans" w:cs="Segoe UI"/>
              </w:rPr>
              <w:t>segcovid</w:t>
            </w:r>
            <w:r w:rsidRPr="008D32F4" w:rsidR="006B2613">
              <w:rPr>
                <w:rFonts w:ascii="Segoe UI" w:hAnsi="Segoe UI" w:eastAsia="Quattrocento Sans" w:cs="Segoe UI"/>
              </w:rPr>
              <w:t>_parquet</w:t>
            </w:r>
            <w:proofErr w:type="spellEnd"/>
            <w:r w:rsidRPr="008D32F4" w:rsidR="006B2613">
              <w:rPr>
                <w:rFonts w:ascii="Segoe UI" w:hAnsi="Segoe UI" w:eastAsia="Quattrocento Sans" w:cs="Segoe UI"/>
              </w:rPr>
              <w:t>_</w:t>
            </w:r>
            <w:r w:rsidRPr="008D32F4" w:rsidR="74F0BB09">
              <w:rPr>
                <w:rFonts w:ascii="Segoe UI" w:hAnsi="Segoe UI" w:eastAsia="Quattrocento Sans" w:cs="Segoe UI"/>
              </w:rPr>
              <w:t>{año}</w:t>
            </w:r>
          </w:p>
        </w:tc>
      </w:tr>
    </w:tbl>
    <w:p w:rsidRPr="00FC2824" w:rsidR="000E5D05" w:rsidP="000E5D05" w:rsidRDefault="000E5D05" w14:paraId="1C582E0B" w14:textId="10938030">
      <w:pPr>
        <w:pStyle w:val="Caption"/>
        <w:keepNext/>
        <w:jc w:val="center"/>
        <w:rPr>
          <w:rFonts w:ascii="Segoe UI" w:hAnsi="Segoe UI" w:cs="Segoe UI"/>
        </w:rPr>
      </w:pPr>
      <w:r w:rsidRPr="00FC2824">
        <w:rPr>
          <w:rFonts w:ascii="Segoe UI" w:hAnsi="Segoe UI" w:cs="Segoe UI"/>
        </w:rPr>
        <w:t xml:space="preserve">Tabla </w:t>
      </w:r>
      <w:r w:rsidRPr="00FC2824">
        <w:rPr>
          <w:rFonts w:ascii="Segoe UI" w:hAnsi="Segoe UI" w:cs="Segoe UI"/>
        </w:rPr>
        <w:fldChar w:fldCharType="begin"/>
      </w:r>
      <w:r w:rsidRPr="00FC2824">
        <w:rPr>
          <w:rFonts w:ascii="Segoe UI" w:hAnsi="Segoe UI" w:cs="Segoe UI"/>
        </w:rPr>
        <w:instrText xml:space="preserve"> SEQ Tabla \* ARABIC </w:instrText>
      </w:r>
      <w:r w:rsidRPr="00FC2824">
        <w:rPr>
          <w:rFonts w:ascii="Segoe UI" w:hAnsi="Segoe UI" w:cs="Segoe UI"/>
        </w:rPr>
        <w:fldChar w:fldCharType="separate"/>
      </w:r>
      <w:r w:rsidR="00926808">
        <w:rPr>
          <w:rFonts w:ascii="Segoe UI" w:hAnsi="Segoe UI" w:cs="Segoe UI"/>
          <w:noProof/>
        </w:rPr>
        <w:t>1</w:t>
      </w:r>
      <w:r w:rsidRPr="00FC2824">
        <w:rPr>
          <w:rFonts w:ascii="Segoe UI" w:hAnsi="Segoe UI" w:cs="Segoe UI"/>
        </w:rPr>
        <w:fldChar w:fldCharType="end"/>
      </w:r>
      <w:r w:rsidRPr="00FC2824">
        <w:rPr>
          <w:rFonts w:ascii="Segoe UI" w:hAnsi="Segoe UI" w:cs="Segoe UI"/>
        </w:rPr>
        <w:t xml:space="preserve">. Descripción inicial de la fuente </w:t>
      </w:r>
      <w:r w:rsidR="00A2712B">
        <w:rPr>
          <w:rFonts w:ascii="Segoe UI" w:hAnsi="Segoe UI" w:cs="Segoe UI"/>
        </w:rPr>
        <w:t>SEGCOVID</w:t>
      </w:r>
    </w:p>
    <w:p w:rsidRPr="00FC2824" w:rsidR="00BF7A40" w:rsidP="3F79FE1F" w:rsidRDefault="006B2613" w14:paraId="00000066" w14:textId="6A9A9D1E">
      <w:pPr>
        <w:spacing w:after="378" w:line="264" w:lineRule="auto"/>
        <w:ind w:left="16" w:hanging="10"/>
        <w:jc w:val="both"/>
        <w:rPr>
          <w:rFonts w:ascii="Segoe UI" w:hAnsi="Segoe UI" w:eastAsia="Quattrocento Sans" w:cs="Segoe UI"/>
        </w:rPr>
      </w:pPr>
      <w:r w:rsidRPr="00FC2824">
        <w:rPr>
          <w:rFonts w:ascii="Segoe UI" w:hAnsi="Segoe UI" w:eastAsia="Quattrocento Sans" w:cs="Segoe UI"/>
        </w:rPr>
        <w:t xml:space="preserve">Para el </w:t>
      </w:r>
      <w:r w:rsidRPr="00FC2824" w:rsidR="00146AD2">
        <w:rPr>
          <w:rFonts w:ascii="Segoe UI" w:hAnsi="Segoe UI" w:eastAsia="Quattrocento Sans" w:cs="Segoe UI"/>
        </w:rPr>
        <w:t>procesamiento de los datos,</w:t>
      </w:r>
      <w:r w:rsidRPr="00FC2824">
        <w:rPr>
          <w:rFonts w:ascii="Segoe UI" w:hAnsi="Segoe UI" w:eastAsia="Quattrocento Sans" w:cs="Segoe UI"/>
        </w:rPr>
        <w:t xml:space="preserve"> se definió unos contendores </w:t>
      </w:r>
      <w:r w:rsidRPr="00FC2824" w:rsidR="2F887C22">
        <w:rPr>
          <w:rFonts w:ascii="Segoe UI" w:hAnsi="Segoe UI" w:eastAsia="Quattrocento Sans" w:cs="Segoe UI"/>
        </w:rPr>
        <w:t xml:space="preserve">en la infraestructura </w:t>
      </w:r>
      <w:r w:rsidRPr="00FC2824">
        <w:rPr>
          <w:rFonts w:ascii="Segoe UI" w:hAnsi="Segoe UI" w:eastAsia="Quattrocento Sans" w:cs="Segoe UI"/>
        </w:rPr>
        <w:t xml:space="preserve">con la información por año. Esta información está consolidada desde el año </w:t>
      </w:r>
      <w:r w:rsidR="00FC0983">
        <w:rPr>
          <w:rFonts w:ascii="Segoe UI" w:hAnsi="Segoe UI" w:eastAsia="Quattrocento Sans" w:cs="Segoe UI"/>
        </w:rPr>
        <w:t>2020</w:t>
      </w:r>
      <w:r w:rsidRPr="00FC2824">
        <w:rPr>
          <w:rFonts w:ascii="Segoe UI" w:hAnsi="Segoe UI" w:eastAsia="Quattrocento Sans" w:cs="Segoe UI"/>
        </w:rPr>
        <w:t xml:space="preserve"> hasta el año </w:t>
      </w:r>
      <w:r w:rsidRPr="00FC2824" w:rsidR="008C7C9F">
        <w:rPr>
          <w:rFonts w:ascii="Segoe UI" w:hAnsi="Segoe UI" w:eastAsia="Quattrocento Sans" w:cs="Segoe UI"/>
        </w:rPr>
        <w:t>2023</w:t>
      </w:r>
      <w:r w:rsidRPr="00FC2824">
        <w:rPr>
          <w:rFonts w:ascii="Segoe UI" w:hAnsi="Segoe UI" w:eastAsia="Quattrocento Sans" w:cs="Segoe UI"/>
        </w:rPr>
        <w:t>.</w:t>
      </w:r>
    </w:p>
    <w:p w:rsidR="00DD42D1" w:rsidP="000E5D05" w:rsidRDefault="008C7C9F" w14:paraId="54EB13F5" w14:textId="193D67BF">
      <w:pPr>
        <w:pStyle w:val="Caption"/>
        <w:jc w:val="center"/>
        <w:rPr>
          <w:rFonts w:ascii="Segoe UI" w:hAnsi="Segoe UI" w:cs="Segoe UI"/>
        </w:rPr>
      </w:pPr>
      <w:r w:rsidRPr="00FC2824">
        <w:rPr>
          <w:rFonts w:ascii="Segoe UI" w:hAnsi="Segoe UI" w:cs="Segoe UI"/>
          <w:noProof/>
        </w:rPr>
        <w:t xml:space="preserve"> </w:t>
      </w:r>
      <w:r w:rsidR="00845F0D">
        <w:rPr>
          <w:noProof/>
        </w:rPr>
        <w:drawing>
          <wp:inline distT="0" distB="0" distL="0" distR="0" wp14:anchorId="2279CC45" wp14:editId="359E2CE9">
            <wp:extent cx="2486025" cy="1181100"/>
            <wp:effectExtent l="0" t="0" r="9525" b="0"/>
            <wp:docPr id="80448253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82539" name="Imagen 1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Hlk164956261" w:id="15"/>
    </w:p>
    <w:p w:rsidRPr="00FC2824" w:rsidR="00BF7A40" w:rsidP="000E5D05" w:rsidRDefault="000E5D05" w14:paraId="13F64E29" w14:textId="07F0F30E">
      <w:pPr>
        <w:pStyle w:val="Caption"/>
        <w:jc w:val="center"/>
        <w:rPr>
          <w:rFonts w:ascii="Segoe UI" w:hAnsi="Segoe UI" w:eastAsia="Quattrocento Sans" w:cs="Segoe UI"/>
        </w:rPr>
      </w:pPr>
      <w:bookmarkStart w:name="_Toc164970968" w:id="16"/>
      <w:r w:rsidRPr="00FC2824">
        <w:rPr>
          <w:rFonts w:ascii="Segoe UI" w:hAnsi="Segoe UI" w:cs="Segoe UI"/>
        </w:rPr>
        <w:t xml:space="preserve">Imagen </w:t>
      </w:r>
      <w:r w:rsidRPr="00FC2824">
        <w:rPr>
          <w:rFonts w:ascii="Segoe UI" w:hAnsi="Segoe UI" w:cs="Segoe UI"/>
        </w:rPr>
        <w:fldChar w:fldCharType="begin"/>
      </w:r>
      <w:r w:rsidRPr="00FC2824">
        <w:rPr>
          <w:rFonts w:ascii="Segoe UI" w:hAnsi="Segoe UI" w:cs="Segoe UI"/>
        </w:rPr>
        <w:instrText xml:space="preserve"> SEQ Imagen \* ARABIC </w:instrText>
      </w:r>
      <w:r w:rsidRPr="00FC2824">
        <w:rPr>
          <w:rFonts w:ascii="Segoe UI" w:hAnsi="Segoe UI" w:cs="Segoe UI"/>
        </w:rPr>
        <w:fldChar w:fldCharType="separate"/>
      </w:r>
      <w:r w:rsidRPr="00FC2824">
        <w:rPr>
          <w:rFonts w:ascii="Segoe UI" w:hAnsi="Segoe UI" w:cs="Segoe UI"/>
          <w:noProof/>
        </w:rPr>
        <w:t>1</w:t>
      </w:r>
      <w:r w:rsidRPr="00FC2824">
        <w:rPr>
          <w:rFonts w:ascii="Segoe UI" w:hAnsi="Segoe UI" w:cs="Segoe UI"/>
        </w:rPr>
        <w:fldChar w:fldCharType="end"/>
      </w:r>
      <w:r w:rsidRPr="00FC2824">
        <w:rPr>
          <w:rFonts w:ascii="Segoe UI" w:hAnsi="Segoe UI" w:cs="Segoe UI"/>
        </w:rPr>
        <w:t xml:space="preserve">. Carpetas por años de la fuente </w:t>
      </w:r>
      <w:bookmarkEnd w:id="15"/>
      <w:r w:rsidR="00326379">
        <w:rPr>
          <w:rFonts w:ascii="Segoe UI" w:hAnsi="Segoe UI" w:cs="Segoe UI"/>
        </w:rPr>
        <w:t>SEGCOVID</w:t>
      </w:r>
      <w:bookmarkEnd w:id="16"/>
    </w:p>
    <w:p w:rsidRPr="00FC2824" w:rsidR="000E5D05" w:rsidP="00146AD2" w:rsidRDefault="000E5D05" w14:paraId="739177F3" w14:textId="77777777">
      <w:pPr>
        <w:spacing w:after="378" w:line="264" w:lineRule="auto"/>
        <w:ind w:left="16" w:hanging="10"/>
        <w:jc w:val="center"/>
        <w:rPr>
          <w:rFonts w:ascii="Segoe UI" w:hAnsi="Segoe UI" w:eastAsia="Quattrocento Sans" w:cs="Segoe UI"/>
        </w:rPr>
      </w:pPr>
    </w:p>
    <w:p w:rsidR="00146AD2" w:rsidRDefault="00146AD2" w14:paraId="0333F7A7" w14:textId="428BE0F6">
      <w:pPr>
        <w:spacing w:after="378" w:line="264" w:lineRule="auto"/>
        <w:ind w:left="16" w:hanging="10"/>
        <w:rPr>
          <w:rFonts w:ascii="Segoe UI" w:hAnsi="Segoe UI" w:eastAsia="Quattrocento Sans" w:cs="Segoe UI"/>
        </w:rPr>
      </w:pPr>
      <w:r w:rsidRPr="00FC2824">
        <w:rPr>
          <w:rFonts w:ascii="Segoe UI" w:hAnsi="Segoe UI" w:eastAsia="Quattrocento Sans" w:cs="Segoe UI"/>
        </w:rPr>
        <w:t>El procesamiento se realizará sobre estas carpetas</w:t>
      </w:r>
      <w:r w:rsidRPr="00FC2824" w:rsidR="4984F328">
        <w:rPr>
          <w:rFonts w:ascii="Segoe UI" w:hAnsi="Segoe UI" w:eastAsia="Quattrocento Sans" w:cs="Segoe UI"/>
        </w:rPr>
        <w:t xml:space="preserve"> para poder</w:t>
      </w:r>
      <w:r w:rsidRPr="00FC2824">
        <w:rPr>
          <w:rFonts w:ascii="Segoe UI" w:hAnsi="Segoe UI" w:eastAsia="Quattrocento Sans" w:cs="Segoe UI"/>
        </w:rPr>
        <w:t xml:space="preserve"> analizar de una fecha </w:t>
      </w:r>
      <w:r w:rsidRPr="00FC2824" w:rsidR="00760597">
        <w:rPr>
          <w:rFonts w:ascii="Segoe UI" w:hAnsi="Segoe UI" w:eastAsia="Quattrocento Sans" w:cs="Segoe UI"/>
        </w:rPr>
        <w:t>específica</w:t>
      </w:r>
      <w:r w:rsidRPr="00FC2824">
        <w:rPr>
          <w:rFonts w:ascii="Segoe UI" w:hAnsi="Segoe UI" w:eastAsia="Quattrocento Sans" w:cs="Segoe UI"/>
        </w:rPr>
        <w:t xml:space="preserve"> o consolidar todas las fechas para un mayor análisis.</w:t>
      </w:r>
    </w:p>
    <w:p w:rsidRPr="00FC2824" w:rsidR="00FC0983" w:rsidRDefault="00FC0983" w14:paraId="24A6588D" w14:textId="77777777">
      <w:pPr>
        <w:spacing w:after="378" w:line="264" w:lineRule="auto"/>
        <w:ind w:left="16" w:hanging="10"/>
        <w:rPr>
          <w:rFonts w:ascii="Segoe UI" w:hAnsi="Segoe UI" w:eastAsia="Quattrocento Sans" w:cs="Segoe UI"/>
        </w:rPr>
      </w:pPr>
    </w:p>
    <w:p w:rsidRPr="00FC2824" w:rsidR="00146AD2" w:rsidP="00C01B71" w:rsidRDefault="008E2FD7" w14:paraId="7425C4D4" w14:textId="3A302233">
      <w:pPr>
        <w:pStyle w:val="Heading2"/>
        <w:rPr>
          <w:rFonts w:ascii="Segoe UI" w:hAnsi="Segoe UI" w:cs="Segoe UI"/>
        </w:rPr>
      </w:pPr>
      <w:bookmarkStart w:name="_Toc165995111" w:id="17"/>
      <w:r w:rsidRPr="00FC2824">
        <w:rPr>
          <w:rFonts w:ascii="Segoe UI" w:hAnsi="Segoe UI" w:cs="Segoe UI"/>
        </w:rPr>
        <w:t>3</w:t>
      </w:r>
      <w:r w:rsidRPr="00FC2824" w:rsidR="00146AD2">
        <w:rPr>
          <w:rFonts w:ascii="Segoe UI" w:hAnsi="Segoe UI" w:cs="Segoe UI"/>
        </w:rPr>
        <w:t xml:space="preserve">.2 Descripción </w:t>
      </w:r>
      <w:r w:rsidRPr="00FC2824" w:rsidR="00183E1C">
        <w:rPr>
          <w:rFonts w:ascii="Segoe UI" w:hAnsi="Segoe UI" w:cs="Segoe UI"/>
        </w:rPr>
        <w:t>general</w:t>
      </w:r>
      <w:r w:rsidRPr="00FC2824" w:rsidR="00146AD2">
        <w:rPr>
          <w:rFonts w:ascii="Segoe UI" w:hAnsi="Segoe UI" w:cs="Segoe UI"/>
        </w:rPr>
        <w:t xml:space="preserve"> de </w:t>
      </w:r>
      <w:r w:rsidR="00326379">
        <w:rPr>
          <w:rFonts w:ascii="Segoe UI" w:hAnsi="Segoe UI" w:cs="Segoe UI"/>
        </w:rPr>
        <w:t>SEGCOVID</w:t>
      </w:r>
      <w:bookmarkEnd w:id="17"/>
    </w:p>
    <w:p w:rsidRPr="00FC2824" w:rsidR="009D318A" w:rsidRDefault="009D318A" w14:paraId="00000068" w14:textId="7A320602">
      <w:pPr>
        <w:rPr>
          <w:rFonts w:ascii="Segoe UI" w:hAnsi="Segoe UI" w:eastAsia="Quattrocento Sans" w:cs="Segoe UI"/>
        </w:rPr>
      </w:pPr>
    </w:p>
    <w:p w:rsidRPr="00FC2824" w:rsidR="00DE463D" w:rsidRDefault="00146AD2" w14:paraId="7D27712D" w14:textId="3EC3D980">
      <w:pPr>
        <w:rPr>
          <w:rFonts w:ascii="Segoe UI" w:hAnsi="Segoe UI" w:eastAsia="Quattrocento Sans" w:cs="Segoe UI"/>
          <w:b/>
          <w:bCs/>
        </w:rPr>
      </w:pPr>
      <w:r w:rsidRPr="00FC2824">
        <w:rPr>
          <w:rFonts w:ascii="Segoe UI" w:hAnsi="Segoe UI" w:eastAsia="Quattrocento Sans" w:cs="Segoe UI"/>
        </w:rPr>
        <w:t xml:space="preserve">A continuación, se detalla los </w:t>
      </w:r>
      <w:r w:rsidRPr="00FC2824" w:rsidR="6153EFC2">
        <w:rPr>
          <w:rFonts w:ascii="Segoe UI" w:hAnsi="Segoe UI" w:eastAsia="Quattrocento Sans" w:cs="Segoe UI"/>
        </w:rPr>
        <w:t>registros</w:t>
      </w:r>
      <w:r w:rsidRPr="00FC2824">
        <w:rPr>
          <w:rFonts w:ascii="Segoe UI" w:hAnsi="Segoe UI" w:eastAsia="Quattrocento Sans" w:cs="Segoe UI"/>
        </w:rPr>
        <w:t xml:space="preserve"> por </w:t>
      </w:r>
      <w:r w:rsidRPr="00FC2824" w:rsidR="0050132B">
        <w:rPr>
          <w:rFonts w:ascii="Segoe UI" w:hAnsi="Segoe UI" w:eastAsia="Quattrocento Sans" w:cs="Segoe UI"/>
        </w:rPr>
        <w:t>año</w:t>
      </w:r>
      <w:r w:rsidRPr="00FC2824">
        <w:rPr>
          <w:rFonts w:ascii="Segoe UI" w:hAnsi="Segoe UI" w:eastAsia="Quattrocento Sans" w:cs="Segoe UI"/>
        </w:rPr>
        <w:t xml:space="preserve"> de los registros </w:t>
      </w:r>
      <w:r w:rsidR="00D31F4E">
        <w:rPr>
          <w:rFonts w:ascii="Segoe UI" w:hAnsi="Segoe UI" w:eastAsia="Quattrocento Sans" w:cs="Segoe UI"/>
        </w:rPr>
        <w:t>proporcionados</w:t>
      </w:r>
      <w:r w:rsidRPr="00FC2824">
        <w:rPr>
          <w:rFonts w:ascii="Segoe UI" w:hAnsi="Segoe UI" w:eastAsia="Quattrocento Sans" w:cs="Segoe UI"/>
        </w:rPr>
        <w:t>:</w:t>
      </w:r>
    </w:p>
    <w:tbl>
      <w:tblPr>
        <w:tblW w:w="645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7"/>
        <w:gridCol w:w="1650"/>
        <w:gridCol w:w="1641"/>
        <w:gridCol w:w="1362"/>
      </w:tblGrid>
      <w:tr w:rsidRPr="00FC2824" w:rsidR="005E16F4" w:rsidTr="00A2712B" w14:paraId="7AEB39B9" w14:textId="77777777">
        <w:trPr>
          <w:jc w:val="center"/>
        </w:trPr>
        <w:tc>
          <w:tcPr>
            <w:tcW w:w="179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FC2824" w:rsidR="005E16F4" w:rsidP="00DE463D" w:rsidRDefault="005E16F4" w14:paraId="6D2DCFBE" w14:textId="77777777">
            <w:pPr>
              <w:spacing w:after="0" w:line="240" w:lineRule="auto"/>
              <w:jc w:val="center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FC2824">
              <w:rPr>
                <w:rFonts w:ascii="Segoe UI" w:hAnsi="Segoe UI" w:eastAsia="Times New Roman" w:cs="Segoe UI"/>
              </w:rPr>
              <w:t>Base</w:t>
            </w:r>
          </w:p>
        </w:tc>
        <w:tc>
          <w:tcPr>
            <w:tcW w:w="165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FC2824" w:rsidR="005E16F4" w:rsidP="00DE463D" w:rsidRDefault="005E16F4" w14:paraId="1187AABB" w14:textId="77777777">
            <w:pPr>
              <w:spacing w:after="0" w:line="240" w:lineRule="auto"/>
              <w:jc w:val="center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FC2824">
              <w:rPr>
                <w:rFonts w:ascii="Segoe UI" w:hAnsi="Segoe UI" w:eastAsia="Times New Roman" w:cs="Segoe UI"/>
              </w:rPr>
              <w:t>#  de Registros</w:t>
            </w:r>
          </w:p>
        </w:tc>
        <w:tc>
          <w:tcPr>
            <w:tcW w:w="164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FC2824" w:rsidR="005E16F4" w:rsidP="00DE463D" w:rsidRDefault="005E16F4" w14:paraId="1CAD8168" w14:textId="77777777">
            <w:pPr>
              <w:spacing w:after="0" w:line="240" w:lineRule="auto"/>
              <w:jc w:val="center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FC2824">
              <w:rPr>
                <w:rFonts w:ascii="Segoe UI" w:hAnsi="Segoe UI" w:eastAsia="Times New Roman" w:cs="Segoe UI"/>
              </w:rPr>
              <w:t># de Columnas</w:t>
            </w:r>
          </w:p>
        </w:tc>
        <w:tc>
          <w:tcPr>
            <w:tcW w:w="136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FC2824" w:rsidR="005E16F4" w:rsidP="00DE463D" w:rsidRDefault="005E16F4" w14:paraId="195EBCE0" w14:textId="77777777">
            <w:pPr>
              <w:spacing w:after="0" w:line="240" w:lineRule="auto"/>
              <w:jc w:val="center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FC2824">
              <w:rPr>
                <w:rFonts w:ascii="Segoe UI" w:hAnsi="Segoe UI" w:eastAsia="Times New Roman" w:cs="Segoe UI"/>
              </w:rPr>
              <w:t>ID Únicos</w:t>
            </w:r>
          </w:p>
        </w:tc>
      </w:tr>
      <w:tr w:rsidRPr="00FC2824" w:rsidR="00A2712B" w:rsidTr="00A2712B" w14:paraId="46B69DE3" w14:textId="77777777">
        <w:trPr>
          <w:jc w:val="center"/>
        </w:trPr>
        <w:tc>
          <w:tcPr>
            <w:tcW w:w="179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FC2824" w:rsidR="00A2712B" w:rsidP="00A2712B" w:rsidRDefault="00A2712B" w14:paraId="4C9A3326" w14:textId="438FE2B9">
            <w:pPr>
              <w:spacing w:after="0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</w:rPr>
              <w:t>SEGCOVID</w:t>
            </w:r>
            <w:r w:rsidRPr="00FC2824">
              <w:rPr>
                <w:rFonts w:ascii="Segoe UI" w:hAnsi="Segoe UI" w:eastAsia="Times New Roman" w:cs="Segoe UI"/>
              </w:rPr>
              <w:t>_2020</w:t>
            </w:r>
          </w:p>
        </w:tc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2712B" w:rsidR="00A2712B" w:rsidP="00A2712B" w:rsidRDefault="00A2712B" w14:paraId="52A91424" w14:textId="0FE9A6E1">
            <w:pPr>
              <w:spacing w:after="0" w:line="240" w:lineRule="auto"/>
              <w:jc w:val="center"/>
              <w:rPr>
                <w:rFonts w:ascii="Segoe UI" w:hAnsi="Segoe UI" w:eastAsia="Times New Roman" w:cs="Segoe UI"/>
                <w:color w:val="auto"/>
              </w:rPr>
            </w:pPr>
            <w:r w:rsidRPr="00A2712B">
              <w:rPr>
                <w:rFonts w:ascii="Segoe UI" w:hAnsi="Segoe UI" w:cs="Segoe UI"/>
              </w:rPr>
              <w:t>1.923.699</w:t>
            </w:r>
          </w:p>
        </w:tc>
        <w:tc>
          <w:tcPr>
            <w:tcW w:w="16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A2712B" w:rsidR="00A2712B" w:rsidP="00A2712B" w:rsidRDefault="00A2712B" w14:paraId="3B769307" w14:textId="39B243AD">
            <w:pPr>
              <w:spacing w:after="0" w:line="240" w:lineRule="auto"/>
              <w:jc w:val="center"/>
              <w:rPr>
                <w:rFonts w:ascii="Segoe UI" w:hAnsi="Segoe UI" w:eastAsia="Times New Roman" w:cs="Segoe UI"/>
                <w:color w:val="auto"/>
              </w:rPr>
            </w:pPr>
            <w:r w:rsidRPr="00A2712B">
              <w:rPr>
                <w:rFonts w:ascii="Segoe UI" w:hAnsi="Segoe UI" w:cs="Segoe UI"/>
              </w:rPr>
              <w:t>40</w:t>
            </w:r>
          </w:p>
        </w:tc>
        <w:tc>
          <w:tcPr>
            <w:tcW w:w="13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2712B" w:rsidR="00A2712B" w:rsidP="00A2712B" w:rsidRDefault="00A2712B" w14:paraId="6600C4E0" w14:textId="06DB0E2E">
            <w:pPr>
              <w:spacing w:after="0" w:line="240" w:lineRule="auto"/>
              <w:jc w:val="center"/>
              <w:rPr>
                <w:rFonts w:ascii="Segoe UI" w:hAnsi="Segoe UI" w:eastAsia="Times New Roman" w:cs="Segoe UI"/>
                <w:color w:val="auto"/>
              </w:rPr>
            </w:pPr>
            <w:r w:rsidRPr="00A2712B">
              <w:rPr>
                <w:rFonts w:ascii="Segoe UI" w:hAnsi="Segoe UI" w:cs="Segoe UI"/>
              </w:rPr>
              <w:t>1.834.066</w:t>
            </w:r>
          </w:p>
        </w:tc>
      </w:tr>
      <w:tr w:rsidRPr="00FC2824" w:rsidR="00A2712B" w:rsidTr="00A2712B" w14:paraId="143245A0" w14:textId="77777777">
        <w:trPr>
          <w:jc w:val="center"/>
        </w:trPr>
        <w:tc>
          <w:tcPr>
            <w:tcW w:w="179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FC2824" w:rsidR="00A2712B" w:rsidP="00A2712B" w:rsidRDefault="00A2712B" w14:paraId="66D3ED72" w14:textId="64339B19">
            <w:pPr>
              <w:spacing w:after="0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</w:rPr>
              <w:t>SEGCOVID_</w:t>
            </w:r>
            <w:r w:rsidRPr="00FC2824">
              <w:rPr>
                <w:rFonts w:ascii="Segoe UI" w:hAnsi="Segoe UI" w:eastAsia="Times New Roman" w:cs="Segoe UI"/>
              </w:rPr>
              <w:t>2021</w:t>
            </w:r>
          </w:p>
        </w:tc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2712B" w:rsidR="00A2712B" w:rsidP="00A2712B" w:rsidRDefault="00A2712B" w14:paraId="6B492267" w14:textId="1CBBB562">
            <w:pPr>
              <w:spacing w:after="0" w:line="240" w:lineRule="auto"/>
              <w:jc w:val="center"/>
              <w:rPr>
                <w:rFonts w:ascii="Segoe UI" w:hAnsi="Segoe UI" w:eastAsia="Times New Roman" w:cs="Segoe UI"/>
                <w:color w:val="auto"/>
              </w:rPr>
            </w:pPr>
            <w:r w:rsidRPr="00A2712B">
              <w:rPr>
                <w:rFonts w:ascii="Segoe UI" w:hAnsi="Segoe UI" w:cs="Segoe UI"/>
              </w:rPr>
              <w:t>13.882.989</w:t>
            </w:r>
          </w:p>
        </w:tc>
        <w:tc>
          <w:tcPr>
            <w:tcW w:w="16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A2712B" w:rsidR="00A2712B" w:rsidP="00A2712B" w:rsidRDefault="00A2712B" w14:paraId="6FB9AA26" w14:textId="35017611">
            <w:pPr>
              <w:spacing w:after="0" w:line="240" w:lineRule="auto"/>
              <w:jc w:val="center"/>
              <w:rPr>
                <w:rFonts w:ascii="Segoe UI" w:hAnsi="Segoe UI" w:eastAsia="Times New Roman" w:cs="Segoe UI"/>
                <w:color w:val="auto"/>
              </w:rPr>
            </w:pPr>
            <w:r w:rsidRPr="00A2712B">
              <w:rPr>
                <w:rFonts w:ascii="Segoe UI" w:hAnsi="Segoe UI" w:cs="Segoe UI"/>
              </w:rPr>
              <w:t>40</w:t>
            </w:r>
          </w:p>
        </w:tc>
        <w:tc>
          <w:tcPr>
            <w:tcW w:w="13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2712B" w:rsidR="00A2712B" w:rsidP="00A2712B" w:rsidRDefault="00A2712B" w14:paraId="55AC6394" w14:textId="04F0467E">
            <w:pPr>
              <w:spacing w:after="0" w:line="240" w:lineRule="auto"/>
              <w:jc w:val="center"/>
              <w:rPr>
                <w:rFonts w:ascii="Segoe UI" w:hAnsi="Segoe UI" w:eastAsia="Times New Roman" w:cs="Segoe UI"/>
                <w:color w:val="auto"/>
              </w:rPr>
            </w:pPr>
            <w:r w:rsidRPr="00A2712B">
              <w:rPr>
                <w:rFonts w:ascii="Segoe UI" w:hAnsi="Segoe UI" w:cs="Segoe UI"/>
              </w:rPr>
              <w:t>3</w:t>
            </w:r>
            <w:r w:rsidR="00FC0983">
              <w:rPr>
                <w:rFonts w:ascii="Segoe UI" w:hAnsi="Segoe UI" w:cs="Segoe UI"/>
              </w:rPr>
              <w:t>.</w:t>
            </w:r>
            <w:r w:rsidRPr="00A2712B">
              <w:rPr>
                <w:rFonts w:ascii="Segoe UI" w:hAnsi="Segoe UI" w:cs="Segoe UI"/>
              </w:rPr>
              <w:t>141</w:t>
            </w:r>
            <w:r w:rsidR="00FC0983">
              <w:rPr>
                <w:rFonts w:ascii="Segoe UI" w:hAnsi="Segoe UI" w:cs="Segoe UI"/>
              </w:rPr>
              <w:t>.</w:t>
            </w:r>
            <w:r w:rsidRPr="00A2712B">
              <w:rPr>
                <w:rFonts w:ascii="Segoe UI" w:hAnsi="Segoe UI" w:cs="Segoe UI"/>
              </w:rPr>
              <w:t>047</w:t>
            </w:r>
          </w:p>
        </w:tc>
      </w:tr>
      <w:tr w:rsidRPr="00FC2824" w:rsidR="00A2712B" w:rsidTr="00A2712B" w14:paraId="4CCC908F" w14:textId="77777777">
        <w:trPr>
          <w:jc w:val="center"/>
        </w:trPr>
        <w:tc>
          <w:tcPr>
            <w:tcW w:w="179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FC2824" w:rsidR="00A2712B" w:rsidP="00A2712B" w:rsidRDefault="00A2712B" w14:paraId="67A5C412" w14:textId="2AC9931C">
            <w:pPr>
              <w:spacing w:after="0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</w:rPr>
              <w:t>SEGCOVID_</w:t>
            </w:r>
            <w:r w:rsidRPr="00FC2824">
              <w:rPr>
                <w:rFonts w:ascii="Segoe UI" w:hAnsi="Segoe UI" w:eastAsia="Times New Roman" w:cs="Segoe UI"/>
              </w:rPr>
              <w:t>2022</w:t>
            </w:r>
          </w:p>
        </w:tc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2712B" w:rsidR="00A2712B" w:rsidP="00A2712B" w:rsidRDefault="00A2712B" w14:paraId="5D5FC22D" w14:textId="72F3974E">
            <w:pPr>
              <w:tabs>
                <w:tab w:val="left" w:pos="1347"/>
              </w:tabs>
              <w:spacing w:after="0" w:line="240" w:lineRule="auto"/>
              <w:jc w:val="center"/>
              <w:rPr>
                <w:rFonts w:ascii="Segoe UI" w:hAnsi="Segoe UI" w:eastAsia="Times New Roman" w:cs="Segoe UI"/>
                <w:color w:val="auto"/>
              </w:rPr>
            </w:pPr>
            <w:r w:rsidRPr="00A2712B">
              <w:rPr>
                <w:rFonts w:ascii="Segoe UI" w:hAnsi="Segoe UI" w:cs="Segoe UI"/>
              </w:rPr>
              <w:t>2.566.855</w:t>
            </w:r>
          </w:p>
        </w:tc>
        <w:tc>
          <w:tcPr>
            <w:tcW w:w="16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A2712B" w:rsidR="00A2712B" w:rsidP="00A2712B" w:rsidRDefault="00A2712B" w14:paraId="3DA917CF" w14:textId="5E6619E9">
            <w:pPr>
              <w:spacing w:after="0" w:line="240" w:lineRule="auto"/>
              <w:jc w:val="center"/>
              <w:rPr>
                <w:rFonts w:ascii="Segoe UI" w:hAnsi="Segoe UI" w:eastAsia="Times New Roman" w:cs="Segoe UI"/>
                <w:color w:val="auto"/>
              </w:rPr>
            </w:pPr>
            <w:r w:rsidRPr="00A2712B">
              <w:rPr>
                <w:rFonts w:ascii="Segoe UI" w:hAnsi="Segoe UI" w:cs="Segoe UI"/>
              </w:rPr>
              <w:t>40</w:t>
            </w:r>
          </w:p>
        </w:tc>
        <w:tc>
          <w:tcPr>
            <w:tcW w:w="13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2712B" w:rsidR="00A2712B" w:rsidP="00A2712B" w:rsidRDefault="00A2712B" w14:paraId="62724A5C" w14:textId="0DFCDFB5">
            <w:pPr>
              <w:spacing w:after="0" w:line="240" w:lineRule="auto"/>
              <w:jc w:val="center"/>
              <w:rPr>
                <w:rFonts w:ascii="Segoe UI" w:hAnsi="Segoe UI" w:eastAsia="Times New Roman" w:cs="Segoe UI"/>
                <w:color w:val="auto"/>
              </w:rPr>
            </w:pPr>
            <w:r w:rsidRPr="00A2712B">
              <w:rPr>
                <w:rFonts w:ascii="Segoe UI" w:hAnsi="Segoe UI" w:cs="Segoe UI"/>
              </w:rPr>
              <w:t>749.120</w:t>
            </w:r>
          </w:p>
        </w:tc>
      </w:tr>
      <w:tr w:rsidRPr="00FC2824" w:rsidR="00A2712B" w:rsidTr="00A2712B" w14:paraId="3A88EF0E" w14:textId="77777777">
        <w:trPr>
          <w:jc w:val="center"/>
        </w:trPr>
        <w:tc>
          <w:tcPr>
            <w:tcW w:w="179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C2824" w:rsidR="00A2712B" w:rsidP="00A2712B" w:rsidRDefault="00A2712B" w14:paraId="12953325" w14:textId="2F644DC9">
            <w:pPr>
              <w:spacing w:after="0" w:line="240" w:lineRule="auto"/>
              <w:rPr>
                <w:rFonts w:ascii="Segoe UI" w:hAnsi="Segoe UI" w:eastAsia="Times New Roman" w:cs="Segoe UI"/>
              </w:rPr>
            </w:pPr>
            <w:r>
              <w:rPr>
                <w:rFonts w:ascii="Segoe UI" w:hAnsi="Segoe UI" w:eastAsia="Times New Roman" w:cs="Segoe UI"/>
              </w:rPr>
              <w:t>SEGCOVID</w:t>
            </w:r>
            <w:r w:rsidRPr="00FC2824">
              <w:rPr>
                <w:rFonts w:ascii="Segoe UI" w:hAnsi="Segoe UI" w:eastAsia="Times New Roman" w:cs="Segoe UI"/>
              </w:rPr>
              <w:t>_2023</w:t>
            </w:r>
          </w:p>
        </w:tc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2712B" w:rsidR="00A2712B" w:rsidP="00A2712B" w:rsidRDefault="00A2712B" w14:paraId="00D7CCAA" w14:textId="391ED0FC">
            <w:pPr>
              <w:spacing w:after="0" w:line="240" w:lineRule="auto"/>
              <w:jc w:val="center"/>
              <w:rPr>
                <w:rFonts w:ascii="Segoe UI" w:hAnsi="Segoe UI" w:eastAsia="Times New Roman" w:cs="Segoe UI"/>
              </w:rPr>
            </w:pPr>
            <w:r w:rsidRPr="00A2712B">
              <w:rPr>
                <w:rFonts w:ascii="Segoe UI" w:hAnsi="Segoe UI" w:cs="Segoe UI"/>
              </w:rPr>
              <w:t>58.190</w:t>
            </w:r>
          </w:p>
        </w:tc>
        <w:tc>
          <w:tcPr>
            <w:tcW w:w="16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2712B" w:rsidR="00A2712B" w:rsidP="00A2712B" w:rsidRDefault="00A2712B" w14:paraId="71D34E67" w14:textId="48F85BDA">
            <w:pPr>
              <w:spacing w:after="0" w:line="240" w:lineRule="auto"/>
              <w:jc w:val="center"/>
              <w:rPr>
                <w:rFonts w:ascii="Segoe UI" w:hAnsi="Segoe UI" w:eastAsia="Times New Roman" w:cs="Segoe UI"/>
              </w:rPr>
            </w:pPr>
            <w:r w:rsidRPr="00A2712B">
              <w:rPr>
                <w:rFonts w:ascii="Segoe UI" w:hAnsi="Segoe UI" w:cs="Segoe UI"/>
              </w:rPr>
              <w:t>40</w:t>
            </w:r>
          </w:p>
        </w:tc>
        <w:tc>
          <w:tcPr>
            <w:tcW w:w="13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2712B" w:rsidR="00A2712B" w:rsidP="00A2712B" w:rsidRDefault="00A2712B" w14:paraId="5273AB8C" w14:textId="7AE894A1">
            <w:pPr>
              <w:spacing w:after="0" w:line="240" w:lineRule="auto"/>
              <w:jc w:val="center"/>
              <w:rPr>
                <w:rFonts w:ascii="Segoe UI" w:hAnsi="Segoe UI" w:eastAsia="Times New Roman" w:cs="Segoe UI"/>
              </w:rPr>
            </w:pPr>
            <w:r w:rsidRPr="00A2712B">
              <w:rPr>
                <w:rFonts w:ascii="Segoe UI" w:hAnsi="Segoe UI" w:cs="Segoe UI"/>
              </w:rPr>
              <w:t>33.563</w:t>
            </w:r>
          </w:p>
        </w:tc>
      </w:tr>
    </w:tbl>
    <w:p w:rsidRPr="00FC2824" w:rsidR="005F6F64" w:rsidP="005F6F64" w:rsidRDefault="005F6F64" w14:paraId="1A9643CD" w14:textId="0F673FC7">
      <w:pPr>
        <w:pStyle w:val="Caption"/>
        <w:keepNext/>
        <w:jc w:val="center"/>
        <w:rPr>
          <w:rFonts w:ascii="Segoe UI" w:hAnsi="Segoe UI" w:cs="Segoe UI"/>
        </w:rPr>
      </w:pPr>
      <w:bookmarkStart w:name="_Toc164932111" w:id="18"/>
      <w:r w:rsidRPr="00FC2824">
        <w:rPr>
          <w:rFonts w:ascii="Segoe UI" w:hAnsi="Segoe UI" w:cs="Segoe UI"/>
        </w:rPr>
        <w:t xml:space="preserve">Tabla </w:t>
      </w:r>
      <w:r w:rsidRPr="00FC2824">
        <w:rPr>
          <w:rFonts w:ascii="Segoe UI" w:hAnsi="Segoe UI" w:cs="Segoe UI"/>
        </w:rPr>
        <w:fldChar w:fldCharType="begin"/>
      </w:r>
      <w:r w:rsidRPr="00FC2824">
        <w:rPr>
          <w:rFonts w:ascii="Segoe UI" w:hAnsi="Segoe UI" w:cs="Segoe UI"/>
        </w:rPr>
        <w:instrText xml:space="preserve"> SEQ Tabla \* ARABIC </w:instrText>
      </w:r>
      <w:r w:rsidRPr="00FC2824">
        <w:rPr>
          <w:rFonts w:ascii="Segoe UI" w:hAnsi="Segoe UI" w:cs="Segoe UI"/>
        </w:rPr>
        <w:fldChar w:fldCharType="separate"/>
      </w:r>
      <w:r w:rsidRPr="00FC2824">
        <w:rPr>
          <w:rFonts w:ascii="Segoe UI" w:hAnsi="Segoe UI" w:cs="Segoe UI"/>
          <w:noProof/>
        </w:rPr>
        <w:t>2</w:t>
      </w:r>
      <w:r w:rsidRPr="00FC2824">
        <w:rPr>
          <w:rFonts w:ascii="Segoe UI" w:hAnsi="Segoe UI" w:cs="Segoe UI"/>
        </w:rPr>
        <w:fldChar w:fldCharType="end"/>
      </w:r>
      <w:r w:rsidRPr="00FC2824">
        <w:rPr>
          <w:rFonts w:ascii="Segoe UI" w:hAnsi="Segoe UI" w:cs="Segoe UI"/>
        </w:rPr>
        <w:t xml:space="preserve">. Descripción inicial de la fuente </w:t>
      </w:r>
      <w:bookmarkEnd w:id="18"/>
      <w:r w:rsidR="00326379">
        <w:rPr>
          <w:rFonts w:ascii="Segoe UI" w:hAnsi="Segoe UI" w:eastAsia="Times New Roman" w:cs="Segoe UI"/>
        </w:rPr>
        <w:t>SEGCOVID</w:t>
      </w:r>
    </w:p>
    <w:p w:rsidRPr="00FC2824" w:rsidR="00146AD2" w:rsidP="00DE463D" w:rsidRDefault="00DE463D" w14:paraId="722529F9" w14:textId="629FD482">
      <w:pPr>
        <w:spacing w:line="240" w:lineRule="auto"/>
        <w:rPr>
          <w:rFonts w:ascii="Segoe UI" w:hAnsi="Segoe UI" w:eastAsia="Times New Roman" w:cs="Segoe UI"/>
        </w:rPr>
      </w:pPr>
      <w:r w:rsidRPr="00FC2824">
        <w:rPr>
          <w:rFonts w:ascii="Segoe UI" w:hAnsi="Segoe UI" w:cs="Segoe UI"/>
        </w:rPr>
        <w:br/>
      </w:r>
      <w:r w:rsidRPr="00FC2824" w:rsidR="34348D24">
        <w:rPr>
          <w:rFonts w:ascii="Segoe UI" w:hAnsi="Segoe UI" w:eastAsia="Times New Roman" w:cs="Segoe UI"/>
        </w:rPr>
        <w:t xml:space="preserve">El total de registros es de </w:t>
      </w:r>
      <w:r w:rsidRPr="00A2712B" w:rsidR="00A2712B">
        <w:rPr>
          <w:rFonts w:ascii="Segoe UI" w:hAnsi="Segoe UI" w:eastAsia="Times New Roman" w:cs="Segoe UI"/>
        </w:rPr>
        <w:t>18</w:t>
      </w:r>
      <w:r w:rsidR="00A2712B">
        <w:rPr>
          <w:rFonts w:ascii="Segoe UI" w:hAnsi="Segoe UI" w:eastAsia="Times New Roman" w:cs="Segoe UI"/>
        </w:rPr>
        <w:t>’</w:t>
      </w:r>
      <w:r w:rsidRPr="00A2712B" w:rsidR="00A2712B">
        <w:rPr>
          <w:rFonts w:ascii="Segoe UI" w:hAnsi="Segoe UI" w:eastAsia="Times New Roman" w:cs="Segoe UI"/>
        </w:rPr>
        <w:t>431</w:t>
      </w:r>
      <w:r w:rsidR="00A2712B">
        <w:rPr>
          <w:rFonts w:ascii="Segoe UI" w:hAnsi="Segoe UI" w:eastAsia="Times New Roman" w:cs="Segoe UI"/>
        </w:rPr>
        <w:t>.</w:t>
      </w:r>
      <w:r w:rsidRPr="00A2712B" w:rsidR="00A2712B">
        <w:rPr>
          <w:rFonts w:ascii="Segoe UI" w:hAnsi="Segoe UI" w:eastAsia="Times New Roman" w:cs="Segoe UI"/>
        </w:rPr>
        <w:t>733</w:t>
      </w:r>
      <w:r w:rsidRPr="00FC2824" w:rsidR="00A2712B">
        <w:rPr>
          <w:rFonts w:ascii="Segoe UI" w:hAnsi="Segoe UI" w:eastAsia="Times New Roman" w:cs="Segoe UI"/>
        </w:rPr>
        <w:t xml:space="preserve"> </w:t>
      </w:r>
      <w:r w:rsidR="00A2712B">
        <w:rPr>
          <w:rFonts w:ascii="Segoe UI" w:hAnsi="Segoe UI" w:eastAsia="Times New Roman" w:cs="Segoe UI"/>
        </w:rPr>
        <w:t>registros</w:t>
      </w:r>
      <w:r w:rsidRPr="00FC2824" w:rsidR="240C5050">
        <w:rPr>
          <w:rFonts w:ascii="Segoe UI" w:hAnsi="Segoe UI" w:eastAsia="Times New Roman" w:cs="Segoe UI"/>
        </w:rPr>
        <w:t xml:space="preserve"> en </w:t>
      </w:r>
      <w:r w:rsidR="00F8472F">
        <w:rPr>
          <w:rFonts w:ascii="Segoe UI" w:hAnsi="Segoe UI" w:eastAsia="Times New Roman" w:cs="Segoe UI"/>
        </w:rPr>
        <w:t>el seguimiento de los casos de COVID-19 conocidos como</w:t>
      </w:r>
      <w:r w:rsidR="00E307CD">
        <w:rPr>
          <w:rFonts w:ascii="Segoe UI" w:hAnsi="Segoe UI" w:eastAsia="Times New Roman" w:cs="Segoe UI"/>
        </w:rPr>
        <w:t xml:space="preserve"> SEGCOVID</w:t>
      </w:r>
      <w:r w:rsidRPr="00FC2824" w:rsidR="240C5050">
        <w:rPr>
          <w:rFonts w:ascii="Segoe UI" w:hAnsi="Segoe UI" w:eastAsia="Times New Roman" w:cs="Segoe UI"/>
        </w:rPr>
        <w:t>.</w:t>
      </w:r>
    </w:p>
    <w:p w:rsidRPr="00FC2824" w:rsidR="009D318A" w:rsidP="00B2237D" w:rsidRDefault="009D318A" w14:paraId="275DC1C0" w14:textId="354C644C">
      <w:pPr>
        <w:rPr>
          <w:rFonts w:ascii="Segoe UI" w:hAnsi="Segoe UI" w:eastAsia="Times New Roman" w:cs="Segoe UI"/>
        </w:rPr>
      </w:pPr>
    </w:p>
    <w:p w:rsidRPr="00FC2824" w:rsidR="006E0A5D" w:rsidRDefault="006E0A5D" w14:paraId="38CFCC5D" w14:textId="77777777">
      <w:pPr>
        <w:rPr>
          <w:rFonts w:ascii="Segoe UI" w:hAnsi="Segoe UI" w:eastAsia="Cambria" w:cs="Segoe UI"/>
          <w:color w:val="2E75B5"/>
          <w:sz w:val="28"/>
        </w:rPr>
      </w:pPr>
      <w:r w:rsidRPr="00FC2824">
        <w:rPr>
          <w:rFonts w:ascii="Segoe UI" w:hAnsi="Segoe UI" w:cs="Segoe UI"/>
        </w:rPr>
        <w:br w:type="page"/>
      </w:r>
    </w:p>
    <w:p w:rsidRPr="00FC2824" w:rsidR="000E5D05" w:rsidP="000E5D05" w:rsidRDefault="0047277E" w14:paraId="7679EDC7" w14:textId="700F87B9">
      <w:pPr>
        <w:pStyle w:val="Heading3"/>
        <w:rPr>
          <w:rFonts w:ascii="Segoe UI" w:hAnsi="Segoe UI" w:cs="Segoe UI"/>
        </w:rPr>
      </w:pPr>
      <w:bookmarkStart w:name="_Toc165995112" w:id="19"/>
      <w:r w:rsidRPr="00FC2824">
        <w:rPr>
          <w:rFonts w:ascii="Segoe UI" w:hAnsi="Segoe UI" w:cs="Segoe UI"/>
        </w:rPr>
        <w:t>3</w:t>
      </w:r>
      <w:r w:rsidRPr="00FC2824" w:rsidR="000E5D05">
        <w:rPr>
          <w:rFonts w:ascii="Segoe UI" w:hAnsi="Segoe UI" w:cs="Segoe UI"/>
        </w:rPr>
        <w:t>.2</w:t>
      </w:r>
      <w:r w:rsidRPr="00FC2824" w:rsidR="00C01B71">
        <w:rPr>
          <w:rFonts w:ascii="Segoe UI" w:hAnsi="Segoe UI" w:cs="Segoe UI"/>
        </w:rPr>
        <w:t>.1</w:t>
      </w:r>
      <w:r w:rsidRPr="00FC2824" w:rsidR="000E5D05">
        <w:rPr>
          <w:rFonts w:ascii="Segoe UI" w:hAnsi="Segoe UI" w:cs="Segoe UI"/>
        </w:rPr>
        <w:t xml:space="preserve"> </w:t>
      </w:r>
      <w:r w:rsidRPr="00FC2824" w:rsidR="00C01B71">
        <w:rPr>
          <w:rFonts w:ascii="Segoe UI" w:hAnsi="Segoe UI" w:cs="Segoe UI"/>
        </w:rPr>
        <w:t>Ajustes requeridos en nombres de las fuentes</w:t>
      </w:r>
      <w:bookmarkEnd w:id="19"/>
    </w:p>
    <w:p w:rsidRPr="00FC2824" w:rsidR="00190056" w:rsidP="00190056" w:rsidRDefault="00190056" w14:paraId="377E153C" w14:textId="77777777">
      <w:pPr>
        <w:spacing w:line="240" w:lineRule="auto"/>
        <w:jc w:val="both"/>
        <w:rPr>
          <w:rFonts w:ascii="Segoe UI" w:hAnsi="Segoe UI" w:eastAsia="Times New Roman" w:cs="Segoe UI"/>
        </w:rPr>
      </w:pPr>
    </w:p>
    <w:p w:rsidRPr="00FC2824" w:rsidR="00420575" w:rsidP="00190056" w:rsidRDefault="00190056" w14:paraId="0B2538BA" w14:textId="4136533E">
      <w:pPr>
        <w:spacing w:line="240" w:lineRule="auto"/>
        <w:jc w:val="both"/>
        <w:rPr>
          <w:rFonts w:ascii="Segoe UI" w:hAnsi="Segoe UI" w:eastAsia="Times New Roman" w:cs="Segoe UI"/>
        </w:rPr>
      </w:pPr>
      <w:r w:rsidRPr="00FC2824">
        <w:rPr>
          <w:rFonts w:ascii="Segoe UI" w:hAnsi="Segoe UI" w:eastAsia="Times New Roman" w:cs="Segoe UI"/>
        </w:rPr>
        <w:t xml:space="preserve">La información recibida abarca un periodo que comprende desde </w:t>
      </w:r>
      <w:r w:rsidR="00A2712B">
        <w:rPr>
          <w:rFonts w:ascii="Segoe UI" w:hAnsi="Segoe UI" w:eastAsia="Times New Roman" w:cs="Segoe UI"/>
        </w:rPr>
        <w:t>2020</w:t>
      </w:r>
      <w:r w:rsidRPr="00FC2824">
        <w:rPr>
          <w:rFonts w:ascii="Segoe UI" w:hAnsi="Segoe UI" w:eastAsia="Times New Roman" w:cs="Segoe UI"/>
        </w:rPr>
        <w:t xml:space="preserve"> hasta </w:t>
      </w:r>
      <w:r w:rsidRPr="00FC2824" w:rsidR="00BE7BE5">
        <w:rPr>
          <w:rFonts w:ascii="Segoe UI" w:hAnsi="Segoe UI" w:eastAsia="Times New Roman" w:cs="Segoe UI"/>
        </w:rPr>
        <w:t>2023</w:t>
      </w:r>
      <w:r w:rsidRPr="00FC2824">
        <w:rPr>
          <w:rFonts w:ascii="Segoe UI" w:hAnsi="Segoe UI" w:eastAsia="Times New Roman" w:cs="Segoe UI"/>
        </w:rPr>
        <w:t xml:space="preserve">. </w:t>
      </w:r>
      <w:r w:rsidRPr="00FC2824" w:rsidR="00BE7BE5">
        <w:rPr>
          <w:rFonts w:ascii="Segoe UI" w:hAnsi="Segoe UI" w:eastAsia="Times New Roman" w:cs="Segoe UI"/>
        </w:rPr>
        <w:t xml:space="preserve">No fue necesario aplicar ajuste en los nombres de las variables, no se evidencio un numero o nombre distinto de las columnas a través del tiempo. </w:t>
      </w:r>
      <w:r w:rsidRPr="00FC2824" w:rsidR="00484F6C">
        <w:rPr>
          <w:rFonts w:ascii="Segoe UI" w:hAnsi="Segoe UI" w:eastAsia="Times New Roman" w:cs="Segoe UI"/>
        </w:rPr>
        <w:t>También l</w:t>
      </w:r>
      <w:r w:rsidRPr="00FC2824" w:rsidR="005F6F64">
        <w:rPr>
          <w:rFonts w:ascii="Segoe UI" w:hAnsi="Segoe UI" w:eastAsia="Times New Roman" w:cs="Segoe UI"/>
        </w:rPr>
        <w:t>a informaci</w:t>
      </w:r>
      <w:r w:rsidRPr="00FC2824" w:rsidR="00420575">
        <w:rPr>
          <w:rFonts w:ascii="Segoe UI" w:hAnsi="Segoe UI" w:eastAsia="Times New Roman" w:cs="Segoe UI"/>
        </w:rPr>
        <w:t>ón recibida no evidencia registros iguales o duplicados</w:t>
      </w:r>
      <w:r w:rsidR="00824BCB">
        <w:rPr>
          <w:rFonts w:ascii="Segoe UI" w:hAnsi="Segoe UI" w:eastAsia="Times New Roman" w:cs="Segoe UI"/>
        </w:rPr>
        <w:t xml:space="preserve">. </w:t>
      </w:r>
    </w:p>
    <w:p w:rsidRPr="00FC2824" w:rsidR="00420575" w:rsidP="00484F6C" w:rsidRDefault="0047277E" w14:paraId="00012A9D" w14:textId="64FC1E6C">
      <w:pPr>
        <w:pStyle w:val="Heading3"/>
        <w:rPr>
          <w:rFonts w:ascii="Segoe UI" w:hAnsi="Segoe UI" w:cs="Segoe UI"/>
        </w:rPr>
      </w:pPr>
      <w:bookmarkStart w:name="_Toc164932068" w:id="20"/>
      <w:bookmarkStart w:name="_Toc165995113" w:id="21"/>
      <w:r w:rsidRPr="00FC2824">
        <w:rPr>
          <w:rFonts w:ascii="Segoe UI" w:hAnsi="Segoe UI" w:cs="Segoe UI"/>
        </w:rPr>
        <w:t xml:space="preserve">3.2.2 </w:t>
      </w:r>
      <w:r w:rsidRPr="00FC2824" w:rsidR="00420575">
        <w:rPr>
          <w:rFonts w:ascii="Segoe UI" w:hAnsi="Segoe UI" w:cs="Segoe UI"/>
        </w:rPr>
        <w:t>Ajustes requeridos en registros de resumen en la exportación</w:t>
      </w:r>
      <w:bookmarkEnd w:id="20"/>
      <w:bookmarkEnd w:id="21"/>
      <w:r w:rsidRPr="00FC2824" w:rsidR="00420575">
        <w:rPr>
          <w:rFonts w:ascii="Segoe UI" w:hAnsi="Segoe UI" w:cs="Segoe UI"/>
        </w:rPr>
        <w:t xml:space="preserve"> </w:t>
      </w:r>
    </w:p>
    <w:p w:rsidR="00BE7BE5" w:rsidP="00190056" w:rsidRDefault="00BE7BE5" w14:paraId="6589D2C3" w14:textId="77777777">
      <w:pPr>
        <w:pStyle w:val="Caption"/>
        <w:jc w:val="center"/>
        <w:rPr>
          <w:rFonts w:ascii="Segoe UI" w:hAnsi="Segoe UI" w:cs="Segoe UI"/>
        </w:rPr>
      </w:pPr>
    </w:p>
    <w:p w:rsidR="00F1327C" w:rsidP="00C31363" w:rsidRDefault="00F1327C" w14:paraId="236CA1D4" w14:textId="0415F92D">
      <w:pPr>
        <w:ind w:left="2"/>
        <w:rPr>
          <w:rFonts w:ascii="Segoe UI" w:hAnsi="Segoe UI" w:eastAsia="Quattrocento Sans" w:cs="Segoe UI"/>
        </w:rPr>
      </w:pPr>
      <w:r w:rsidRPr="00FC2824">
        <w:rPr>
          <w:rFonts w:ascii="Segoe UI" w:hAnsi="Segoe UI" w:eastAsia="Quattrocento Sans" w:cs="Segoe UI"/>
        </w:rPr>
        <w:t xml:space="preserve">Al analizar los valores no numéricos de los datos </w:t>
      </w:r>
      <w:r w:rsidRPr="00FC2824" w:rsidR="004B486A">
        <w:rPr>
          <w:rFonts w:ascii="Segoe UI" w:hAnsi="Segoe UI" w:eastAsia="Quattrocento Sans" w:cs="Segoe UI"/>
        </w:rPr>
        <w:t xml:space="preserve">originales </w:t>
      </w:r>
      <w:r w:rsidR="004B486A">
        <w:rPr>
          <w:rFonts w:ascii="Segoe UI" w:hAnsi="Segoe UI" w:eastAsia="Quattrocento Sans" w:cs="Segoe UI"/>
        </w:rPr>
        <w:t>de</w:t>
      </w:r>
      <w:r>
        <w:rPr>
          <w:rFonts w:ascii="Segoe UI" w:hAnsi="Segoe UI" w:eastAsia="Quattrocento Sans" w:cs="Segoe UI"/>
        </w:rPr>
        <w:t xml:space="preserve"> </w:t>
      </w:r>
      <w:r w:rsidR="00A2712B">
        <w:rPr>
          <w:rFonts w:ascii="Segoe UI" w:hAnsi="Segoe UI" w:cs="Segoe UI"/>
        </w:rPr>
        <w:t>SEGCOVID</w:t>
      </w:r>
      <w:r w:rsidRPr="00FC2824" w:rsidR="00A2712B">
        <w:rPr>
          <w:rFonts w:ascii="Segoe UI" w:hAnsi="Segoe UI" w:eastAsia="Quattrocento Sans" w:cs="Segoe UI"/>
        </w:rPr>
        <w:t xml:space="preserve"> </w:t>
      </w:r>
      <w:r w:rsidRPr="00FC2824">
        <w:rPr>
          <w:rFonts w:ascii="Segoe UI" w:hAnsi="Segoe UI" w:eastAsia="Quattrocento Sans" w:cs="Segoe UI"/>
        </w:rPr>
        <w:t xml:space="preserve">se identificó que </w:t>
      </w:r>
      <w:r w:rsidR="00A66BD9">
        <w:rPr>
          <w:rFonts w:ascii="Segoe UI" w:hAnsi="Segoe UI" w:eastAsia="Quattrocento Sans" w:cs="Segoe UI"/>
        </w:rPr>
        <w:t xml:space="preserve">todas las variables tienen el mismo número de registros y son categóricas. </w:t>
      </w:r>
    </w:p>
    <w:p w:rsidR="00A2712B" w:rsidP="00C31363" w:rsidRDefault="00A2712B" w14:paraId="677F22C8" w14:textId="77777777">
      <w:pPr>
        <w:ind w:left="2"/>
        <w:rPr>
          <w:rFonts w:ascii="Segoe UI" w:hAnsi="Segoe UI" w:cs="Segoe UI"/>
        </w:rPr>
      </w:pPr>
    </w:p>
    <w:p w:rsidR="009666D8" w:rsidP="00AD1808" w:rsidRDefault="00A66BD9" w14:paraId="03827992" w14:textId="2E9D5B4D">
      <w:pPr>
        <w:jc w:val="center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5C46DDD" wp14:editId="04DF0405">
            <wp:extent cx="5380355" cy="4667693"/>
            <wp:effectExtent l="0" t="0" r="0" b="0"/>
            <wp:docPr id="419208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08756" name=""/>
                    <pic:cNvPicPr/>
                  </pic:nvPicPr>
                  <pic:blipFill rotWithShape="1">
                    <a:blip r:embed="rId18"/>
                    <a:srcRect b="3929"/>
                    <a:stretch/>
                  </pic:blipFill>
                  <pic:spPr bwMode="auto">
                    <a:xfrm>
                      <a:off x="0" y="0"/>
                      <a:ext cx="5382939" cy="466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4F5" w:rsidP="002814F5" w:rsidRDefault="002814F5" w14:paraId="68A2A3B0" w14:textId="085E93D5">
      <w:pPr>
        <w:pStyle w:val="Caption"/>
        <w:keepNext/>
        <w:jc w:val="center"/>
        <w:rPr>
          <w:rFonts w:ascii="Segoe UI" w:hAnsi="Segoe UI" w:cs="Segoe UI"/>
        </w:rPr>
      </w:pPr>
      <w:bookmarkStart w:name="_Toc164970969" w:id="22"/>
      <w:r w:rsidRPr="00FC2824">
        <w:rPr>
          <w:rFonts w:ascii="Segoe UI" w:hAnsi="Segoe UI" w:cs="Segoe UI"/>
        </w:rPr>
        <w:t xml:space="preserve">Imagen </w:t>
      </w:r>
      <w:r w:rsidRPr="00FC2824">
        <w:rPr>
          <w:rFonts w:ascii="Segoe UI" w:hAnsi="Segoe UI" w:cs="Segoe UI"/>
        </w:rPr>
        <w:fldChar w:fldCharType="begin"/>
      </w:r>
      <w:r w:rsidRPr="00FC2824">
        <w:rPr>
          <w:rFonts w:ascii="Segoe UI" w:hAnsi="Segoe UI" w:cs="Segoe UI"/>
        </w:rPr>
        <w:instrText xml:space="preserve"> SEQ Imagen \* ARABIC </w:instrText>
      </w:r>
      <w:r w:rsidRPr="00FC2824">
        <w:rPr>
          <w:rFonts w:ascii="Segoe UI" w:hAnsi="Segoe UI" w:cs="Segoe UI"/>
        </w:rPr>
        <w:fldChar w:fldCharType="separate"/>
      </w:r>
      <w:r>
        <w:rPr>
          <w:rFonts w:ascii="Segoe UI" w:hAnsi="Segoe UI" w:cs="Segoe UI"/>
        </w:rPr>
        <w:t>2</w:t>
      </w:r>
      <w:r w:rsidRPr="00FC2824">
        <w:rPr>
          <w:rFonts w:ascii="Segoe UI" w:hAnsi="Segoe UI" w:cs="Segoe UI"/>
        </w:rPr>
        <w:fldChar w:fldCharType="end"/>
      </w:r>
      <w:r w:rsidRPr="00FC2824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>Valores no numéricos</w:t>
      </w:r>
      <w:bookmarkEnd w:id="22"/>
      <w:r>
        <w:rPr>
          <w:rFonts w:ascii="Segoe UI" w:hAnsi="Segoe UI" w:cs="Segoe UI"/>
        </w:rPr>
        <w:t xml:space="preserve"> </w:t>
      </w:r>
    </w:p>
    <w:p w:rsidR="009A7FE6" w:rsidP="00694F74" w:rsidRDefault="009A7FE6" w14:paraId="5B6A9C31" w14:textId="506791F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Al comprobar estos registros se </w:t>
      </w:r>
      <w:r w:rsidR="002D0FA6">
        <w:rPr>
          <w:rFonts w:ascii="Segoe UI" w:hAnsi="Segoe UI" w:cs="Segoe UI"/>
        </w:rPr>
        <w:t>validó</w:t>
      </w:r>
      <w:r>
        <w:rPr>
          <w:rFonts w:ascii="Segoe UI" w:hAnsi="Segoe UI" w:cs="Segoe UI"/>
        </w:rPr>
        <w:t xml:space="preserve"> </w:t>
      </w:r>
      <w:r w:rsidR="002D0FA6">
        <w:rPr>
          <w:rFonts w:ascii="Segoe UI" w:hAnsi="Segoe UI" w:cs="Segoe UI"/>
        </w:rPr>
        <w:t xml:space="preserve">si </w:t>
      </w:r>
      <w:r w:rsidR="00E307CD">
        <w:rPr>
          <w:rFonts w:ascii="Segoe UI" w:hAnsi="Segoe UI" w:cs="Segoe UI"/>
        </w:rPr>
        <w:t>había</w:t>
      </w:r>
      <w:r w:rsidR="002D0FA6">
        <w:rPr>
          <w:rFonts w:ascii="Segoe UI" w:hAnsi="Segoe UI" w:cs="Segoe UI"/>
        </w:rPr>
        <w:t xml:space="preserve"> datos en nulo, no se evidencia ningún registro con esta característica. </w:t>
      </w:r>
    </w:p>
    <w:p w:rsidR="009A7FE6" w:rsidP="00AD1808" w:rsidRDefault="002D0FA6" w14:paraId="542845A4" w14:textId="06E1F051">
      <w:pPr>
        <w:jc w:val="center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6837F26" wp14:editId="400E7D19">
            <wp:extent cx="5939155" cy="6101080"/>
            <wp:effectExtent l="0" t="0" r="4445" b="0"/>
            <wp:docPr id="1360699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997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F5" w:rsidP="002814F5" w:rsidRDefault="002814F5" w14:paraId="542F26EF" w14:textId="13F3AA4F">
      <w:pPr>
        <w:pStyle w:val="Caption"/>
        <w:keepNext/>
        <w:jc w:val="center"/>
        <w:rPr>
          <w:rFonts w:ascii="Segoe UI" w:hAnsi="Segoe UI" w:cs="Segoe UI"/>
        </w:rPr>
      </w:pPr>
      <w:bookmarkStart w:name="_Toc164970970" w:id="23"/>
      <w:r w:rsidRPr="00FC2824">
        <w:rPr>
          <w:rFonts w:ascii="Segoe UI" w:hAnsi="Segoe UI" w:cs="Segoe UI"/>
        </w:rPr>
        <w:t xml:space="preserve">Imagen </w:t>
      </w:r>
      <w:r w:rsidRPr="00FC2824">
        <w:rPr>
          <w:rFonts w:ascii="Segoe UI" w:hAnsi="Segoe UI" w:cs="Segoe UI"/>
        </w:rPr>
        <w:fldChar w:fldCharType="begin"/>
      </w:r>
      <w:r w:rsidRPr="00FC2824">
        <w:rPr>
          <w:rFonts w:ascii="Segoe UI" w:hAnsi="Segoe UI" w:cs="Segoe UI"/>
        </w:rPr>
        <w:instrText xml:space="preserve"> SEQ Imagen \* ARABIC </w:instrText>
      </w:r>
      <w:r w:rsidRPr="00FC2824">
        <w:rPr>
          <w:rFonts w:ascii="Segoe UI" w:hAnsi="Segoe UI" w:cs="Segoe UI"/>
        </w:rPr>
        <w:fldChar w:fldCharType="separate"/>
      </w:r>
      <w:r>
        <w:rPr>
          <w:rFonts w:ascii="Segoe UI" w:hAnsi="Segoe UI" w:cs="Segoe UI"/>
          <w:noProof/>
        </w:rPr>
        <w:t>3</w:t>
      </w:r>
      <w:r w:rsidRPr="00FC2824">
        <w:rPr>
          <w:rFonts w:ascii="Segoe UI" w:hAnsi="Segoe UI" w:cs="Segoe UI"/>
        </w:rPr>
        <w:fldChar w:fldCharType="end"/>
      </w:r>
      <w:r w:rsidRPr="00FC2824">
        <w:rPr>
          <w:rFonts w:ascii="Segoe UI" w:hAnsi="Segoe UI" w:cs="Segoe UI"/>
        </w:rPr>
        <w:t xml:space="preserve">. </w:t>
      </w:r>
      <w:r w:rsidR="00490C14">
        <w:rPr>
          <w:rFonts w:ascii="Segoe UI" w:hAnsi="Segoe UI" w:cs="Segoe UI"/>
        </w:rPr>
        <w:t xml:space="preserve">Datos </w:t>
      </w:r>
      <w:r w:rsidR="002D0FA6">
        <w:rPr>
          <w:rFonts w:ascii="Segoe UI" w:hAnsi="Segoe UI" w:cs="Segoe UI"/>
        </w:rPr>
        <w:t>nulos</w:t>
      </w:r>
      <w:bookmarkEnd w:id="23"/>
      <w:r w:rsidR="00490C14">
        <w:rPr>
          <w:rFonts w:ascii="Segoe UI" w:hAnsi="Segoe UI" w:cs="Segoe UI"/>
        </w:rPr>
        <w:t xml:space="preserve"> </w:t>
      </w:r>
    </w:p>
    <w:p w:rsidR="002814F5" w:rsidP="00AD1808" w:rsidRDefault="002814F5" w14:paraId="587323BE" w14:textId="77777777">
      <w:pPr>
        <w:jc w:val="center"/>
        <w:rPr>
          <w:rFonts w:ascii="Segoe UI" w:hAnsi="Segoe UI" w:cs="Segoe UI"/>
        </w:rPr>
      </w:pPr>
    </w:p>
    <w:p w:rsidR="00E307CD" w:rsidP="00D83862" w:rsidRDefault="002D0FA6" w14:paraId="05A46419" w14:textId="0ACED813">
      <w:pPr>
        <w:jc w:val="both"/>
        <w:rPr>
          <w:rFonts w:ascii="Segoe UI" w:hAnsi="Segoe UI" w:eastAsia="Times New Roman" w:cs="Segoe UI"/>
        </w:rPr>
      </w:pPr>
      <w:r>
        <w:rPr>
          <w:rFonts w:ascii="Segoe UI" w:hAnsi="Segoe UI" w:cs="Segoe UI"/>
        </w:rPr>
        <w:t>Por lo tanto</w:t>
      </w:r>
      <w:r w:rsidR="00E307CD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no se </w:t>
      </w:r>
      <w:r w:rsidR="00E307CD">
        <w:rPr>
          <w:rFonts w:ascii="Segoe UI" w:hAnsi="Segoe UI" w:cs="Segoe UI"/>
        </w:rPr>
        <w:t>modificó</w:t>
      </w:r>
      <w:r>
        <w:rPr>
          <w:rFonts w:ascii="Segoe UI" w:hAnsi="Segoe UI" w:cs="Segoe UI"/>
        </w:rPr>
        <w:t xml:space="preserve"> la fuente original y sigue </w:t>
      </w:r>
      <w:r w:rsidR="00E307CD">
        <w:rPr>
          <w:rFonts w:ascii="Segoe UI" w:hAnsi="Segoe UI" w:cs="Segoe UI"/>
        </w:rPr>
        <w:t xml:space="preserve">con los </w:t>
      </w:r>
      <w:r w:rsidRPr="00A2712B" w:rsidR="00E307CD">
        <w:rPr>
          <w:rFonts w:ascii="Segoe UI" w:hAnsi="Segoe UI" w:eastAsia="Times New Roman" w:cs="Segoe UI"/>
        </w:rPr>
        <w:t>18</w:t>
      </w:r>
      <w:r w:rsidR="00E307CD">
        <w:rPr>
          <w:rFonts w:ascii="Segoe UI" w:hAnsi="Segoe UI" w:eastAsia="Times New Roman" w:cs="Segoe UI"/>
        </w:rPr>
        <w:t>’</w:t>
      </w:r>
      <w:r w:rsidRPr="00A2712B" w:rsidR="00E307CD">
        <w:rPr>
          <w:rFonts w:ascii="Segoe UI" w:hAnsi="Segoe UI" w:eastAsia="Times New Roman" w:cs="Segoe UI"/>
        </w:rPr>
        <w:t>431</w:t>
      </w:r>
      <w:r w:rsidR="00E307CD">
        <w:rPr>
          <w:rFonts w:ascii="Segoe UI" w:hAnsi="Segoe UI" w:eastAsia="Times New Roman" w:cs="Segoe UI"/>
        </w:rPr>
        <w:t>.</w:t>
      </w:r>
      <w:r w:rsidRPr="00A2712B" w:rsidR="00E307CD">
        <w:rPr>
          <w:rFonts w:ascii="Segoe UI" w:hAnsi="Segoe UI" w:eastAsia="Times New Roman" w:cs="Segoe UI"/>
        </w:rPr>
        <w:t>733</w:t>
      </w:r>
      <w:r w:rsidRPr="00FC2824" w:rsidR="00E307CD">
        <w:rPr>
          <w:rFonts w:ascii="Segoe UI" w:hAnsi="Segoe UI" w:eastAsia="Times New Roman" w:cs="Segoe UI"/>
        </w:rPr>
        <w:t xml:space="preserve"> </w:t>
      </w:r>
      <w:r w:rsidR="00E307CD">
        <w:rPr>
          <w:rFonts w:ascii="Segoe UI" w:hAnsi="Segoe UI" w:eastAsia="Times New Roman" w:cs="Segoe UI"/>
        </w:rPr>
        <w:t>registros.</w:t>
      </w:r>
    </w:p>
    <w:p w:rsidR="00E307CD" w:rsidRDefault="00E307CD" w14:paraId="3C44049A" w14:textId="77777777">
      <w:pPr>
        <w:rPr>
          <w:rFonts w:ascii="Segoe UI" w:hAnsi="Segoe UI" w:eastAsia="Times New Roman" w:cs="Segoe UI"/>
        </w:rPr>
      </w:pPr>
      <w:r>
        <w:rPr>
          <w:rFonts w:ascii="Segoe UI" w:hAnsi="Segoe UI" w:eastAsia="Times New Roman" w:cs="Segoe UI"/>
        </w:rPr>
        <w:br w:type="page"/>
      </w:r>
    </w:p>
    <w:p w:rsidRPr="00FC2824" w:rsidR="00371D42" w:rsidP="00371D42" w:rsidRDefault="000563B8" w14:paraId="46E6F12F" w14:textId="2E14576A">
      <w:pPr>
        <w:pStyle w:val="Heading2"/>
        <w:rPr>
          <w:rFonts w:ascii="Segoe UI" w:hAnsi="Segoe UI" w:cs="Segoe UI"/>
        </w:rPr>
      </w:pPr>
      <w:bookmarkStart w:name="_Toc164932069" w:id="24"/>
      <w:bookmarkStart w:name="_Toc165995114" w:id="25"/>
      <w:r w:rsidRPr="00FC2824">
        <w:rPr>
          <w:rFonts w:ascii="Segoe UI" w:hAnsi="Segoe UI" w:cs="Segoe UI"/>
        </w:rPr>
        <w:t xml:space="preserve">3.3 </w:t>
      </w:r>
      <w:r w:rsidRPr="00FC2824" w:rsidR="00371D42">
        <w:rPr>
          <w:rFonts w:ascii="Segoe UI" w:hAnsi="Segoe UI" w:cs="Segoe UI"/>
        </w:rPr>
        <w:t>Estadísticas descriptivas de las variables</w:t>
      </w:r>
      <w:bookmarkEnd w:id="24"/>
      <w:bookmarkEnd w:id="25"/>
    </w:p>
    <w:p w:rsidRPr="00FC2824" w:rsidR="00371D42" w:rsidP="00371D42" w:rsidRDefault="00371D42" w14:paraId="24BF8506" w14:textId="77777777">
      <w:pPr>
        <w:rPr>
          <w:rFonts w:ascii="Segoe UI" w:hAnsi="Segoe UI" w:cs="Segoe UI"/>
        </w:rPr>
      </w:pPr>
    </w:p>
    <w:p w:rsidRPr="00FC2824" w:rsidR="00371D42" w:rsidP="000563B8" w:rsidRDefault="00371D42" w14:paraId="625EEEB3" w14:textId="55A9862E">
      <w:pPr>
        <w:jc w:val="both"/>
        <w:rPr>
          <w:rFonts w:ascii="Segoe UI" w:hAnsi="Segoe UI" w:cs="Segoe UI"/>
        </w:rPr>
      </w:pPr>
      <w:r w:rsidRPr="00FC2824">
        <w:rPr>
          <w:rFonts w:ascii="Segoe UI" w:hAnsi="Segoe UI" w:cs="Segoe UI"/>
        </w:rPr>
        <w:t xml:space="preserve">En esta fase se realizará el análisis exploratorio de los datos de la fuente </w:t>
      </w:r>
      <w:r w:rsidR="00E307CD">
        <w:rPr>
          <w:rFonts w:ascii="Segoe UI" w:hAnsi="Segoe UI" w:cs="Segoe UI"/>
        </w:rPr>
        <w:t>SEGCOVID.</w:t>
      </w:r>
      <w:r w:rsidRPr="00FC2824">
        <w:rPr>
          <w:rFonts w:ascii="Segoe UI" w:hAnsi="Segoe UI" w:cs="Segoe UI"/>
        </w:rPr>
        <w:t xml:space="preserve"> Esta fase busca obtener una compresión más profunda de la naturaleza y las características básicas de las variables que componen este conjunto de datos. </w:t>
      </w:r>
    </w:p>
    <w:p w:rsidRPr="00FC2824" w:rsidR="00371D42" w:rsidP="000563B8" w:rsidRDefault="00371D42" w14:paraId="6EF839B8" w14:textId="77777777">
      <w:pPr>
        <w:jc w:val="both"/>
        <w:rPr>
          <w:rFonts w:ascii="Segoe UI" w:hAnsi="Segoe UI" w:cs="Segoe UI"/>
        </w:rPr>
      </w:pPr>
      <w:r w:rsidRPr="00FC2824">
        <w:rPr>
          <w:rFonts w:ascii="Segoe UI" w:hAnsi="Segoe UI" w:cs="Segoe UI"/>
        </w:rPr>
        <w:t xml:space="preserve">A través de algunas técnicas de estadística y visualizaciones, se explorará la distribución, la variabilidad y las posibles relaciones entre las diferentes variables. También se buscará identificar algunos patrones, tendencias y anomalías que puedan proporcionar información importante para futuros análisis y la toma de decisiones. </w:t>
      </w:r>
    </w:p>
    <w:p w:rsidRPr="00FC2824" w:rsidR="00B7005B" w:rsidP="00E103BB" w:rsidRDefault="00371D42" w14:paraId="2EAD84E4" w14:textId="50517F57">
      <w:pPr>
        <w:jc w:val="both"/>
        <w:rPr>
          <w:rFonts w:ascii="Segoe UI" w:hAnsi="Segoe UI" w:eastAsia="Quattrocento Sans" w:cs="Segoe UI"/>
        </w:rPr>
      </w:pPr>
      <w:r w:rsidRPr="00FC2824">
        <w:rPr>
          <w:rFonts w:ascii="Segoe UI" w:hAnsi="Segoe UI" w:cs="Segoe UI"/>
        </w:rPr>
        <w:t>Este análisis permitirá generar una contextualización adecuada de los datos, y sentar las bases para la limpieza de los datos adecuada para el entorno de la investigación y realizar análisis mucho más robustos en etapas posteriores a este proyecto</w:t>
      </w:r>
    </w:p>
    <w:p w:rsidRPr="00FC2824" w:rsidR="00E103BB" w:rsidRDefault="00E103BB" w14:paraId="0DED1ACC" w14:textId="77777777">
      <w:pPr>
        <w:rPr>
          <w:rFonts w:ascii="Segoe UI" w:hAnsi="Segoe UI" w:cs="Segoe UI"/>
        </w:rPr>
      </w:pPr>
      <w:r w:rsidRPr="00FC2824">
        <w:rPr>
          <w:rFonts w:ascii="Segoe UI" w:hAnsi="Segoe UI" w:cs="Segoe UI"/>
        </w:rPr>
        <w:br w:type="page"/>
      </w:r>
    </w:p>
    <w:p w:rsidRPr="00FC2824" w:rsidR="00B7005B" w:rsidP="001A1EE8" w:rsidRDefault="00B7005B" w14:paraId="46059FF3" w14:textId="77777777">
      <w:pPr>
        <w:jc w:val="both"/>
        <w:rPr>
          <w:rFonts w:ascii="Segoe UI" w:hAnsi="Segoe UI" w:cs="Segoe UI"/>
        </w:rPr>
      </w:pPr>
    </w:p>
    <w:p w:rsidRPr="00FC2824" w:rsidR="00B7005B" w:rsidP="00B7005B" w:rsidRDefault="00E03582" w14:paraId="29083821" w14:textId="50DB3ED6">
      <w:pPr>
        <w:pStyle w:val="Heading3"/>
        <w:rPr>
          <w:rFonts w:ascii="Segoe UI" w:hAnsi="Segoe UI" w:cs="Segoe UI"/>
        </w:rPr>
      </w:pPr>
      <w:bookmarkStart w:name="_Toc165995115" w:id="26"/>
      <w:r w:rsidRPr="00FC2824">
        <w:rPr>
          <w:rFonts w:ascii="Segoe UI" w:hAnsi="Segoe UI" w:cs="Segoe UI"/>
        </w:rPr>
        <w:t>3.3.1</w:t>
      </w:r>
      <w:r w:rsidRPr="00FC2824" w:rsidR="00447551">
        <w:rPr>
          <w:rFonts w:ascii="Segoe UI" w:hAnsi="Segoe UI" w:cs="Segoe UI"/>
        </w:rPr>
        <w:t xml:space="preserve"> Esquema para la exploración</w:t>
      </w:r>
      <w:r w:rsidRPr="00FC2824" w:rsidR="00B7005B">
        <w:rPr>
          <w:rFonts w:ascii="Segoe UI" w:hAnsi="Segoe UI" w:cs="Segoe UI"/>
        </w:rPr>
        <w:t xml:space="preserve"> y análisis descriptivo de los datos</w:t>
      </w:r>
      <w:bookmarkEnd w:id="26"/>
      <w:r w:rsidRPr="00FC2824" w:rsidR="00B7005B">
        <w:rPr>
          <w:rFonts w:ascii="Segoe UI" w:hAnsi="Segoe UI" w:cs="Segoe UI"/>
        </w:rPr>
        <w:t xml:space="preserve">   </w:t>
      </w:r>
    </w:p>
    <w:p w:rsidRPr="00FC2824" w:rsidR="00447551" w:rsidP="00B7005B" w:rsidRDefault="00447551" w14:paraId="51BAADE2" w14:textId="77777777">
      <w:pPr>
        <w:spacing w:after="0" w:line="260" w:lineRule="auto"/>
        <w:ind w:left="-5" w:hanging="10"/>
        <w:rPr>
          <w:rFonts w:ascii="Segoe UI" w:hAnsi="Segoe UI" w:eastAsia="Quattrocento Sans" w:cs="Segoe UI"/>
        </w:rPr>
      </w:pPr>
    </w:p>
    <w:p w:rsidRPr="00FC2824" w:rsidR="00B7005B" w:rsidP="00447551" w:rsidRDefault="00447551" w14:paraId="3B5E0C4D" w14:textId="21921FFB">
      <w:pPr>
        <w:spacing w:after="0" w:line="260" w:lineRule="auto"/>
        <w:ind w:left="-5" w:hanging="10"/>
        <w:jc w:val="both"/>
        <w:rPr>
          <w:rFonts w:ascii="Segoe UI" w:hAnsi="Segoe UI" w:eastAsia="Quattrocento Sans" w:cs="Segoe UI"/>
        </w:rPr>
      </w:pPr>
      <w:r w:rsidRPr="00FC2824">
        <w:rPr>
          <w:rFonts w:ascii="Segoe UI" w:hAnsi="Segoe UI" w:eastAsia="Quattrocento Sans" w:cs="Segoe UI"/>
        </w:rPr>
        <w:t xml:space="preserve">A continuación, se define el siguiente esquema para realizar </w:t>
      </w:r>
      <w:r w:rsidRPr="00FC2824" w:rsidR="00B7005B">
        <w:rPr>
          <w:rFonts w:ascii="Segoe UI" w:hAnsi="Segoe UI" w:eastAsia="Quattrocento Sans" w:cs="Segoe UI"/>
        </w:rPr>
        <w:t xml:space="preserve">la exploración y el análisis descriptivo de los datos. Para cada variable </w:t>
      </w:r>
      <w:r w:rsidRPr="00FC2824">
        <w:rPr>
          <w:rFonts w:ascii="Segoe UI" w:hAnsi="Segoe UI" w:eastAsia="Quattrocento Sans" w:cs="Segoe UI"/>
        </w:rPr>
        <w:t xml:space="preserve">de la fuente de datos </w:t>
      </w:r>
      <w:r w:rsidR="00A2712B">
        <w:rPr>
          <w:rFonts w:ascii="Segoe UI" w:hAnsi="Segoe UI" w:cs="Segoe UI"/>
        </w:rPr>
        <w:t>SEGCOVID</w:t>
      </w:r>
      <w:r w:rsidRPr="00FC2824" w:rsidR="00A2712B">
        <w:rPr>
          <w:rFonts w:ascii="Segoe UI" w:hAnsi="Segoe UI" w:eastAsia="Quattrocento Sans" w:cs="Segoe UI"/>
        </w:rPr>
        <w:t xml:space="preserve"> </w:t>
      </w:r>
      <w:r w:rsidRPr="00FC2824" w:rsidR="00B7005B">
        <w:rPr>
          <w:rFonts w:ascii="Segoe UI" w:hAnsi="Segoe UI" w:eastAsia="Quattrocento Sans" w:cs="Segoe UI"/>
        </w:rPr>
        <w:t xml:space="preserve">se debe </w:t>
      </w:r>
      <w:r w:rsidRPr="00FC2824">
        <w:rPr>
          <w:rFonts w:ascii="Segoe UI" w:hAnsi="Segoe UI" w:eastAsia="Quattrocento Sans" w:cs="Segoe UI"/>
        </w:rPr>
        <w:t>diligenciar la</w:t>
      </w:r>
      <w:r w:rsidRPr="00FC2824" w:rsidR="00B7005B">
        <w:rPr>
          <w:rFonts w:ascii="Segoe UI" w:hAnsi="Segoe UI" w:eastAsia="Quattrocento Sans" w:cs="Segoe UI"/>
        </w:rPr>
        <w:t xml:space="preserve"> siguiente tabla. </w:t>
      </w:r>
    </w:p>
    <w:p w:rsidRPr="00FC2824" w:rsidR="00B7005B" w:rsidP="00B7005B" w:rsidRDefault="00B7005B" w14:paraId="220AB64C" w14:textId="77777777">
      <w:pPr>
        <w:spacing w:after="0"/>
        <w:rPr>
          <w:rFonts w:ascii="Segoe UI" w:hAnsi="Segoe UI" w:eastAsia="Quattrocento Sans" w:cs="Segoe UI"/>
        </w:rPr>
      </w:pPr>
      <w:r w:rsidRPr="00FC2824">
        <w:rPr>
          <w:rFonts w:ascii="Segoe UI" w:hAnsi="Segoe UI" w:eastAsia="Quattrocento Sans" w:cs="Segoe UI"/>
        </w:rPr>
        <w:t xml:space="preserve"> </w:t>
      </w:r>
    </w:p>
    <w:tbl>
      <w:tblPr>
        <w:tblW w:w="9015" w:type="dxa"/>
        <w:tblInd w:w="-69" w:type="dxa"/>
        <w:tblLayout w:type="fixed"/>
        <w:tblLook w:val="0400" w:firstRow="0" w:lastRow="0" w:firstColumn="0" w:lastColumn="0" w:noHBand="0" w:noVBand="1"/>
      </w:tblPr>
      <w:tblGrid>
        <w:gridCol w:w="2057"/>
        <w:gridCol w:w="6958"/>
      </w:tblGrid>
      <w:tr w:rsidRPr="00FC2824" w:rsidR="00B7005B" w:rsidTr="4F4A410E" w14:paraId="1BD1B0EA" w14:textId="77777777">
        <w:trPr>
          <w:trHeight w:val="482"/>
        </w:trPr>
        <w:tc>
          <w:tcPr>
            <w:tcW w:w="205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vAlign w:val="center"/>
          </w:tcPr>
          <w:p w:rsidRPr="00FC2824" w:rsidR="00B7005B" w:rsidRDefault="00B7005B" w14:paraId="100050A9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FUENTE </w:t>
            </w:r>
          </w:p>
        </w:tc>
        <w:tc>
          <w:tcPr>
            <w:tcW w:w="69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vAlign w:val="center"/>
          </w:tcPr>
          <w:p w:rsidRPr="00FC2824" w:rsidR="00B7005B" w:rsidRDefault="00B7005B" w14:paraId="77232F12" w14:textId="77777777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Nombre de la fuente / Nombre del archivo o tabla </w:t>
            </w:r>
          </w:p>
        </w:tc>
      </w:tr>
      <w:tr w:rsidRPr="00FC2824" w:rsidR="00B7005B" w:rsidTr="4F4A410E" w14:paraId="00C3D9D6" w14:textId="77777777">
        <w:trPr>
          <w:trHeight w:val="448"/>
        </w:trPr>
        <w:tc>
          <w:tcPr>
            <w:tcW w:w="205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vAlign w:val="center"/>
          </w:tcPr>
          <w:p w:rsidRPr="00FC2824" w:rsidR="00B7005B" w:rsidRDefault="00B7005B" w14:paraId="567CBFB9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1 </w:t>
            </w:r>
          </w:p>
        </w:tc>
        <w:tc>
          <w:tcPr>
            <w:tcW w:w="69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vAlign w:val="center"/>
          </w:tcPr>
          <w:p w:rsidRPr="00FC2824" w:rsidR="00B7005B" w:rsidRDefault="00B7005B" w14:paraId="0AD3F753" w14:textId="77777777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Nombre del campo tal como aparece en el archivo fuente </w:t>
            </w:r>
          </w:p>
        </w:tc>
      </w:tr>
      <w:tr w:rsidRPr="00FC2824" w:rsidR="00B7005B" w:rsidTr="4F4A410E" w14:paraId="178D5B62" w14:textId="77777777">
        <w:trPr>
          <w:trHeight w:val="677"/>
        </w:trPr>
        <w:tc>
          <w:tcPr>
            <w:tcW w:w="205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FC2824" w:rsidR="00B7005B" w:rsidRDefault="0047024F" w14:paraId="7488A06F" w14:textId="17C8A61C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Descripción</w:t>
            </w:r>
            <w:r w:rsidRPr="00FC2824" w:rsidR="00B7005B">
              <w:rPr>
                <w:rFonts w:ascii="Segoe UI" w:hAnsi="Segoe UI" w:eastAsia="Quattrocento Sans" w:cs="Segoe UI"/>
              </w:rPr>
              <w:t xml:space="preserve"> </w:t>
            </w:r>
          </w:p>
        </w:tc>
        <w:tc>
          <w:tcPr>
            <w:tcW w:w="69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B7005B" w:rsidRDefault="00B7005B" w14:paraId="387FBD49" w14:textId="354A15F3">
            <w:pPr>
              <w:jc w:val="both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Tipo de dato (fecha, texto categórico, texto no categórico, numérico nominal o numérico ordinal.)</w:t>
            </w:r>
          </w:p>
        </w:tc>
      </w:tr>
      <w:tr w:rsidRPr="00FC2824" w:rsidR="00B7005B" w:rsidTr="4F4A410E" w14:paraId="13801B84" w14:textId="77777777">
        <w:trPr>
          <w:trHeight w:val="378"/>
        </w:trPr>
        <w:tc>
          <w:tcPr>
            <w:tcW w:w="205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FC2824" w:rsidR="00B7005B" w:rsidRDefault="0047024F" w14:paraId="24F78B7B" w14:textId="6AE30603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Periodo</w:t>
            </w:r>
            <w:r w:rsidRPr="00FC2824" w:rsidR="00B7005B">
              <w:rPr>
                <w:rFonts w:ascii="Segoe UI" w:hAnsi="Segoe UI" w:eastAsia="Quattrocento Sans" w:cs="Segoe UI"/>
              </w:rPr>
              <w:t xml:space="preserve"> </w:t>
            </w:r>
          </w:p>
        </w:tc>
        <w:tc>
          <w:tcPr>
            <w:tcW w:w="69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FC2824" w:rsidR="00B7005B" w:rsidRDefault="00681723" w14:paraId="47AEAF19" w14:textId="079279F2">
            <w:pPr>
              <w:ind w:right="48"/>
              <w:jc w:val="both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Periodo de la base de datos</w:t>
            </w:r>
          </w:p>
        </w:tc>
      </w:tr>
      <w:tr w:rsidRPr="00FC2824" w:rsidR="00B7005B" w:rsidTr="4F4A410E" w14:paraId="4B39DACE" w14:textId="77777777">
        <w:trPr>
          <w:trHeight w:val="417"/>
        </w:trPr>
        <w:tc>
          <w:tcPr>
            <w:tcW w:w="205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FC2824" w:rsidR="00B7005B" w:rsidRDefault="0047024F" w14:paraId="34AC4ABB" w14:textId="3A60B6BF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Extensión</w:t>
            </w:r>
            <w:r w:rsidRPr="00FC2824" w:rsidR="00B7005B">
              <w:rPr>
                <w:rFonts w:ascii="Segoe UI" w:hAnsi="Segoe UI" w:eastAsia="Quattrocento Sans" w:cs="Segoe UI"/>
              </w:rPr>
              <w:t xml:space="preserve"> </w:t>
            </w:r>
          </w:p>
        </w:tc>
        <w:tc>
          <w:tcPr>
            <w:tcW w:w="69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FC2824" w:rsidR="00B7005B" w:rsidRDefault="1FEE8967" w14:paraId="50BBAF1D" w14:textId="56AF50D2">
            <w:pPr>
              <w:ind w:right="68"/>
              <w:jc w:val="both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Formato del archivo</w:t>
            </w:r>
          </w:p>
        </w:tc>
      </w:tr>
      <w:tr w:rsidRPr="00FC2824" w:rsidR="00B7005B" w:rsidTr="4F4A410E" w14:paraId="4DE2B077" w14:textId="77777777">
        <w:trPr>
          <w:trHeight w:val="675"/>
        </w:trPr>
        <w:tc>
          <w:tcPr>
            <w:tcW w:w="205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FC2824" w:rsidR="00B7005B" w:rsidRDefault="0047024F" w14:paraId="058BE090" w14:textId="53350138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Volumen</w:t>
            </w:r>
            <w:r w:rsidRPr="00FC2824" w:rsidR="00B7005B">
              <w:rPr>
                <w:rFonts w:ascii="Segoe UI" w:hAnsi="Segoe UI" w:eastAsia="Quattrocento Sans" w:cs="Segoe UI"/>
              </w:rPr>
              <w:t xml:space="preserve"> </w:t>
            </w:r>
            <w:r w:rsidRPr="00FC2824" w:rsidR="00681723">
              <w:rPr>
                <w:rFonts w:ascii="Segoe UI" w:hAnsi="Segoe UI" w:eastAsia="Quattrocento Sans" w:cs="Segoe UI"/>
              </w:rPr>
              <w:t>(#filas)</w:t>
            </w:r>
          </w:p>
        </w:tc>
        <w:tc>
          <w:tcPr>
            <w:tcW w:w="69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B7005B" w:rsidRDefault="00681723" w14:paraId="6232B1FA" w14:textId="010844AC">
            <w:pPr>
              <w:jc w:val="both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Cantidad de registros</w:t>
            </w:r>
          </w:p>
        </w:tc>
      </w:tr>
      <w:tr w:rsidRPr="00FC2824" w:rsidR="00B7005B" w:rsidTr="4F4A410E" w14:paraId="00E3FACD" w14:textId="77777777">
        <w:trPr>
          <w:trHeight w:val="433"/>
        </w:trPr>
        <w:tc>
          <w:tcPr>
            <w:tcW w:w="205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B7005B" w:rsidRDefault="00681723" w14:paraId="0C98AD9C" w14:textId="720F0F20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Campos (#columnas)</w:t>
            </w:r>
          </w:p>
        </w:tc>
        <w:tc>
          <w:tcPr>
            <w:tcW w:w="69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B7005B" w:rsidRDefault="00B7005B" w14:paraId="5848EE1F" w14:textId="42EAC01C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 </w:t>
            </w:r>
            <w:r w:rsidRPr="00FC2824" w:rsidR="7CEAD839">
              <w:rPr>
                <w:rFonts w:ascii="Segoe UI" w:hAnsi="Segoe UI" w:eastAsia="Quattrocento Sans" w:cs="Segoe UI"/>
              </w:rPr>
              <w:t>Numero de atributos</w:t>
            </w:r>
          </w:p>
        </w:tc>
      </w:tr>
      <w:tr w:rsidRPr="00FC2824" w:rsidR="00B7005B" w:rsidTr="4F4A410E" w14:paraId="29332FFC" w14:textId="77777777">
        <w:trPr>
          <w:trHeight w:val="362"/>
        </w:trPr>
        <w:tc>
          <w:tcPr>
            <w:tcW w:w="205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</w:tcPr>
          <w:p w:rsidRPr="00FC2824" w:rsidR="00B7005B" w:rsidRDefault="00681723" w14:paraId="45192E4A" w14:textId="2C34AE00">
            <w:pPr>
              <w:ind w:left="2"/>
              <w:rPr>
                <w:rFonts w:ascii="Segoe UI" w:hAnsi="Segoe UI" w:eastAsia="Quattrocento Sans" w:cs="Segoe UI"/>
                <w:b/>
                <w:bCs/>
              </w:rPr>
            </w:pPr>
            <w:r w:rsidRPr="00FC2824">
              <w:rPr>
                <w:rFonts w:ascii="Segoe UI" w:hAnsi="Segoe UI" w:eastAsia="Quattrocento Sans" w:cs="Segoe UI"/>
                <w:b/>
                <w:bCs/>
              </w:rPr>
              <w:t>Campos</w:t>
            </w:r>
            <w:r w:rsidR="00A2712B">
              <w:rPr>
                <w:rFonts w:ascii="Segoe UI" w:hAnsi="Segoe UI" w:eastAsia="Quattrocento Sans" w:cs="Segoe UI"/>
                <w:b/>
                <w:bCs/>
              </w:rPr>
              <w:t xml:space="preserve"> </w:t>
            </w:r>
            <w:r w:rsidRPr="00A2712B" w:rsidR="00A2712B">
              <w:rPr>
                <w:rFonts w:ascii="Segoe UI" w:hAnsi="Segoe UI" w:eastAsia="Quattrocento Sans" w:cs="Segoe UI"/>
                <w:b/>
                <w:bCs/>
              </w:rPr>
              <w:t>SEGCOVID</w:t>
            </w:r>
          </w:p>
        </w:tc>
        <w:tc>
          <w:tcPr>
            <w:tcW w:w="69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</w:tcPr>
          <w:p w:rsidRPr="00FC2824" w:rsidR="00B7005B" w:rsidRDefault="00681723" w14:paraId="72119FFA" w14:textId="53598520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Descripción</w:t>
            </w:r>
            <w:r w:rsidRPr="00FC2824" w:rsidR="0047024F">
              <w:rPr>
                <w:rFonts w:ascii="Segoe UI" w:hAnsi="Segoe UI" w:eastAsia="Quattrocento Sans" w:cs="Segoe UI"/>
              </w:rPr>
              <w:t xml:space="preserve"> de todos los atributos de la base de datos</w:t>
            </w:r>
          </w:p>
        </w:tc>
      </w:tr>
      <w:tr w:rsidRPr="00FC2824" w:rsidR="00B7005B" w:rsidTr="4F4A410E" w14:paraId="78C87C6F" w14:textId="77777777">
        <w:trPr>
          <w:trHeight w:val="358"/>
        </w:trPr>
        <w:tc>
          <w:tcPr>
            <w:tcW w:w="205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</w:tcPr>
          <w:p w:rsidRPr="00FC2824" w:rsidR="00B7005B" w:rsidRDefault="00B7005B" w14:paraId="2BC49B42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n </w:t>
            </w:r>
          </w:p>
        </w:tc>
        <w:tc>
          <w:tcPr>
            <w:tcW w:w="69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</w:tcPr>
          <w:p w:rsidRPr="00FC2824" w:rsidR="00B7005B" w:rsidRDefault="00B7005B" w14:paraId="3084FC1C" w14:textId="036DBA08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nombre del campo </w:t>
            </w:r>
            <w:r w:rsidRPr="00FC2824" w:rsidR="0097648E">
              <w:rPr>
                <w:rFonts w:ascii="Segoe UI" w:hAnsi="Segoe UI" w:eastAsia="Quattrocento Sans" w:cs="Segoe UI"/>
              </w:rPr>
              <w:t>en la fuente de datos</w:t>
            </w:r>
          </w:p>
        </w:tc>
      </w:tr>
      <w:tr w:rsidRPr="00FC2824" w:rsidR="00B7005B" w:rsidTr="4F4A410E" w14:paraId="19A600C9" w14:textId="77777777">
        <w:trPr>
          <w:trHeight w:val="557"/>
        </w:trPr>
        <w:tc>
          <w:tcPr>
            <w:tcW w:w="205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FC2824" w:rsidR="00B7005B" w:rsidRDefault="0047024F" w14:paraId="3E5AAC5B" w14:textId="46D5BE48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Alias</w:t>
            </w:r>
          </w:p>
        </w:tc>
        <w:tc>
          <w:tcPr>
            <w:tcW w:w="69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B7005B" w:rsidRDefault="0047024F" w14:paraId="3792E69E" w14:textId="0CEE055E">
            <w:pPr>
              <w:jc w:val="both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Nombre de la variable</w:t>
            </w:r>
          </w:p>
        </w:tc>
      </w:tr>
      <w:tr w:rsidRPr="00FC2824" w:rsidR="00681723" w:rsidTr="4F4A410E" w14:paraId="55D635A4" w14:textId="77777777">
        <w:trPr>
          <w:trHeight w:val="557"/>
        </w:trPr>
        <w:tc>
          <w:tcPr>
            <w:tcW w:w="205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FC2824" w:rsidR="00681723" w:rsidRDefault="00681723" w14:paraId="0FFDBC53" w14:textId="4075BA9C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Descripción</w:t>
            </w:r>
          </w:p>
        </w:tc>
        <w:tc>
          <w:tcPr>
            <w:tcW w:w="69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81723" w:rsidRDefault="00681723" w14:paraId="142E789F" w14:textId="1A41EAA6">
            <w:pPr>
              <w:jc w:val="both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Descripción o propósito del atributo.</w:t>
            </w:r>
          </w:p>
        </w:tc>
      </w:tr>
      <w:tr w:rsidRPr="00FC2824" w:rsidR="00B7005B" w:rsidTr="4F4A410E" w14:paraId="69732A2F" w14:textId="77777777">
        <w:trPr>
          <w:trHeight w:val="555"/>
        </w:trPr>
        <w:tc>
          <w:tcPr>
            <w:tcW w:w="205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FC2824" w:rsidR="00B7005B" w:rsidRDefault="0047024F" w14:paraId="501184C3" w14:textId="189757DC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Tipo</w:t>
            </w:r>
          </w:p>
        </w:tc>
        <w:tc>
          <w:tcPr>
            <w:tcW w:w="69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B7005B" w:rsidP="0047024F" w:rsidRDefault="0047024F" w14:paraId="01E280C8" w14:textId="5367F151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Tipo de dato (fecha, texto categórico, texto no categórico, numérico nominal o numérico ordinal.)</w:t>
            </w:r>
            <w:r w:rsidRPr="00FC2824" w:rsidR="00B7005B">
              <w:rPr>
                <w:rFonts w:ascii="Segoe UI" w:hAnsi="Segoe UI" w:eastAsia="Quattrocento Sans" w:cs="Segoe UI"/>
              </w:rPr>
              <w:t xml:space="preserve"> </w:t>
            </w:r>
          </w:p>
        </w:tc>
      </w:tr>
      <w:tr w:rsidRPr="00FC2824" w:rsidR="0047024F" w:rsidTr="4F4A410E" w14:paraId="059FFB4C" w14:textId="77777777">
        <w:trPr>
          <w:trHeight w:val="360"/>
        </w:trPr>
        <w:tc>
          <w:tcPr>
            <w:tcW w:w="205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47024F" w:rsidP="0047024F" w:rsidRDefault="0047024F" w14:paraId="02262964" w14:textId="76D14423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Dominio</w:t>
            </w:r>
          </w:p>
        </w:tc>
        <w:tc>
          <w:tcPr>
            <w:tcW w:w="69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27683A" w:rsidR="0047024F" w:rsidP="0047024F" w:rsidRDefault="00681723" w14:paraId="0D0EA36B" w14:textId="1CE46EB5">
            <w:pPr>
              <w:rPr>
                <w:rFonts w:ascii="Segoe UI" w:hAnsi="Segoe UI" w:eastAsia="Quattrocento Sans" w:cs="Segoe UI"/>
              </w:rPr>
            </w:pPr>
            <w:r w:rsidRPr="0027683A">
              <w:rPr>
                <w:rFonts w:ascii="Segoe UI" w:hAnsi="Segoe UI" w:eastAsia="Quattrocento Sans" w:cs="Segoe UI"/>
              </w:rPr>
              <w:t xml:space="preserve">Rango </w:t>
            </w:r>
            <w:r w:rsidRPr="0027683A" w:rsidR="0027683A">
              <w:rPr>
                <w:rFonts w:ascii="Segoe UI" w:hAnsi="Segoe UI" w:eastAsia="Quattrocento Sans" w:cs="Segoe UI"/>
              </w:rPr>
              <w:t xml:space="preserve">de los datos </w:t>
            </w:r>
            <w:r w:rsidRPr="0027683A">
              <w:rPr>
                <w:rFonts w:ascii="Segoe UI" w:hAnsi="Segoe UI" w:eastAsia="Quattrocento Sans" w:cs="Segoe UI"/>
              </w:rPr>
              <w:t>o valor esperado</w:t>
            </w:r>
            <w:r w:rsidRPr="0027683A" w:rsidR="0036545B">
              <w:rPr>
                <w:rFonts w:ascii="Segoe UI" w:hAnsi="Segoe UI" w:eastAsia="Quattrocento Sans" w:cs="Segoe UI"/>
              </w:rPr>
              <w:t>.</w:t>
            </w:r>
          </w:p>
        </w:tc>
      </w:tr>
      <w:tr w:rsidRPr="00FC2824" w:rsidR="00104319" w:rsidTr="4F4A410E" w14:paraId="3506E90A" w14:textId="77777777">
        <w:trPr>
          <w:trHeight w:val="360"/>
        </w:trPr>
        <w:tc>
          <w:tcPr>
            <w:tcW w:w="205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FC2824" w:rsidR="00104319" w:rsidP="00104319" w:rsidRDefault="00104319" w14:paraId="65783849" w14:textId="636D4E6C">
            <w:pPr>
              <w:ind w:left="2"/>
              <w:rPr>
                <w:rFonts w:ascii="Segoe UI" w:hAnsi="Segoe UI" w:eastAsia="Quattrocento Sans" w:cs="Segoe UI"/>
                <w:highlight w:val="red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</w:t>
            </w:r>
          </w:p>
        </w:tc>
        <w:tc>
          <w:tcPr>
            <w:tcW w:w="69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104319" w:rsidP="00104319" w:rsidRDefault="00104319" w14:paraId="5014477A" w14:textId="2D1A21D1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Se calculan las estadísticas básicas o la frecuencia de las variables. </w:t>
            </w:r>
          </w:p>
        </w:tc>
      </w:tr>
      <w:tr w:rsidRPr="00FC2824" w:rsidR="009F1F1D" w:rsidTr="4F4A410E" w14:paraId="4B4C312C" w14:textId="77777777">
        <w:trPr>
          <w:trHeight w:val="360"/>
        </w:trPr>
        <w:tc>
          <w:tcPr>
            <w:tcW w:w="205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FC2824" w:rsidR="009F1F1D" w:rsidP="009F1F1D" w:rsidRDefault="009F1F1D" w14:paraId="79C8DEC3" w14:textId="03202D98">
            <w:pPr>
              <w:ind w:left="2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9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9F1F1D" w:rsidP="009F1F1D" w:rsidRDefault="009F1F1D" w14:paraId="2A16E497" w14:textId="0481D57F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Información relevante de la variable a tener en cuenta</w:t>
            </w:r>
          </w:p>
        </w:tc>
      </w:tr>
    </w:tbl>
    <w:p w:rsidR="00926C14" w:rsidP="00AB2715" w:rsidRDefault="00B7005B" w14:paraId="4182929E" w14:textId="126522BE">
      <w:pPr>
        <w:spacing w:after="3" w:line="543" w:lineRule="auto"/>
        <w:ind w:left="-5" w:right="3750" w:hanging="10"/>
        <w:rPr>
          <w:rFonts w:ascii="Segoe UI" w:hAnsi="Segoe UI" w:eastAsia="Quattrocento Sans" w:cs="Segoe UI"/>
        </w:rPr>
      </w:pPr>
      <w:r w:rsidRPr="00FC2824">
        <w:rPr>
          <w:rFonts w:ascii="Segoe UI" w:hAnsi="Segoe UI" w:eastAsia="Quattrocento Sans" w:cs="Segoe UI"/>
        </w:rPr>
        <w:t xml:space="preserve">                                  </w:t>
      </w:r>
      <w:r w:rsidRPr="00382F3E">
        <w:rPr>
          <w:i/>
          <w:iCs/>
          <w:color w:val="0E2841" w:themeColor="text2"/>
          <w:sz w:val="18"/>
          <w:szCs w:val="18"/>
        </w:rPr>
        <w:t>Tabla</w:t>
      </w:r>
      <w:r w:rsidRPr="00382F3E" w:rsidR="00BE7BE5">
        <w:rPr>
          <w:i/>
          <w:iCs/>
          <w:color w:val="0E2841" w:themeColor="text2"/>
          <w:sz w:val="18"/>
          <w:szCs w:val="18"/>
        </w:rPr>
        <w:t xml:space="preserve"> </w:t>
      </w:r>
      <w:r w:rsidRPr="00382F3E" w:rsidR="00573E6E">
        <w:rPr>
          <w:i/>
          <w:iCs/>
          <w:color w:val="0E2841" w:themeColor="text2"/>
          <w:sz w:val="18"/>
          <w:szCs w:val="18"/>
        </w:rPr>
        <w:t>3</w:t>
      </w:r>
      <w:r w:rsidRPr="00382F3E">
        <w:rPr>
          <w:i/>
          <w:iCs/>
          <w:color w:val="0E2841" w:themeColor="text2"/>
          <w:sz w:val="18"/>
          <w:szCs w:val="18"/>
        </w:rPr>
        <w:t>: Descripción estadística de las</w:t>
      </w:r>
      <w:r w:rsidR="00382F3E">
        <w:rPr>
          <w:i/>
          <w:iCs/>
          <w:color w:val="0E2841" w:themeColor="text2"/>
          <w:sz w:val="18"/>
          <w:szCs w:val="18"/>
        </w:rPr>
        <w:t xml:space="preserve"> </w:t>
      </w:r>
      <w:r w:rsidRPr="00382F3E" w:rsidR="0047024F">
        <w:rPr>
          <w:i/>
          <w:iCs/>
          <w:color w:val="0E2841" w:themeColor="text2"/>
          <w:sz w:val="18"/>
          <w:szCs w:val="18"/>
        </w:rPr>
        <w:t>v</w:t>
      </w:r>
      <w:r w:rsidRPr="00382F3E">
        <w:rPr>
          <w:i/>
          <w:iCs/>
          <w:color w:val="0E2841" w:themeColor="text2"/>
          <w:sz w:val="18"/>
          <w:szCs w:val="18"/>
        </w:rPr>
        <w:t>ariables</w:t>
      </w:r>
      <w:r w:rsidRPr="00FC2824">
        <w:rPr>
          <w:rFonts w:ascii="Segoe UI" w:hAnsi="Segoe UI" w:eastAsia="Quattrocento Sans" w:cs="Segoe UI"/>
        </w:rPr>
        <w:t>​</w:t>
      </w:r>
      <w:r w:rsidRPr="00FC2824">
        <w:rPr>
          <w:rFonts w:ascii="Segoe UI" w:hAnsi="Segoe UI" w:eastAsia="Quattrocento Sans" w:cs="Segoe UI"/>
        </w:rPr>
        <w:tab/>
      </w:r>
      <w:r w:rsidRPr="00FC2824">
        <w:rPr>
          <w:rFonts w:ascii="Segoe UI" w:hAnsi="Segoe UI" w:eastAsia="Quattrocento Sans" w:cs="Segoe UI"/>
          <w:sz w:val="16"/>
          <w:szCs w:val="16"/>
        </w:rPr>
        <w:t xml:space="preserve"> </w:t>
      </w:r>
      <w:r w:rsidRPr="00FC2824">
        <w:rPr>
          <w:rFonts w:ascii="Segoe UI" w:hAnsi="Segoe UI" w:eastAsia="Quattrocento Sans" w:cs="Segoe UI"/>
        </w:rPr>
        <w:t xml:space="preserve"> </w:t>
      </w:r>
    </w:p>
    <w:p w:rsidRPr="00FC2824" w:rsidR="00382F3E" w:rsidP="00AB2715" w:rsidRDefault="00382F3E" w14:paraId="0FA2E83A" w14:textId="77777777">
      <w:pPr>
        <w:spacing w:after="3" w:line="543" w:lineRule="auto"/>
        <w:ind w:left="-5" w:right="3750" w:hanging="10"/>
        <w:rPr>
          <w:rFonts w:ascii="Segoe UI" w:hAnsi="Segoe UI" w:cs="Segoe UI"/>
        </w:rPr>
      </w:pPr>
    </w:p>
    <w:p w:rsidRPr="00FC2824" w:rsidR="00926C14" w:rsidP="00FE30E1" w:rsidRDefault="00573E6E" w14:paraId="0C0AB997" w14:textId="3F11A204">
      <w:pPr>
        <w:pStyle w:val="Heading3"/>
        <w:rPr>
          <w:rFonts w:ascii="Segoe UI" w:hAnsi="Segoe UI" w:cs="Segoe UI"/>
        </w:rPr>
      </w:pPr>
      <w:bookmarkStart w:name="_Toc165995116" w:id="27"/>
      <w:r>
        <w:rPr>
          <w:rFonts w:ascii="Segoe UI" w:hAnsi="Segoe UI" w:cs="Segoe UI"/>
        </w:rPr>
        <w:t>3.3.</w:t>
      </w:r>
      <w:r w:rsidRPr="00FC2824" w:rsidR="00AB2715">
        <w:rPr>
          <w:rFonts w:ascii="Segoe UI" w:hAnsi="Segoe UI" w:cs="Segoe UI"/>
        </w:rPr>
        <w:t xml:space="preserve">2. </w:t>
      </w:r>
      <w:r w:rsidRPr="00FC2824" w:rsidR="00926C14">
        <w:rPr>
          <w:rFonts w:ascii="Segoe UI" w:hAnsi="Segoe UI" w:cs="Segoe UI"/>
        </w:rPr>
        <w:t>Listado detallado de</w:t>
      </w:r>
      <w:r w:rsidR="0008014C">
        <w:rPr>
          <w:rFonts w:ascii="Segoe UI" w:hAnsi="Segoe UI" w:cs="Segoe UI"/>
        </w:rPr>
        <w:t xml:space="preserve"> la</w:t>
      </w:r>
      <w:r w:rsidRPr="00FC2824" w:rsidR="00926C14">
        <w:rPr>
          <w:rFonts w:ascii="Segoe UI" w:hAnsi="Segoe UI" w:cs="Segoe UI"/>
        </w:rPr>
        <w:t xml:space="preserve"> fuente</w:t>
      </w:r>
      <w:bookmarkEnd w:id="27"/>
    </w:p>
    <w:p w:rsidRPr="00FC2824" w:rsidR="00AB2715" w:rsidP="00926C14" w:rsidRDefault="00AB2715" w14:paraId="0E0B85A4" w14:textId="77777777">
      <w:pPr>
        <w:spacing w:after="0" w:line="260" w:lineRule="auto"/>
        <w:ind w:left="-5" w:hanging="10"/>
        <w:rPr>
          <w:rFonts w:ascii="Segoe UI" w:hAnsi="Segoe UI" w:eastAsia="Quattrocento Sans" w:cs="Segoe UI"/>
        </w:rPr>
      </w:pPr>
    </w:p>
    <w:p w:rsidRPr="00FC2824" w:rsidR="00926C14" w:rsidP="00926C14" w:rsidRDefault="00AB2715" w14:paraId="127E9BC4" w14:textId="3F1FF202">
      <w:pPr>
        <w:spacing w:after="0" w:line="260" w:lineRule="auto"/>
        <w:ind w:left="-5" w:hanging="10"/>
        <w:rPr>
          <w:rFonts w:ascii="Segoe UI" w:hAnsi="Segoe UI" w:eastAsia="Quattrocento Sans" w:cs="Segoe UI"/>
        </w:rPr>
      </w:pPr>
      <w:r w:rsidRPr="00FC2824">
        <w:rPr>
          <w:rFonts w:ascii="Segoe UI" w:hAnsi="Segoe UI" w:eastAsia="Quattrocento Sans" w:cs="Segoe UI"/>
        </w:rPr>
        <w:t>Teniendo en cuenta el esquema mencionado anteriormente</w:t>
      </w:r>
      <w:r w:rsidRPr="00FC2824" w:rsidR="00926C14">
        <w:rPr>
          <w:rFonts w:ascii="Segoe UI" w:hAnsi="Segoe UI" w:eastAsia="Quattrocento Sans" w:cs="Segoe UI"/>
        </w:rPr>
        <w:t xml:space="preserve">, se </w:t>
      </w:r>
      <w:r w:rsidRPr="00FC2824">
        <w:rPr>
          <w:rFonts w:ascii="Segoe UI" w:hAnsi="Segoe UI" w:eastAsia="Quattrocento Sans" w:cs="Segoe UI"/>
        </w:rPr>
        <w:t>genera</w:t>
      </w:r>
      <w:r w:rsidRPr="00FC2824" w:rsidR="00926C14">
        <w:rPr>
          <w:rFonts w:ascii="Segoe UI" w:hAnsi="Segoe UI" w:eastAsia="Quattrocento Sans" w:cs="Segoe UI"/>
        </w:rPr>
        <w:t xml:space="preserve"> un cuadro detallado describiendo la fuente de datos </w:t>
      </w:r>
      <w:r w:rsidRPr="00FC2824">
        <w:rPr>
          <w:rFonts w:ascii="Segoe UI" w:hAnsi="Segoe UI" w:eastAsia="Quattrocento Sans" w:cs="Segoe UI"/>
        </w:rPr>
        <w:t>y la descripción de cada una de las variables identificadas.</w:t>
      </w:r>
    </w:p>
    <w:p w:rsidRPr="00FC2824" w:rsidR="00926C14" w:rsidP="00926C14" w:rsidRDefault="00926C14" w14:paraId="1E2A73BD" w14:textId="77777777">
      <w:pPr>
        <w:spacing w:after="0"/>
        <w:rPr>
          <w:rFonts w:ascii="Segoe UI" w:hAnsi="Segoe UI" w:eastAsia="Quattrocento Sans" w:cs="Segoe UI"/>
        </w:rPr>
      </w:pPr>
      <w:r w:rsidRPr="00FC2824">
        <w:rPr>
          <w:rFonts w:ascii="Segoe UI" w:hAnsi="Segoe UI" w:eastAsia="Quattrocento Sans" w:cs="Segoe UI"/>
        </w:rPr>
        <w:t xml:space="preserve"> </w:t>
      </w:r>
    </w:p>
    <w:tbl>
      <w:tblPr>
        <w:tblW w:w="9000" w:type="dxa"/>
        <w:tblInd w:w="-114" w:type="dxa"/>
        <w:tblLayout w:type="fixed"/>
        <w:tblLook w:val="0400" w:firstRow="0" w:lastRow="0" w:firstColumn="0" w:lastColumn="0" w:noHBand="0" w:noVBand="1"/>
      </w:tblPr>
      <w:tblGrid>
        <w:gridCol w:w="2335"/>
        <w:gridCol w:w="6665"/>
      </w:tblGrid>
      <w:tr w:rsidRPr="00FC2824" w:rsidR="00926C14" w:rsidTr="070273AE" w14:paraId="4E9294DD" w14:textId="77777777">
        <w:trPr>
          <w:trHeight w:val="300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</w:tcPr>
          <w:p w:rsidRPr="00FC2824" w:rsidR="00926C14" w:rsidRDefault="00926C14" w14:paraId="5DA6E2B7" w14:textId="77777777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>FUENTE</w:t>
            </w:r>
            <w:r w:rsidRPr="00FC2824">
              <w:rPr>
                <w:rFonts w:ascii="Segoe UI" w:hAnsi="Segoe UI" w:eastAsia="Quattrocento Sans" w:cs="Segoe UI"/>
                <w:sz w:val="24"/>
                <w:szCs w:val="24"/>
              </w:rPr>
              <w:t xml:space="preserve">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</w:tcPr>
          <w:p w:rsidRPr="00FC2824" w:rsidR="00926C14" w:rsidRDefault="00926C14" w14:paraId="66546424" w14:textId="2D1D6672">
            <w:pPr>
              <w:ind w:left="113"/>
              <w:rPr>
                <w:rFonts w:ascii="Segoe UI" w:hAnsi="Segoe UI" w:eastAsia="Quattrocento Sans" w:cs="Segoe UI"/>
                <w:b/>
                <w:bCs/>
              </w:rPr>
            </w:pPr>
            <w:r w:rsidRPr="00FC2824">
              <w:rPr>
                <w:rFonts w:ascii="Segoe UI" w:hAnsi="Segoe UI" w:eastAsia="Quattrocento Sans" w:cs="Segoe UI"/>
                <w:b/>
                <w:bCs/>
                <w:sz w:val="24"/>
                <w:szCs w:val="24"/>
              </w:rPr>
              <w:t xml:space="preserve">INFORMACIÓN </w:t>
            </w:r>
            <w:r w:rsidRPr="00A2712B" w:rsidR="00A2712B">
              <w:rPr>
                <w:rFonts w:ascii="Segoe UI" w:hAnsi="Segoe UI" w:eastAsia="Quattrocento Sans" w:cs="Segoe UI"/>
                <w:b/>
                <w:bCs/>
                <w:sz w:val="24"/>
                <w:szCs w:val="24"/>
              </w:rPr>
              <w:t>SEGCOVID</w:t>
            </w:r>
          </w:p>
        </w:tc>
      </w:tr>
      <w:tr w:rsidRPr="00FC2824" w:rsidR="00926C14" w:rsidTr="070273AE" w14:paraId="5342D776" w14:textId="77777777">
        <w:trPr>
          <w:trHeight w:val="61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FC2824" w:rsidR="00926C14" w:rsidRDefault="00926C14" w14:paraId="6865CFAE" w14:textId="77777777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926C14" w:rsidRDefault="00926C14" w14:paraId="24DD278B" w14:textId="195B33CD">
            <w:pPr>
              <w:ind w:left="113"/>
              <w:jc w:val="both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Contiene </w:t>
            </w:r>
            <w:r w:rsidRPr="00FC2824" w:rsidR="00681723">
              <w:rPr>
                <w:rFonts w:ascii="Segoe UI" w:hAnsi="Segoe UI" w:eastAsia="Quattrocento Sans" w:cs="Segoe UI"/>
              </w:rPr>
              <w:t xml:space="preserve">los datos </w:t>
            </w:r>
            <w:r w:rsidR="00F47386">
              <w:rPr>
                <w:rFonts w:ascii="Segoe UI" w:hAnsi="Segoe UI" w:eastAsia="Quattrocento Sans" w:cs="Segoe UI"/>
              </w:rPr>
              <w:t xml:space="preserve">obtenidos del seguimiento de los casos de COVID-19 denominado como </w:t>
            </w:r>
            <w:r w:rsidR="00A2712B">
              <w:rPr>
                <w:rFonts w:ascii="Segoe UI" w:hAnsi="Segoe UI" w:cs="Segoe UI"/>
              </w:rPr>
              <w:t>SEGCOVID</w:t>
            </w:r>
          </w:p>
        </w:tc>
      </w:tr>
      <w:tr w:rsidRPr="00FC2824" w:rsidR="00926C14" w:rsidTr="070273AE" w14:paraId="07B4D537" w14:textId="77777777">
        <w:trPr>
          <w:trHeight w:val="31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926C14" w:rsidRDefault="00926C14" w14:paraId="4650AD26" w14:textId="77777777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Período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926C14" w:rsidRDefault="00926C14" w14:paraId="200F5822" w14:textId="4A99B04C">
            <w:pPr>
              <w:ind w:left="113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20</w:t>
            </w:r>
            <w:r w:rsidRPr="00FC2824" w:rsidR="00BE7BE5">
              <w:rPr>
                <w:rFonts w:ascii="Segoe UI" w:hAnsi="Segoe UI" w:eastAsia="Quattrocento Sans" w:cs="Segoe UI"/>
              </w:rPr>
              <w:t>14</w:t>
            </w:r>
            <w:r w:rsidRPr="00FC2824">
              <w:rPr>
                <w:rFonts w:ascii="Segoe UI" w:hAnsi="Segoe UI" w:eastAsia="Quattrocento Sans" w:cs="Segoe UI"/>
              </w:rPr>
              <w:t xml:space="preserve"> </w:t>
            </w:r>
            <w:r w:rsidR="00DB463F">
              <w:rPr>
                <w:rFonts w:ascii="Segoe UI" w:hAnsi="Segoe UI" w:eastAsia="Quattrocento Sans" w:cs="Segoe UI"/>
              </w:rPr>
              <w:t>–</w:t>
            </w:r>
            <w:r w:rsidRPr="00FC2824">
              <w:rPr>
                <w:rFonts w:ascii="Segoe UI" w:hAnsi="Segoe UI" w:eastAsia="Quattrocento Sans" w:cs="Segoe UI"/>
              </w:rPr>
              <w:t xml:space="preserve"> 202</w:t>
            </w:r>
            <w:r w:rsidRPr="00FC2824" w:rsidR="00910981">
              <w:rPr>
                <w:rFonts w:ascii="Segoe UI" w:hAnsi="Segoe UI" w:eastAsia="Quattrocento Sans" w:cs="Segoe UI"/>
              </w:rPr>
              <w:t>3</w:t>
            </w:r>
          </w:p>
        </w:tc>
      </w:tr>
      <w:tr w:rsidRPr="00FC2824" w:rsidR="00926C14" w:rsidTr="070273AE" w14:paraId="0A975DC9" w14:textId="77777777">
        <w:trPr>
          <w:trHeight w:val="31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926C14" w:rsidRDefault="00926C14" w14:paraId="3F644FAF" w14:textId="77777777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Extensión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926C14" w:rsidRDefault="00926C14" w14:paraId="0651C8F7" w14:textId="77777777">
            <w:pPr>
              <w:ind w:left="113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.</w:t>
            </w:r>
            <w:proofErr w:type="spellStart"/>
            <w:r w:rsidRPr="00FC2824">
              <w:rPr>
                <w:rFonts w:ascii="Segoe UI" w:hAnsi="Segoe UI" w:eastAsia="Quattrocento Sans" w:cs="Segoe UI"/>
              </w:rPr>
              <w:t>parquet</w:t>
            </w:r>
            <w:proofErr w:type="spellEnd"/>
          </w:p>
        </w:tc>
      </w:tr>
      <w:tr w:rsidRPr="00FC2824" w:rsidR="00926C14" w:rsidTr="070273AE" w14:paraId="03888BF0" w14:textId="77777777">
        <w:trPr>
          <w:trHeight w:val="31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926C14" w:rsidRDefault="00926C14" w14:paraId="6BF5A861" w14:textId="77777777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Volumen (#filas)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926C14" w:rsidRDefault="00780A63" w14:paraId="4A499290" w14:textId="43D9C0A2">
            <w:pPr>
              <w:ind w:left="113"/>
              <w:rPr>
                <w:rFonts w:ascii="Segoe UI" w:hAnsi="Segoe UI" w:eastAsia="Quattrocento Sans" w:cs="Segoe UI"/>
              </w:rPr>
            </w:pPr>
            <w:r w:rsidRPr="00A2712B">
              <w:rPr>
                <w:rFonts w:ascii="Segoe UI" w:hAnsi="Segoe UI" w:eastAsia="Times New Roman" w:cs="Segoe UI"/>
              </w:rPr>
              <w:t>18</w:t>
            </w:r>
            <w:r>
              <w:rPr>
                <w:rFonts w:ascii="Segoe UI" w:hAnsi="Segoe UI" w:eastAsia="Times New Roman" w:cs="Segoe UI"/>
              </w:rPr>
              <w:t>’</w:t>
            </w:r>
            <w:r w:rsidRPr="00A2712B">
              <w:rPr>
                <w:rFonts w:ascii="Segoe UI" w:hAnsi="Segoe UI" w:eastAsia="Times New Roman" w:cs="Segoe UI"/>
              </w:rPr>
              <w:t>431</w:t>
            </w:r>
            <w:r>
              <w:rPr>
                <w:rFonts w:ascii="Segoe UI" w:hAnsi="Segoe UI" w:eastAsia="Times New Roman" w:cs="Segoe UI"/>
              </w:rPr>
              <w:t>.</w:t>
            </w:r>
            <w:r w:rsidRPr="00A2712B">
              <w:rPr>
                <w:rFonts w:ascii="Segoe UI" w:hAnsi="Segoe UI" w:eastAsia="Times New Roman" w:cs="Segoe UI"/>
              </w:rPr>
              <w:t>733</w:t>
            </w:r>
          </w:p>
        </w:tc>
      </w:tr>
      <w:tr w:rsidRPr="00FC2824" w:rsidR="00681723" w:rsidTr="070273AE" w14:paraId="769B7EA9" w14:textId="77777777">
        <w:trPr>
          <w:trHeight w:val="31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81723" w:rsidRDefault="00681723" w14:paraId="23AB8E9D" w14:textId="4F1528CE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Campos (#columnas)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81723" w:rsidRDefault="00780A63" w14:paraId="078AE5B8" w14:textId="464F02FE">
            <w:pPr>
              <w:ind w:left="113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40</w:t>
            </w:r>
          </w:p>
        </w:tc>
      </w:tr>
      <w:tr w:rsidRPr="00FC2824" w:rsidR="00926C14" w:rsidTr="070273AE" w14:paraId="5E14F1AA" w14:textId="77777777">
        <w:trPr>
          <w:trHeight w:val="31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926C14" w:rsidRDefault="00926C14" w14:paraId="6EB8F458" w14:textId="77777777">
            <w:pPr>
              <w:ind w:left="114"/>
              <w:rPr>
                <w:rFonts w:ascii="Segoe UI" w:hAnsi="Segoe UI" w:eastAsia="Quattrocento Sans" w:cs="Segoe UI"/>
              </w:rPr>
            </w:pPr>
            <w:r w:rsidRPr="00F47386">
              <w:rPr>
                <w:rFonts w:ascii="Segoe UI" w:hAnsi="Segoe UI" w:eastAsia="Quattrocento Sans" w:cs="Segoe UI"/>
              </w:rPr>
              <w:t>Fecha recepción</w:t>
            </w:r>
            <w:r w:rsidRPr="00FC2824">
              <w:rPr>
                <w:rFonts w:ascii="Segoe UI" w:hAnsi="Segoe UI" w:eastAsia="Quattrocento Sans" w:cs="Segoe UI"/>
              </w:rPr>
              <w:t xml:space="preserve">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926C14" w:rsidRDefault="00986585" w14:paraId="4882D43D" w14:textId="3E9D2EB1">
            <w:pPr>
              <w:ind w:left="113"/>
              <w:rPr>
                <w:rFonts w:ascii="Segoe UI" w:hAnsi="Segoe UI" w:eastAsia="Quattrocento Sans" w:cs="Segoe UI"/>
              </w:rPr>
            </w:pPr>
            <w:sdt>
              <w:sdtPr>
                <w:rPr>
                  <w:rFonts w:ascii="Segoe UI" w:hAnsi="Segoe UI" w:cs="Segoe UI"/>
                </w:rPr>
                <w:tag w:val="goog_rdk_10"/>
                <w:id w:val="-1149983604"/>
              </w:sdtPr>
              <w:sdtContent/>
            </w:sdt>
            <w:sdt>
              <w:sdtPr>
                <w:rPr>
                  <w:rFonts w:ascii="Segoe UI" w:hAnsi="Segoe UI" w:cs="Segoe UI"/>
                </w:rPr>
                <w:tag w:val="goog_rdk_11"/>
                <w:id w:val="-93946510"/>
              </w:sdtPr>
              <w:sdtContent/>
            </w:sdt>
            <w:commentRangeStart w:id="28"/>
            <w:commentRangeStart w:id="29"/>
            <w:r w:rsidRPr="00FC2824" w:rsidR="00926C14">
              <w:rPr>
                <w:rFonts w:ascii="Segoe UI" w:hAnsi="Segoe UI" w:eastAsia="Quattrocento Sans" w:cs="Segoe UI"/>
              </w:rPr>
              <w:t xml:space="preserve"> </w:t>
            </w:r>
            <w:r w:rsidRPr="00915A27" w:rsidR="00BA39C3">
              <w:rPr>
                <w:rFonts w:ascii="Segoe UI" w:hAnsi="Segoe UI" w:eastAsia="Quattrocento Sans" w:cs="Segoe UI"/>
                <w:sz w:val="20"/>
                <w:szCs w:val="20"/>
              </w:rPr>
              <w:t>7 de diciembre de 2023</w:t>
            </w:r>
            <w:commentRangeEnd w:id="28"/>
            <w:r w:rsidR="00BA39C3">
              <w:rPr>
                <w:rStyle w:val="CommentReference"/>
              </w:rPr>
              <w:commentReference w:id="28"/>
            </w:r>
            <w:commentRangeEnd w:id="29"/>
            <w:r w:rsidR="00DB463F">
              <w:rPr>
                <w:rStyle w:val="CommentReference"/>
              </w:rPr>
              <w:commentReference w:id="29"/>
            </w:r>
          </w:p>
        </w:tc>
      </w:tr>
      <w:tr w:rsidRPr="00FC2824" w:rsidR="00926C14" w:rsidTr="070273AE" w14:paraId="6D29F965" w14:textId="77777777">
        <w:trPr>
          <w:trHeight w:val="31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</w:tcPr>
          <w:p w:rsidRPr="00FC2824" w:rsidR="00926C14" w:rsidRDefault="00926C14" w14:paraId="6487E7DD" w14:textId="77777777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>Campo 1</w:t>
            </w:r>
            <w:r w:rsidRPr="00FC2824">
              <w:rPr>
                <w:rFonts w:ascii="Segoe UI" w:hAnsi="Segoe UI" w:eastAsia="Quattrocento Sans" w:cs="Segoe UI"/>
                <w:sz w:val="24"/>
                <w:szCs w:val="24"/>
              </w:rPr>
              <w:t xml:space="preserve">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</w:tcPr>
          <w:p w:rsidRPr="00FC2824" w:rsidR="00926C14" w:rsidRDefault="0034325F" w14:paraId="4CD6F2B5" w14:textId="30E31F0D">
            <w:pPr>
              <w:ind w:left="113"/>
              <w:rPr>
                <w:rFonts w:ascii="Segoe UI" w:hAnsi="Segoe UI" w:eastAsia="Quattrocento Sans" w:cs="Segoe UI"/>
              </w:rPr>
            </w:pPr>
            <w:proofErr w:type="spellStart"/>
            <w:r w:rsidRPr="0034325F">
              <w:rPr>
                <w:rFonts w:ascii="Segoe UI" w:hAnsi="Segoe UI" w:eastAsia="Quattrocento Sans" w:cs="Segoe UI"/>
              </w:rPr>
              <w:t>PersonaBasicaID</w:t>
            </w:r>
            <w:proofErr w:type="spellEnd"/>
          </w:p>
        </w:tc>
      </w:tr>
      <w:tr w:rsidRPr="00FC2824" w:rsidR="00926C14" w:rsidTr="070273AE" w14:paraId="27D77885" w14:textId="77777777">
        <w:trPr>
          <w:trHeight w:val="31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926C14" w:rsidRDefault="00926C14" w14:paraId="7E518A41" w14:textId="77777777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926C14" w:rsidRDefault="005B4B52" w14:paraId="1931D57A" w14:textId="5E87D30C">
            <w:pPr>
              <w:ind w:left="113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ID de la persona</w:t>
            </w:r>
          </w:p>
        </w:tc>
      </w:tr>
      <w:tr w:rsidRPr="00FC2824" w:rsidR="00926C14" w:rsidTr="070273AE" w14:paraId="2E51569C" w14:textId="77777777">
        <w:trPr>
          <w:trHeight w:val="61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FC2824" w:rsidR="00926C14" w:rsidRDefault="00926C14" w14:paraId="10375FEF" w14:textId="77777777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926C14" w:rsidRDefault="00926C14" w14:paraId="37681098" w14:textId="0FE6449E">
            <w:pPr>
              <w:ind w:left="113"/>
              <w:jc w:val="both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Corresponde al identificador del paciente</w:t>
            </w:r>
            <w:r w:rsidRPr="00FC2824" w:rsidR="009213DB">
              <w:rPr>
                <w:rFonts w:ascii="Segoe UI" w:hAnsi="Segoe UI" w:eastAsia="Quattrocento Sans" w:cs="Segoe UI"/>
              </w:rPr>
              <w:t xml:space="preserve"> anonimizado</w:t>
            </w:r>
            <w:r w:rsidRPr="00FC2824" w:rsidR="00646555">
              <w:rPr>
                <w:rFonts w:ascii="Segoe UI" w:hAnsi="Segoe UI" w:eastAsia="Quattrocento Sans" w:cs="Segoe UI"/>
              </w:rPr>
              <w:t>.</w:t>
            </w:r>
          </w:p>
        </w:tc>
      </w:tr>
      <w:tr w:rsidRPr="00FC2824" w:rsidR="00926C14" w:rsidTr="070273AE" w14:paraId="353A9152" w14:textId="77777777">
        <w:trPr>
          <w:trHeight w:val="31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926C14" w:rsidRDefault="00926C14" w14:paraId="01746BC7" w14:textId="77777777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926C14" w:rsidRDefault="00590CDA" w14:paraId="6A57613F" w14:textId="0FE7237D">
            <w:pPr>
              <w:ind w:left="113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</w:t>
            </w:r>
            <w:r w:rsidR="0065731C">
              <w:rPr>
                <w:rFonts w:ascii="Segoe UI" w:hAnsi="Segoe UI" w:eastAsia="Quattrocento Sans" w:cs="Segoe UI"/>
              </w:rPr>
              <w:t>o</w:t>
            </w:r>
            <w:r w:rsidR="00BA39C3">
              <w:rPr>
                <w:rFonts w:ascii="Segoe UI" w:hAnsi="Segoe UI" w:eastAsia="Quattrocento Sans" w:cs="Segoe UI"/>
              </w:rPr>
              <w:t xml:space="preserve"> </w:t>
            </w:r>
            <w:r w:rsidR="0065731C">
              <w:rPr>
                <w:rFonts w:ascii="Segoe UI" w:hAnsi="Segoe UI" w:eastAsia="Quattrocento Sans" w:cs="Segoe UI"/>
              </w:rPr>
              <w:t>N</w:t>
            </w:r>
            <w:r w:rsidR="00BA39C3">
              <w:rPr>
                <w:rFonts w:ascii="Segoe UI" w:hAnsi="Segoe UI" w:eastAsia="Quattrocento Sans" w:cs="Segoe UI"/>
              </w:rPr>
              <w:t>ominal</w:t>
            </w:r>
          </w:p>
        </w:tc>
      </w:tr>
      <w:tr w:rsidRPr="00FC2824" w:rsidR="00926C14" w:rsidTr="070273AE" w14:paraId="3EE69575" w14:textId="77777777">
        <w:trPr>
          <w:trHeight w:val="31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926C14" w:rsidRDefault="00926C14" w14:paraId="22E5B728" w14:textId="77777777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915A27" w:rsidR="0034727C" w:rsidP="0034727C" w:rsidRDefault="0034727C" w14:paraId="556D3D50" w14:textId="77777777">
            <w:pPr>
              <w:spacing w:line="240" w:lineRule="auto"/>
              <w:ind w:left="113"/>
              <w:rPr>
                <w:rFonts w:ascii="Segoe UI" w:hAnsi="Segoe UI" w:eastAsia="Quattrocento Sans" w:cs="Segoe UI"/>
                <w:sz w:val="20"/>
                <w:szCs w:val="20"/>
              </w:rPr>
            </w:pPr>
            <w:r w:rsidRPr="00915A27">
              <w:rPr>
                <w:rFonts w:ascii="Segoe UI" w:hAnsi="Segoe UI" w:eastAsia="Quattrocento Sans" w:cs="Segoe UI"/>
                <w:sz w:val="20"/>
                <w:szCs w:val="20"/>
              </w:rPr>
              <w:t>[</w:t>
            </w:r>
            <w:r>
              <w:rPr>
                <w:rFonts w:ascii="Segoe UI" w:hAnsi="Segoe UI" w:eastAsia="Quattrocento Sans" w:cs="Segoe UI"/>
                <w:sz w:val="20"/>
                <w:szCs w:val="20"/>
              </w:rPr>
              <w:t>ENTERO POSITIVO</w:t>
            </w:r>
            <w:r w:rsidRPr="00915A27">
              <w:rPr>
                <w:rFonts w:ascii="Segoe UI" w:hAnsi="Segoe UI" w:eastAsia="Quattrocento Sans" w:cs="Segoe UI"/>
                <w:sz w:val="20"/>
                <w:szCs w:val="20"/>
              </w:rPr>
              <w:t xml:space="preserve">] </w:t>
            </w:r>
          </w:p>
          <w:p w:rsidRPr="00FC2824" w:rsidR="00926C14" w:rsidRDefault="008F6F44" w14:paraId="61B02E21" w14:textId="6E0C4BD9">
            <w:pPr>
              <w:ind w:left="113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Existen </w:t>
            </w:r>
            <w:r w:rsidRPr="00E10C90" w:rsidR="00E10C90">
              <w:rPr>
                <w:rFonts w:ascii="Segoe UI" w:hAnsi="Segoe UI" w:eastAsia="Quattrocento Sans" w:cs="Segoe UI"/>
              </w:rPr>
              <w:t>5</w:t>
            </w:r>
            <w:r w:rsidR="00E10C90">
              <w:rPr>
                <w:rFonts w:ascii="Segoe UI" w:hAnsi="Segoe UI" w:eastAsia="Quattrocento Sans" w:cs="Segoe UI"/>
              </w:rPr>
              <w:t>’</w:t>
            </w:r>
            <w:r w:rsidRPr="00E10C90" w:rsidR="00E10C90">
              <w:rPr>
                <w:rFonts w:ascii="Segoe UI" w:hAnsi="Segoe UI" w:eastAsia="Quattrocento Sans" w:cs="Segoe UI"/>
              </w:rPr>
              <w:t>633</w:t>
            </w:r>
            <w:r w:rsidR="00E10C90">
              <w:rPr>
                <w:rFonts w:ascii="Segoe UI" w:hAnsi="Segoe UI" w:eastAsia="Quattrocento Sans" w:cs="Segoe UI"/>
              </w:rPr>
              <w:t>.</w:t>
            </w:r>
            <w:r w:rsidRPr="00E10C90" w:rsidR="00E10C90">
              <w:rPr>
                <w:rFonts w:ascii="Segoe UI" w:hAnsi="Segoe UI" w:eastAsia="Quattrocento Sans" w:cs="Segoe UI"/>
              </w:rPr>
              <w:t xml:space="preserve">748 </w:t>
            </w:r>
            <w:r w:rsidR="003D70DC">
              <w:rPr>
                <w:rFonts w:ascii="Segoe UI" w:hAnsi="Segoe UI" w:eastAsia="Quattrocento Sans" w:cs="Segoe UI"/>
              </w:rPr>
              <w:t xml:space="preserve">valores únicos. </w:t>
            </w:r>
          </w:p>
        </w:tc>
      </w:tr>
      <w:tr w:rsidRPr="00FC2824" w:rsidR="00926C14" w:rsidTr="070273AE" w14:paraId="77F179DD" w14:textId="77777777">
        <w:trPr>
          <w:trHeight w:val="31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926C14" w:rsidRDefault="00770168" w14:paraId="2F0091CE" w14:textId="0D3EB1EE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</w:t>
            </w:r>
            <w:r w:rsidRPr="00FC2824" w:rsidR="00926C14">
              <w:rPr>
                <w:rFonts w:ascii="Segoe UI" w:hAnsi="Segoe UI" w:eastAsia="Quattrocento Sans" w:cs="Segoe UI"/>
              </w:rPr>
              <w:t xml:space="preserve">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770168" w:rsidP="00CB3B94" w:rsidRDefault="00283C64" w14:paraId="43E65FAE" w14:textId="55073390">
            <w:pPr>
              <w:ind w:left="113"/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1051FA40" wp14:editId="2A90490A">
                  <wp:extent cx="1700090" cy="3423683"/>
                  <wp:effectExtent l="0" t="0" r="0" b="5715"/>
                  <wp:docPr id="3472104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21042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044" cy="342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C2824" w:rsidR="00D0430C" w:rsidTr="070273AE" w14:paraId="18750FCC" w14:textId="77777777">
        <w:trPr>
          <w:trHeight w:val="31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D0430C" w:rsidP="00D0430C" w:rsidRDefault="00D0430C" w14:paraId="6425112F" w14:textId="6B1A587A">
            <w:pPr>
              <w:ind w:left="114"/>
              <w:rPr>
                <w:rFonts w:ascii="Segoe UI" w:hAnsi="Segoe UI" w:eastAsia="Quattrocento Sans" w:cs="Segoe UI"/>
              </w:rPr>
            </w:pPr>
            <w:r w:rsidRPr="00915A27">
              <w:rPr>
                <w:rFonts w:ascii="Segoe UI" w:hAnsi="Segoe UI" w:eastAsia="Quattrocento Sans" w:cs="Segoe UI"/>
                <w:sz w:val="20"/>
                <w:szCs w:val="20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E90ECE" w:rsidR="00D0430C" w:rsidP="00E90ECE" w:rsidRDefault="00D0430C" w14:paraId="6C6A1AD7" w14:textId="77777777">
            <w:pPr>
              <w:pStyle w:val="ListParagraph"/>
              <w:numPr>
                <w:ilvl w:val="0"/>
                <w:numId w:val="6"/>
              </w:numPr>
              <w:rPr>
                <w:rFonts w:ascii="Segoe UI" w:hAnsi="Segoe UI" w:cs="Segoe UI"/>
                <w:noProof/>
              </w:rPr>
            </w:pPr>
            <w:r w:rsidRPr="00D0430C">
              <w:rPr>
                <w:rFonts w:ascii="Segoe UI" w:hAnsi="Segoe UI" w:cs="Segoe UI"/>
                <w:noProof/>
                <w:sz w:val="20"/>
                <w:szCs w:val="20"/>
              </w:rPr>
              <w:t xml:space="preserve">Existe una </w:t>
            </w:r>
            <w:r w:rsidR="002C65C1">
              <w:rPr>
                <w:rFonts w:ascii="Segoe UI" w:hAnsi="Segoe UI" w:cs="Segoe UI"/>
                <w:noProof/>
                <w:sz w:val="20"/>
                <w:szCs w:val="20"/>
              </w:rPr>
              <w:t>P</w:t>
            </w:r>
            <w:r w:rsidRPr="00D0430C">
              <w:rPr>
                <w:rFonts w:ascii="Segoe UI" w:hAnsi="Segoe UI" w:cs="Segoe UI"/>
                <w:noProof/>
                <w:sz w:val="20"/>
                <w:szCs w:val="20"/>
              </w:rPr>
              <w:t>ersona</w:t>
            </w:r>
            <w:r w:rsidR="002C65C1">
              <w:rPr>
                <w:rFonts w:ascii="Segoe UI" w:hAnsi="Segoe UI" w:cs="Segoe UI"/>
                <w:noProof/>
                <w:sz w:val="20"/>
                <w:szCs w:val="20"/>
              </w:rPr>
              <w:t xml:space="preserve">ID </w:t>
            </w:r>
            <w:r w:rsidRPr="00D0430C">
              <w:rPr>
                <w:rFonts w:ascii="Segoe UI" w:hAnsi="Segoe UI" w:cs="Segoe UI"/>
                <w:noProof/>
                <w:sz w:val="20"/>
                <w:szCs w:val="20"/>
              </w:rPr>
              <w:t xml:space="preserve">= </w:t>
            </w:r>
            <w:r w:rsidRPr="0073198C" w:rsidR="0073198C">
              <w:rPr>
                <w:rFonts w:ascii="Segoe UI" w:hAnsi="Segoe UI" w:cs="Segoe UI"/>
                <w:noProof/>
                <w:sz w:val="20"/>
                <w:szCs w:val="20"/>
              </w:rPr>
              <w:t>96</w:t>
            </w:r>
            <w:r w:rsidR="0073198C">
              <w:rPr>
                <w:rFonts w:ascii="Segoe UI" w:hAnsi="Segoe UI" w:cs="Segoe UI"/>
                <w:noProof/>
                <w:sz w:val="20"/>
                <w:szCs w:val="20"/>
              </w:rPr>
              <w:t>’</w:t>
            </w:r>
            <w:r w:rsidRPr="0073198C" w:rsidR="0073198C">
              <w:rPr>
                <w:rFonts w:ascii="Segoe UI" w:hAnsi="Segoe UI" w:cs="Segoe UI"/>
                <w:noProof/>
                <w:sz w:val="20"/>
                <w:szCs w:val="20"/>
              </w:rPr>
              <w:t>647</w:t>
            </w:r>
            <w:r w:rsidR="0073198C">
              <w:rPr>
                <w:rFonts w:ascii="Segoe UI" w:hAnsi="Segoe UI" w:cs="Segoe UI"/>
                <w:noProof/>
                <w:sz w:val="20"/>
                <w:szCs w:val="20"/>
              </w:rPr>
              <w:t>.</w:t>
            </w:r>
            <w:r w:rsidRPr="0073198C" w:rsidR="0073198C">
              <w:rPr>
                <w:rFonts w:ascii="Segoe UI" w:hAnsi="Segoe UI" w:cs="Segoe UI"/>
                <w:noProof/>
                <w:sz w:val="20"/>
                <w:szCs w:val="20"/>
              </w:rPr>
              <w:t>755</w:t>
            </w:r>
            <w:r w:rsidRPr="00D0430C">
              <w:rPr>
                <w:rFonts w:ascii="Segoe UI" w:hAnsi="Segoe UI" w:cs="Segoe UI"/>
                <w:noProof/>
                <w:sz w:val="20"/>
                <w:szCs w:val="20"/>
              </w:rPr>
              <w:t xml:space="preserve">, con </w:t>
            </w:r>
            <w:r w:rsidR="0073198C">
              <w:rPr>
                <w:rFonts w:ascii="Segoe UI" w:hAnsi="Segoe UI" w:cs="Segoe UI"/>
                <w:noProof/>
                <w:sz w:val="20"/>
                <w:szCs w:val="20"/>
              </w:rPr>
              <w:t>589</w:t>
            </w:r>
            <w:r w:rsidRPr="00D0430C">
              <w:rPr>
                <w:rFonts w:ascii="Segoe UI" w:hAnsi="Segoe UI" w:cs="Segoe UI"/>
                <w:noProof/>
                <w:sz w:val="20"/>
                <w:szCs w:val="20"/>
              </w:rPr>
              <w:t xml:space="preserve"> registros</w:t>
            </w:r>
          </w:p>
          <w:p w:rsidRPr="00E90ECE" w:rsidR="00E90ECE" w:rsidP="00E90ECE" w:rsidRDefault="00E90ECE" w14:paraId="7BD2575B" w14:textId="7E3E4435">
            <w:pPr>
              <w:spacing w:after="0" w:line="240" w:lineRule="auto"/>
              <w:rPr>
                <w:rFonts w:ascii="Times New Roman" w:hAnsi="Times New Roman" w:eastAsia="Times New Roman" w:cs="Times New Roman"/>
                <w:color w:val="auto"/>
                <w:sz w:val="20"/>
                <w:szCs w:val="20"/>
              </w:rPr>
            </w:pPr>
            <w:r w:rsidRPr="00E90ECE">
              <w:rPr>
                <w:rFonts w:ascii="Segoe UI" w:hAnsi="Segoe UI" w:eastAsia="Times New Roman" w:cs="Segoe UI"/>
                <w:color w:val="auto"/>
                <w:sz w:val="20"/>
                <w:szCs w:val="20"/>
                <w:shd w:val="clear" w:color="auto" w:fill="FFFFFF"/>
              </w:rPr>
              <w:t> </w:t>
            </w:r>
            <w:r w:rsidRPr="00467501">
              <w:rPr>
                <w:rFonts w:ascii="Segoe UI" w:hAnsi="Segoe UI" w:eastAsia="Times New Roman" w:cs="Segoe UI"/>
                <w:color w:val="auto"/>
                <w:sz w:val="20"/>
                <w:szCs w:val="20"/>
                <w:shd w:val="clear" w:color="auto" w:fill="FFFFFF"/>
              </w:rPr>
              <w:t xml:space="preserve">Los siguientes </w:t>
            </w:r>
            <w:r w:rsidRPr="00E90ECE">
              <w:rPr>
                <w:rFonts w:ascii="Segoe UI" w:hAnsi="Segoe UI" w:eastAsia="Times New Roman" w:cs="Segoe UI"/>
                <w:color w:val="auto"/>
                <w:sz w:val="20"/>
                <w:szCs w:val="20"/>
                <w:shd w:val="clear" w:color="auto" w:fill="FFFFFF"/>
              </w:rPr>
              <w:t xml:space="preserve">más </w:t>
            </w:r>
            <w:r w:rsidRPr="00467501">
              <w:rPr>
                <w:rFonts w:ascii="Segoe UI" w:hAnsi="Segoe UI" w:eastAsia="Times New Roman" w:cs="Segoe UI"/>
                <w:color w:val="auto"/>
                <w:sz w:val="20"/>
                <w:szCs w:val="20"/>
                <w:shd w:val="clear" w:color="auto" w:fill="FFFFFF"/>
              </w:rPr>
              <w:t>comunes son</w:t>
            </w:r>
            <w:r w:rsidRPr="00E90ECE">
              <w:rPr>
                <w:rFonts w:ascii="Segoe UI" w:hAnsi="Segoe UI" w:eastAsia="Times New Roman" w:cs="Segoe UI"/>
                <w:color w:val="auto"/>
                <w:sz w:val="20"/>
                <w:szCs w:val="20"/>
                <w:shd w:val="clear" w:color="auto" w:fill="FFFFFF"/>
              </w:rPr>
              <w:t>:</w:t>
            </w:r>
          </w:p>
          <w:p w:rsidRPr="00E90ECE" w:rsidR="00E90ECE" w:rsidP="00B52EFC" w:rsidRDefault="00E90ECE" w14:paraId="50BF5FE3" w14:textId="4878D805">
            <w:pPr>
              <w:numPr>
                <w:ilvl w:val="0"/>
                <w:numId w:val="51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0"/>
                <w:szCs w:val="20"/>
              </w:rPr>
            </w:pPr>
            <w:r w:rsidRPr="00E90ECE">
              <w:rPr>
                <w:rFonts w:ascii="Segoe UI" w:hAnsi="Segoe UI" w:eastAsia="Times New Roman" w:cs="Segoe UI"/>
                <w:color w:val="auto"/>
                <w:sz w:val="20"/>
                <w:szCs w:val="20"/>
              </w:rPr>
              <w:t>138647957</w:t>
            </w:r>
            <w:r w:rsidRPr="00467501">
              <w:rPr>
                <w:rFonts w:ascii="Segoe UI" w:hAnsi="Segoe UI" w:eastAsia="Times New Roman" w:cs="Segoe UI"/>
                <w:color w:val="auto"/>
                <w:sz w:val="20"/>
                <w:szCs w:val="20"/>
              </w:rPr>
              <w:t xml:space="preserve"> con </w:t>
            </w:r>
            <w:r w:rsidRPr="00E90ECE">
              <w:rPr>
                <w:rFonts w:ascii="Segoe UI" w:hAnsi="Segoe UI" w:eastAsia="Times New Roman" w:cs="Segoe UI"/>
                <w:color w:val="auto"/>
                <w:sz w:val="20"/>
                <w:szCs w:val="20"/>
              </w:rPr>
              <w:t>579 registros</w:t>
            </w:r>
          </w:p>
          <w:p w:rsidRPr="00E90ECE" w:rsidR="00E90ECE" w:rsidP="00B52EFC" w:rsidRDefault="00E90ECE" w14:paraId="58CE59BC" w14:textId="22CDA2AC">
            <w:pPr>
              <w:numPr>
                <w:ilvl w:val="0"/>
                <w:numId w:val="51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0"/>
                <w:szCs w:val="20"/>
              </w:rPr>
            </w:pPr>
            <w:r w:rsidRPr="00E90ECE">
              <w:rPr>
                <w:rFonts w:ascii="Segoe UI" w:hAnsi="Segoe UI" w:eastAsia="Times New Roman" w:cs="Segoe UI"/>
                <w:color w:val="auto"/>
                <w:sz w:val="20"/>
                <w:szCs w:val="20"/>
              </w:rPr>
              <w:t>46316220</w:t>
            </w:r>
            <w:r w:rsidRPr="00467501" w:rsidR="00237367">
              <w:rPr>
                <w:rFonts w:ascii="Segoe UI" w:hAnsi="Segoe UI" w:eastAsia="Times New Roman" w:cs="Segoe UI"/>
                <w:color w:val="auto"/>
                <w:sz w:val="20"/>
                <w:szCs w:val="20"/>
              </w:rPr>
              <w:t xml:space="preserve"> </w:t>
            </w:r>
            <w:r w:rsidRPr="00467501">
              <w:rPr>
                <w:rFonts w:ascii="Segoe UI" w:hAnsi="Segoe UI" w:eastAsia="Times New Roman" w:cs="Segoe UI"/>
                <w:color w:val="auto"/>
                <w:sz w:val="20"/>
                <w:szCs w:val="20"/>
              </w:rPr>
              <w:t xml:space="preserve">con </w:t>
            </w:r>
            <w:r w:rsidRPr="00E90ECE">
              <w:rPr>
                <w:rFonts w:ascii="Segoe UI" w:hAnsi="Segoe UI" w:eastAsia="Times New Roman" w:cs="Segoe UI"/>
                <w:color w:val="auto"/>
                <w:sz w:val="20"/>
                <w:szCs w:val="20"/>
              </w:rPr>
              <w:t>570 registros</w:t>
            </w:r>
          </w:p>
          <w:p w:rsidRPr="00E90ECE" w:rsidR="00E90ECE" w:rsidP="00B52EFC" w:rsidRDefault="00E90ECE" w14:paraId="7F556C11" w14:textId="0D5A800E">
            <w:pPr>
              <w:numPr>
                <w:ilvl w:val="0"/>
                <w:numId w:val="51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0"/>
                <w:szCs w:val="20"/>
              </w:rPr>
            </w:pPr>
            <w:r w:rsidRPr="00E90ECE">
              <w:rPr>
                <w:rFonts w:ascii="Segoe UI" w:hAnsi="Segoe UI" w:eastAsia="Times New Roman" w:cs="Segoe UI"/>
                <w:color w:val="auto"/>
                <w:sz w:val="20"/>
                <w:szCs w:val="20"/>
              </w:rPr>
              <w:t>1</w:t>
            </w:r>
            <w:r w:rsidRPr="00467501" w:rsidR="00237367">
              <w:rPr>
                <w:rFonts w:ascii="Segoe UI" w:hAnsi="Segoe UI" w:eastAsia="Times New Roman" w:cs="Segoe UI"/>
                <w:color w:val="auto"/>
                <w:sz w:val="20"/>
                <w:szCs w:val="20"/>
              </w:rPr>
              <w:t xml:space="preserve"> </w:t>
            </w:r>
            <w:r w:rsidRPr="00467501">
              <w:rPr>
                <w:rFonts w:ascii="Segoe UI" w:hAnsi="Segoe UI" w:eastAsia="Times New Roman" w:cs="Segoe UI"/>
                <w:color w:val="auto"/>
                <w:sz w:val="20"/>
                <w:szCs w:val="20"/>
              </w:rPr>
              <w:t xml:space="preserve">con </w:t>
            </w:r>
            <w:r w:rsidRPr="00E90ECE">
              <w:rPr>
                <w:rFonts w:ascii="Segoe UI" w:hAnsi="Segoe UI" w:eastAsia="Times New Roman" w:cs="Segoe UI"/>
                <w:color w:val="auto"/>
                <w:sz w:val="20"/>
                <w:szCs w:val="20"/>
              </w:rPr>
              <w:t>530 registros</w:t>
            </w:r>
          </w:p>
          <w:p w:rsidRPr="00D0430C" w:rsidR="00E90ECE" w:rsidP="00467501" w:rsidRDefault="00E90ECE" w14:paraId="7D1136ED" w14:textId="71AB585A">
            <w:pPr>
              <w:numPr>
                <w:ilvl w:val="0"/>
                <w:numId w:val="51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cs="Segoe UI"/>
                <w:noProof/>
              </w:rPr>
            </w:pPr>
            <w:r w:rsidRPr="00E90ECE">
              <w:rPr>
                <w:rFonts w:ascii="Segoe UI" w:hAnsi="Segoe UI" w:eastAsia="Times New Roman" w:cs="Segoe UI"/>
                <w:color w:val="auto"/>
                <w:sz w:val="20"/>
                <w:szCs w:val="20"/>
              </w:rPr>
              <w:t>37551922</w:t>
            </w:r>
            <w:r w:rsidRPr="00467501" w:rsidR="00237367">
              <w:rPr>
                <w:rFonts w:ascii="Segoe UI" w:hAnsi="Segoe UI" w:eastAsia="Times New Roman" w:cs="Segoe UI"/>
                <w:color w:val="auto"/>
                <w:sz w:val="20"/>
                <w:szCs w:val="20"/>
              </w:rPr>
              <w:t xml:space="preserve"> con </w:t>
            </w:r>
            <w:r w:rsidRPr="00E90ECE">
              <w:rPr>
                <w:rFonts w:ascii="Segoe UI" w:hAnsi="Segoe UI" w:eastAsia="Times New Roman" w:cs="Segoe UI"/>
                <w:color w:val="auto"/>
                <w:sz w:val="20"/>
                <w:szCs w:val="20"/>
              </w:rPr>
              <w:t>410 registros</w:t>
            </w:r>
          </w:p>
        </w:tc>
      </w:tr>
      <w:tr w:rsidRPr="00FC2824" w:rsidR="00D0430C" w:rsidTr="070273AE" w14:paraId="74357E49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</w:tcPr>
          <w:p w:rsidRPr="00FC2824" w:rsidR="00D0430C" w:rsidP="00D0430C" w:rsidRDefault="00D0430C" w14:paraId="05DD0375" w14:textId="77777777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2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</w:tcPr>
          <w:p w:rsidRPr="00FC2824" w:rsidR="00D0430C" w:rsidP="00D0430C" w:rsidRDefault="006810B5" w14:paraId="0ADA4FD6" w14:textId="296B7159">
            <w:pPr>
              <w:ind w:left="113"/>
              <w:rPr>
                <w:rFonts w:ascii="Segoe UI" w:hAnsi="Segoe UI" w:eastAsia="Quattrocento Sans" w:cs="Segoe UI"/>
              </w:rPr>
            </w:pPr>
            <w:proofErr w:type="spellStart"/>
            <w:r w:rsidRPr="006810B5">
              <w:rPr>
                <w:rFonts w:ascii="Segoe UI" w:hAnsi="Segoe UI" w:eastAsia="Quattrocento Sans" w:cs="Segoe UI"/>
              </w:rPr>
              <w:t>AntecedenteVIH</w:t>
            </w:r>
            <w:proofErr w:type="spellEnd"/>
          </w:p>
        </w:tc>
      </w:tr>
      <w:tr w:rsidRPr="00FC2824" w:rsidR="00D0430C" w:rsidTr="070273AE" w14:paraId="227494FE" w14:textId="77777777">
        <w:trPr>
          <w:trHeight w:val="28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D0430C" w:rsidP="00D0430C" w:rsidRDefault="00D0430C" w14:paraId="433AA38A" w14:textId="77777777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D0430C" w:rsidP="00A80C76" w:rsidRDefault="00A80C76" w14:paraId="3BA0CA10" w14:textId="2DE7BEC7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Pacientes con antecedentes de VIH</w:t>
            </w:r>
          </w:p>
        </w:tc>
      </w:tr>
      <w:tr w:rsidRPr="00FC2824" w:rsidR="00D0430C" w:rsidTr="070273AE" w14:paraId="0402E999" w14:textId="77777777">
        <w:trPr>
          <w:trHeight w:val="55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FC2824" w:rsidR="00D0430C" w:rsidP="00D0430C" w:rsidRDefault="00D0430C" w14:paraId="6D848B32" w14:textId="77777777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D0430C" w:rsidP="00A80C76" w:rsidRDefault="00126487" w14:paraId="10DCDC7A" w14:textId="3DEEC9D5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Describe si los pacientes tienen antecedentes </w:t>
            </w:r>
            <w:r w:rsidR="00A80C76">
              <w:rPr>
                <w:rFonts w:ascii="Segoe UI" w:hAnsi="Segoe UI" w:eastAsia="Quattrocento Sans" w:cs="Segoe UI"/>
              </w:rPr>
              <w:t>de VIH</w:t>
            </w:r>
          </w:p>
        </w:tc>
      </w:tr>
      <w:tr w:rsidRPr="00FC2824" w:rsidR="00D0430C" w:rsidTr="070273AE" w14:paraId="1B9EA787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D0430C" w:rsidP="00D0430C" w:rsidRDefault="00D0430C" w14:paraId="7EC84BAD" w14:textId="77777777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D0430C" w:rsidP="00D0430C" w:rsidRDefault="00D0430C" w14:paraId="650C156B" w14:textId="2BF047DB">
            <w:pPr>
              <w:tabs>
                <w:tab w:val="left" w:pos="580"/>
              </w:tabs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 w:rsidR="006F587B">
              <w:rPr>
                <w:rFonts w:ascii="Segoe UI" w:hAnsi="Segoe UI" w:eastAsia="Quattrocento Sans" w:cs="Segoe UI"/>
              </w:rPr>
              <w:t xml:space="preserve"> </w:t>
            </w:r>
            <w:r w:rsidR="00F73BCC">
              <w:rPr>
                <w:rFonts w:ascii="Segoe UI" w:hAnsi="Segoe UI" w:eastAsia="Quattrocento Sans" w:cs="Segoe UI"/>
              </w:rPr>
              <w:t>Nominal</w:t>
            </w:r>
          </w:p>
        </w:tc>
      </w:tr>
      <w:tr w:rsidRPr="00FC2824" w:rsidR="00D0430C" w:rsidTr="070273AE" w14:paraId="76ABBF13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D0430C" w:rsidP="00D0430C" w:rsidRDefault="00D0430C" w14:paraId="308DB0F9" w14:textId="0FACE179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0D0430C" w:rsidP="002218A1" w:rsidRDefault="00637448" w14:paraId="5C4E4F1E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</w:t>
            </w:r>
            <w:r w:rsidR="00E30E3D">
              <w:rPr>
                <w:rFonts w:ascii="Segoe UI" w:hAnsi="Segoe UI" w:eastAsia="Quattrocento Sans" w:cs="Segoe UI"/>
                <w:sz w:val="20"/>
                <w:szCs w:val="20"/>
              </w:rPr>
              <w:t>S</w:t>
            </w:r>
            <w:r w:rsidR="00F53E1B">
              <w:rPr>
                <w:rFonts w:ascii="Segoe UI" w:hAnsi="Segoe UI" w:eastAsia="Quattrocento Sans" w:cs="Segoe UI"/>
                <w:sz w:val="20"/>
                <w:szCs w:val="20"/>
              </w:rPr>
              <w:t>i, No</w:t>
            </w:r>
            <w:r>
              <w:rPr>
                <w:rFonts w:ascii="Segoe UI" w:hAnsi="Segoe UI" w:eastAsia="Quattrocento Sans" w:cs="Segoe UI"/>
                <w:sz w:val="20"/>
                <w:szCs w:val="20"/>
              </w:rPr>
              <w:t>]</w:t>
            </w:r>
          </w:p>
          <w:p w:rsidRPr="00FC2824" w:rsidR="004C375A" w:rsidP="002218A1" w:rsidRDefault="004C375A" w14:paraId="46CB0C82" w14:textId="2AE7C3A3">
            <w:pPr>
              <w:spacing w:line="240" w:lineRule="auto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2 valores únicos. </w:t>
            </w:r>
          </w:p>
        </w:tc>
      </w:tr>
      <w:tr w:rsidRPr="00FC2824" w:rsidR="00D0430C" w:rsidTr="070273AE" w14:paraId="6FA16EB8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D0430C" w:rsidP="00D0430C" w:rsidRDefault="00D0430C" w14:paraId="35CE32AA" w14:textId="59F090AD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D0430C" w:rsidP="00D0430C" w:rsidRDefault="001B012C" w14:paraId="427A79DA" w14:textId="6230478E">
            <w:pPr>
              <w:ind w:left="113"/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713608F8" wp14:editId="57A96B6F">
                  <wp:extent cx="1786270" cy="853262"/>
                  <wp:effectExtent l="0" t="0" r="4445" b="4445"/>
                  <wp:docPr id="861246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2464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27" cy="859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C2824" w:rsidR="00DA6FFC" w:rsidTr="070273AE" w14:paraId="5A66F7EC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DA6FFC" w:rsidP="00D0430C" w:rsidRDefault="00DA6FFC" w14:paraId="0FC5A5FB" w14:textId="7CB0E9BC">
            <w:pPr>
              <w:ind w:left="114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6A762C" w:rsidR="006A762C" w:rsidP="006A762C" w:rsidRDefault="006A762C" w14:paraId="04E07120" w14:textId="77777777">
            <w:pPr>
              <w:numPr>
                <w:ilvl w:val="0"/>
                <w:numId w:val="4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6A762C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no tienen antecedentes de VIH, con 18,362,377 casos.</w:t>
            </w:r>
          </w:p>
          <w:p w:rsidR="00DA6FFC" w:rsidP="006A762C" w:rsidRDefault="006A762C" w14:paraId="2C7D34FF" w14:textId="354A8572">
            <w:pPr>
              <w:numPr>
                <w:ilvl w:val="0"/>
                <w:numId w:val="48"/>
              </w:numPr>
              <w:shd w:val="clear" w:color="auto" w:fill="FFFFFF"/>
              <w:spacing w:before="100" w:beforeAutospacing="1" w:after="100" w:afterAutospacing="1" w:line="240" w:lineRule="auto"/>
              <w:rPr>
                <w:noProof/>
              </w:rPr>
            </w:pPr>
            <w:r w:rsidRPr="006A762C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Solo hay 69,356 registros con antecedentes de VIH.</w:t>
            </w:r>
          </w:p>
        </w:tc>
      </w:tr>
      <w:tr w:rsidRPr="00FC2824" w:rsidR="00D0430C" w:rsidTr="070273AE" w14:paraId="3B163708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</w:tcPr>
          <w:p w:rsidRPr="00FC2824" w:rsidR="00D0430C" w:rsidP="00D0430C" w:rsidRDefault="00D0430C" w14:paraId="1F217079" w14:textId="77777777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3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</w:tcPr>
          <w:p w:rsidRPr="00FC2824" w:rsidR="00D0430C" w:rsidP="00D0430C" w:rsidRDefault="006810B5" w14:paraId="60E48D86" w14:textId="0A3E7AD9">
            <w:pPr>
              <w:rPr>
                <w:rFonts w:ascii="Segoe UI" w:hAnsi="Segoe UI" w:eastAsia="Quattrocento Sans" w:cs="Segoe UI"/>
                <w:b/>
                <w:bCs/>
              </w:rPr>
            </w:pPr>
            <w:proofErr w:type="spellStart"/>
            <w:r w:rsidRPr="006810B5">
              <w:rPr>
                <w:rFonts w:ascii="Segoe UI" w:hAnsi="Segoe UI" w:eastAsia="Quattrocento Sans" w:cs="Segoe UI"/>
                <w:b/>
                <w:bCs/>
              </w:rPr>
              <w:t>AntecedenteHipertension</w:t>
            </w:r>
            <w:proofErr w:type="spellEnd"/>
          </w:p>
        </w:tc>
      </w:tr>
      <w:tr w:rsidRPr="00FC2824" w:rsidR="001B012C" w:rsidTr="070273AE" w14:paraId="45CFC32C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5E49F037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559164AA" w14:textId="05BB6DB2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Pacientes con antecedentes de </w:t>
            </w:r>
            <w:r w:rsidR="00CA5CD6">
              <w:rPr>
                <w:rFonts w:ascii="Segoe UI" w:hAnsi="Segoe UI" w:eastAsia="Quattrocento Sans" w:cs="Segoe UI"/>
              </w:rPr>
              <w:t>Hipertensión</w:t>
            </w:r>
          </w:p>
        </w:tc>
      </w:tr>
      <w:tr w:rsidRPr="00FC2824" w:rsidR="001B012C" w:rsidTr="070273AE" w14:paraId="7AF95434" w14:textId="77777777">
        <w:trPr>
          <w:trHeight w:val="55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  <w:vAlign w:val="center"/>
          </w:tcPr>
          <w:p w:rsidRPr="00FC2824" w:rsidR="001B012C" w:rsidP="001B012C" w:rsidRDefault="001B012C" w14:paraId="4E7F3AA9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26487" w14:paraId="01FA50C5" w14:textId="5A422DE6">
            <w:pPr>
              <w:jc w:val="both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Describe si los pacientes tienen antecedentes </w:t>
            </w:r>
            <w:r w:rsidR="001B012C">
              <w:rPr>
                <w:rFonts w:ascii="Segoe UI" w:hAnsi="Segoe UI" w:eastAsia="Quattrocento Sans" w:cs="Segoe UI"/>
              </w:rPr>
              <w:t xml:space="preserve">de </w:t>
            </w:r>
            <w:r w:rsidR="00CA5CD6">
              <w:rPr>
                <w:rFonts w:ascii="Segoe UI" w:hAnsi="Segoe UI" w:eastAsia="Quattrocento Sans" w:cs="Segoe UI"/>
              </w:rPr>
              <w:t xml:space="preserve">Hipertensión. </w:t>
            </w:r>
          </w:p>
        </w:tc>
      </w:tr>
      <w:tr w:rsidRPr="00FC2824" w:rsidR="001B012C" w:rsidTr="070273AE" w14:paraId="250A6753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4A204967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53ACBE39" w14:textId="6A7C9433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1B012C" w:rsidTr="070273AE" w14:paraId="0631379F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1B2AB418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1B012C" w:rsidP="001B012C" w:rsidRDefault="001B012C" w14:paraId="484E5EFD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[Si, No]</w:t>
            </w:r>
          </w:p>
          <w:p w:rsidRPr="00FC2824" w:rsidR="001B012C" w:rsidP="001B012C" w:rsidRDefault="001B012C" w14:paraId="504BC77F" w14:textId="019EF06C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2 valores únicos. </w:t>
            </w:r>
          </w:p>
        </w:tc>
      </w:tr>
      <w:tr w:rsidRPr="00FC2824" w:rsidR="001B012C" w:rsidTr="070273AE" w14:paraId="7EA8E946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292F7221" w14:textId="6B421F5D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D34576" w14:paraId="1C3A2BA4" w14:textId="11C83B4C">
            <w:pPr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49979EA9" wp14:editId="66B612F3">
                  <wp:extent cx="2392326" cy="854402"/>
                  <wp:effectExtent l="0" t="0" r="8255" b="3175"/>
                  <wp:docPr id="845676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6767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455" cy="856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C2824" w:rsidR="001B012C" w:rsidTr="070273AE" w14:paraId="6114C622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29D6092B" w14:textId="15065FBA">
            <w:pPr>
              <w:ind w:left="2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B48E1" w:rsidR="00FB48E1" w:rsidP="00FB48E1" w:rsidRDefault="00FB48E1" w14:paraId="6D481FC9" w14:textId="77777777">
            <w:pPr>
              <w:numPr>
                <w:ilvl w:val="0"/>
                <w:numId w:val="47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FB48E1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no tienen antecedentes de hipertensión, con 16,122,338 casos.</w:t>
            </w:r>
          </w:p>
          <w:p w:rsidRPr="00FB48E1" w:rsidR="001B012C" w:rsidP="00FB48E1" w:rsidRDefault="00FB48E1" w14:paraId="132A83F3" w14:textId="1658AF77">
            <w:pPr>
              <w:numPr>
                <w:ilvl w:val="0"/>
                <w:numId w:val="47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cs="Segoe UI"/>
                <w:noProof/>
              </w:rPr>
            </w:pPr>
            <w:r w:rsidRPr="00FB48E1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Hay 2,309,395 registros con antecedentes de hipertensión.</w:t>
            </w:r>
          </w:p>
        </w:tc>
      </w:tr>
      <w:tr w:rsidRPr="00FC2824" w:rsidR="001B012C" w:rsidTr="070273AE" w14:paraId="16930277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310A1333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4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6A8F4D3D" w14:textId="037C0ED1">
            <w:pPr>
              <w:rPr>
                <w:rFonts w:ascii="Segoe UI" w:hAnsi="Segoe UI" w:eastAsia="Quattrocento Sans" w:cs="Segoe UI"/>
              </w:rPr>
            </w:pPr>
            <w:proofErr w:type="spellStart"/>
            <w:r w:rsidRPr="006810B5">
              <w:rPr>
                <w:rFonts w:ascii="Segoe UI" w:hAnsi="Segoe UI" w:eastAsia="Quattrocento Sans" w:cs="Segoe UI"/>
              </w:rPr>
              <w:t>AntecedenteDiabetes</w:t>
            </w:r>
            <w:proofErr w:type="spellEnd"/>
          </w:p>
        </w:tc>
      </w:tr>
      <w:tr w:rsidRPr="00FC2824" w:rsidR="001B012C" w:rsidTr="070273AE" w14:paraId="259FFDA0" w14:textId="77777777">
        <w:trPr>
          <w:trHeight w:val="28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20D258E3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40A8C525" w14:textId="050F5E90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Pacientes con antecedentes de </w:t>
            </w:r>
            <w:r w:rsidR="00A563F9">
              <w:rPr>
                <w:rFonts w:ascii="Segoe UI" w:hAnsi="Segoe UI" w:eastAsia="Quattrocento Sans" w:cs="Segoe UI"/>
              </w:rPr>
              <w:t xml:space="preserve">Diabetes </w:t>
            </w:r>
          </w:p>
        </w:tc>
      </w:tr>
      <w:tr w:rsidRPr="00FC2824" w:rsidR="001B012C" w:rsidTr="070273AE" w14:paraId="2B43FEE1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05D1AD28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26487" w14:paraId="57EC9CB0" w14:textId="53A5E7B7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Describe si los pacientes tienen antecedentes </w:t>
            </w:r>
            <w:r w:rsidR="001B012C">
              <w:rPr>
                <w:rFonts w:ascii="Segoe UI" w:hAnsi="Segoe UI" w:eastAsia="Quattrocento Sans" w:cs="Segoe UI"/>
              </w:rPr>
              <w:t xml:space="preserve">de </w:t>
            </w:r>
            <w:r w:rsidR="00A563F9">
              <w:rPr>
                <w:rFonts w:ascii="Segoe UI" w:hAnsi="Segoe UI" w:eastAsia="Quattrocento Sans" w:cs="Segoe UI"/>
              </w:rPr>
              <w:t>Diabetes</w:t>
            </w:r>
          </w:p>
        </w:tc>
      </w:tr>
      <w:tr w:rsidRPr="00FC2824" w:rsidR="001B012C" w:rsidTr="070273AE" w14:paraId="41E6246A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6A95C9A3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0F65727F" w14:textId="285AD271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1B012C" w:rsidTr="070273AE" w14:paraId="14B09C6D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350FCBC7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1B012C" w:rsidP="001B012C" w:rsidRDefault="001B012C" w14:paraId="3F47FAEA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[Si, No]</w:t>
            </w:r>
          </w:p>
          <w:p w:rsidRPr="00FC2824" w:rsidR="001B012C" w:rsidP="001B012C" w:rsidRDefault="001B012C" w14:paraId="3A095FE5" w14:textId="4771AFE2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2 valores únicos. </w:t>
            </w:r>
          </w:p>
        </w:tc>
      </w:tr>
      <w:tr w:rsidRPr="00FC2824" w:rsidR="001B012C" w:rsidTr="070273AE" w14:paraId="0F21421C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566DB8F8" w14:textId="04873E4C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C4662D" w14:paraId="4A5DE4D9" w14:textId="11312237">
            <w:pPr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24FA5559" wp14:editId="05DEF35C">
                  <wp:extent cx="2286000" cy="941798"/>
                  <wp:effectExtent l="0" t="0" r="0" b="0"/>
                  <wp:docPr id="7214642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46425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537" cy="94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C2824" w:rsidR="001B012C" w:rsidTr="070273AE" w14:paraId="4618CAD9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044956EB" w14:textId="4BAB387F">
            <w:pPr>
              <w:ind w:left="2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B48E1" w:rsidR="00FB48E1" w:rsidP="00FB48E1" w:rsidRDefault="00FB48E1" w14:paraId="6C6E3904" w14:textId="77777777">
            <w:pPr>
              <w:numPr>
                <w:ilvl w:val="0"/>
                <w:numId w:val="46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FB48E1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no tienen antecedentes de diabetes, con 17,649,079 casos.</w:t>
            </w:r>
          </w:p>
          <w:p w:rsidRPr="00FB48E1" w:rsidR="001B012C" w:rsidP="00FB48E1" w:rsidRDefault="00FB48E1" w14:paraId="0C98343D" w14:textId="06186C71">
            <w:pPr>
              <w:numPr>
                <w:ilvl w:val="0"/>
                <w:numId w:val="46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cs="Segoe UI"/>
                <w:noProof/>
              </w:rPr>
            </w:pPr>
            <w:r w:rsidRPr="00FB48E1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Hay 782,654 registros con antecedentes de diabetes.</w:t>
            </w:r>
          </w:p>
        </w:tc>
      </w:tr>
      <w:tr w:rsidRPr="00FC2824" w:rsidR="001B012C" w:rsidTr="070273AE" w14:paraId="0C9622BC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09F1E785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5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204B8766" w14:textId="3314A76D">
            <w:pPr>
              <w:rPr>
                <w:rFonts w:ascii="Segoe UI" w:hAnsi="Segoe UI" w:eastAsia="Quattrocento Sans" w:cs="Segoe UI"/>
              </w:rPr>
            </w:pPr>
            <w:proofErr w:type="spellStart"/>
            <w:r w:rsidRPr="006810B5">
              <w:rPr>
                <w:rFonts w:ascii="Segoe UI" w:hAnsi="Segoe UI" w:eastAsia="Quattrocento Sans" w:cs="Segoe UI"/>
              </w:rPr>
              <w:t>AntecedenteEnfermedadHuerfana</w:t>
            </w:r>
            <w:proofErr w:type="spellEnd"/>
          </w:p>
        </w:tc>
      </w:tr>
      <w:tr w:rsidRPr="00FC2824" w:rsidR="001B012C" w:rsidTr="070273AE" w14:paraId="0D4B5ADD" w14:textId="77777777">
        <w:trPr>
          <w:trHeight w:val="28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76BF2F21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1F8004F8" w14:textId="1E8624E9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Pacientes con antecedentes de </w:t>
            </w:r>
            <w:r w:rsidR="008B4CF3">
              <w:rPr>
                <w:rFonts w:ascii="Segoe UI" w:hAnsi="Segoe UI" w:eastAsia="Quattrocento Sans" w:cs="Segoe UI"/>
              </w:rPr>
              <w:t xml:space="preserve">enfermedad </w:t>
            </w:r>
            <w:r w:rsidR="00126487">
              <w:rPr>
                <w:rFonts w:ascii="Segoe UI" w:hAnsi="Segoe UI" w:eastAsia="Quattrocento Sans" w:cs="Segoe UI"/>
              </w:rPr>
              <w:t>huérfana</w:t>
            </w:r>
          </w:p>
        </w:tc>
      </w:tr>
      <w:tr w:rsidRPr="00FC2824" w:rsidR="001B012C" w:rsidTr="070273AE" w14:paraId="1CACBC99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1EE98FAD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0139ACF4" w14:textId="5C59A620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Describe</w:t>
            </w:r>
            <w:r w:rsidR="00126487">
              <w:rPr>
                <w:rFonts w:ascii="Segoe UI" w:hAnsi="Segoe UI" w:eastAsia="Quattrocento Sans" w:cs="Segoe UI"/>
              </w:rPr>
              <w:t xml:space="preserve"> si</w:t>
            </w:r>
            <w:r>
              <w:rPr>
                <w:rFonts w:ascii="Segoe UI" w:hAnsi="Segoe UI" w:eastAsia="Quattrocento Sans" w:cs="Segoe UI"/>
              </w:rPr>
              <w:t xml:space="preserve"> los pacientes </w:t>
            </w:r>
            <w:r w:rsidR="00126487">
              <w:rPr>
                <w:rFonts w:ascii="Segoe UI" w:hAnsi="Segoe UI" w:eastAsia="Quattrocento Sans" w:cs="Segoe UI"/>
              </w:rPr>
              <w:t>tienen</w:t>
            </w:r>
            <w:r>
              <w:rPr>
                <w:rFonts w:ascii="Segoe UI" w:hAnsi="Segoe UI" w:eastAsia="Quattrocento Sans" w:cs="Segoe UI"/>
              </w:rPr>
              <w:t xml:space="preserve"> antecedentes de </w:t>
            </w:r>
            <w:r w:rsidR="008B4CF3">
              <w:rPr>
                <w:rFonts w:ascii="Segoe UI" w:hAnsi="Segoe UI" w:eastAsia="Quattrocento Sans" w:cs="Segoe UI"/>
              </w:rPr>
              <w:t xml:space="preserve">enfermedad </w:t>
            </w:r>
            <w:r w:rsidR="00126487">
              <w:rPr>
                <w:rFonts w:ascii="Segoe UI" w:hAnsi="Segoe UI" w:eastAsia="Quattrocento Sans" w:cs="Segoe UI"/>
              </w:rPr>
              <w:t>huérfana</w:t>
            </w:r>
          </w:p>
        </w:tc>
      </w:tr>
      <w:tr w:rsidRPr="00FC2824" w:rsidR="001B012C" w:rsidTr="070273AE" w14:paraId="0314EECF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29CBF6A7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10C22512" w14:textId="1A286A1A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1B012C" w:rsidTr="070273AE" w14:paraId="6D021E05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551A2D10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1B012C" w:rsidP="001B012C" w:rsidRDefault="001B012C" w14:paraId="1B7B28EF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[Si, No]</w:t>
            </w:r>
          </w:p>
          <w:p w:rsidRPr="00FC2824" w:rsidR="001B012C" w:rsidP="001B012C" w:rsidRDefault="001B012C" w14:paraId="683FA74D" w14:textId="5EDE2939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2 valores únicos. </w:t>
            </w:r>
          </w:p>
        </w:tc>
      </w:tr>
      <w:tr w:rsidRPr="00FC2824" w:rsidR="001B012C" w:rsidTr="070273AE" w14:paraId="25C07EB2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054698FC" w14:textId="319F169C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3357A6" w14:paraId="0067B612" w14:textId="73D2DE07">
            <w:pPr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7B9C98BE" wp14:editId="14F1CC5E">
                  <wp:extent cx="3232298" cy="952771"/>
                  <wp:effectExtent l="0" t="0" r="6350" b="0"/>
                  <wp:docPr id="11827925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279250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045" cy="955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C2824" w:rsidR="001B012C" w:rsidTr="070273AE" w14:paraId="5707390C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13068EBF" w14:textId="2B548891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B48E1" w:rsidR="00FB48E1" w:rsidP="00FB48E1" w:rsidRDefault="00FB48E1" w14:paraId="6DE709E0" w14:textId="77777777">
            <w:pPr>
              <w:numPr>
                <w:ilvl w:val="0"/>
                <w:numId w:val="45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FB48E1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no tienen antecedentes de enfermedad huérfana, con 18,372,541 casos.</w:t>
            </w:r>
          </w:p>
          <w:p w:rsidRPr="00FC2824" w:rsidR="001B012C" w:rsidP="00FB48E1" w:rsidRDefault="00FB48E1" w14:paraId="7D9EFAC4" w14:textId="1CA15FF2">
            <w:pPr>
              <w:numPr>
                <w:ilvl w:val="0"/>
                <w:numId w:val="45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cs="Segoe UI"/>
                <w:noProof/>
              </w:rPr>
            </w:pPr>
            <w:r w:rsidRPr="00FB48E1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Hay 59,192 registros con antecedentes de enfermedad huérfana.</w:t>
            </w:r>
          </w:p>
        </w:tc>
      </w:tr>
      <w:tr w:rsidRPr="00FC2824" w:rsidR="001B012C" w:rsidTr="070273AE" w14:paraId="115C9874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64C9484F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6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18E7D82B" w14:textId="5DFB81E1">
            <w:pPr>
              <w:rPr>
                <w:rFonts w:ascii="Segoe UI" w:hAnsi="Segoe UI" w:eastAsia="Quattrocento Sans" w:cs="Segoe UI"/>
              </w:rPr>
            </w:pPr>
            <w:proofErr w:type="spellStart"/>
            <w:r w:rsidRPr="00F833D6">
              <w:rPr>
                <w:rFonts w:ascii="Segoe UI" w:hAnsi="Segoe UI" w:eastAsia="Quattrocento Sans" w:cs="Segoe UI"/>
              </w:rPr>
              <w:t>AntecedenteCancer</w:t>
            </w:r>
            <w:proofErr w:type="spellEnd"/>
          </w:p>
        </w:tc>
      </w:tr>
      <w:tr w:rsidRPr="00FC2824" w:rsidR="001B012C" w:rsidTr="070273AE" w14:paraId="62D76884" w14:textId="77777777">
        <w:trPr>
          <w:trHeight w:val="28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285161C6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5520B548" w14:textId="0B1CE282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Pacientes con antecedentes de </w:t>
            </w:r>
            <w:r w:rsidRPr="00F833D6" w:rsidR="00126487">
              <w:rPr>
                <w:rFonts w:ascii="Segoe UI" w:hAnsi="Segoe UI" w:eastAsia="Quattrocento Sans" w:cs="Segoe UI"/>
              </w:rPr>
              <w:t>Cáncer</w:t>
            </w:r>
          </w:p>
        </w:tc>
      </w:tr>
      <w:tr w:rsidRPr="00FC2824" w:rsidR="001B012C" w:rsidTr="070273AE" w14:paraId="5879261C" w14:textId="77777777">
        <w:trPr>
          <w:trHeight w:val="55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  <w:vAlign w:val="center"/>
          </w:tcPr>
          <w:p w:rsidRPr="00FC2824" w:rsidR="001B012C" w:rsidP="001B012C" w:rsidRDefault="001B012C" w14:paraId="7CD1763A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26487" w14:paraId="0AB18CF4" w14:textId="185FB295">
            <w:pPr>
              <w:jc w:val="both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Describe si los pacientes tienen antecedentes </w:t>
            </w:r>
            <w:r w:rsidRPr="00F833D6">
              <w:rPr>
                <w:rFonts w:ascii="Segoe UI" w:hAnsi="Segoe UI" w:eastAsia="Quattrocento Sans" w:cs="Segoe UI"/>
              </w:rPr>
              <w:t>Cáncer</w:t>
            </w:r>
          </w:p>
        </w:tc>
      </w:tr>
      <w:tr w:rsidRPr="00FC2824" w:rsidR="001B012C" w:rsidTr="070273AE" w14:paraId="1A355C69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3AB7E63A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3C0801AF" w14:textId="67283587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1B012C" w:rsidTr="070273AE" w14:paraId="47D19788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0C26E6B7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1B012C" w:rsidP="001B012C" w:rsidRDefault="001B012C" w14:paraId="0C9A6193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[Si, No]</w:t>
            </w:r>
          </w:p>
          <w:p w:rsidRPr="00FC2824" w:rsidR="001B012C" w:rsidP="001B012C" w:rsidRDefault="001B012C" w14:paraId="4B6DA14B" w14:textId="199E0811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2 valores únicos. </w:t>
            </w:r>
          </w:p>
        </w:tc>
      </w:tr>
      <w:tr w:rsidRPr="00FC2824" w:rsidR="001B012C" w:rsidTr="070273AE" w14:paraId="26CEB95C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4EAF1BB7" w14:textId="32B747AA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9219B5" w14:paraId="2EC7171F" w14:textId="43F51ED0">
            <w:pPr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2DABEB07" wp14:editId="687E9FD2">
                  <wp:extent cx="2352279" cy="935665"/>
                  <wp:effectExtent l="0" t="0" r="0" b="0"/>
                  <wp:docPr id="3280587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05874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258" cy="937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C2824" w:rsidR="001B012C" w:rsidTr="070273AE" w14:paraId="2F58686E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5B095DCB" w14:textId="3D223F7B">
            <w:pPr>
              <w:ind w:left="2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322268" w:rsidR="00322268" w:rsidP="00322268" w:rsidRDefault="00322268" w14:paraId="28A122D4" w14:textId="77777777">
            <w:pPr>
              <w:numPr>
                <w:ilvl w:val="0"/>
                <w:numId w:val="44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322268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no tienen antecedentes de cáncer, con 18,231,865 casos.</w:t>
            </w:r>
          </w:p>
          <w:p w:rsidRPr="00322268" w:rsidR="001B012C" w:rsidP="00322268" w:rsidRDefault="00322268" w14:paraId="11601D80" w14:textId="6866EF1A">
            <w:pPr>
              <w:numPr>
                <w:ilvl w:val="0"/>
                <w:numId w:val="44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cs="Segoe UI"/>
                <w:noProof/>
              </w:rPr>
            </w:pPr>
            <w:r w:rsidRPr="00322268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Hay 199,868 registros con antecedentes de cáncer.</w:t>
            </w:r>
          </w:p>
        </w:tc>
      </w:tr>
      <w:tr w:rsidRPr="00FC2824" w:rsidR="001B012C" w:rsidTr="070273AE" w14:paraId="0CC4E581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63A9C1A1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7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02763B12" w14:textId="1D10AD78">
            <w:pPr>
              <w:rPr>
                <w:rFonts w:ascii="Segoe UI" w:hAnsi="Segoe UI" w:eastAsia="Quattrocento Sans" w:cs="Segoe UI"/>
              </w:rPr>
            </w:pPr>
            <w:proofErr w:type="spellStart"/>
            <w:r w:rsidRPr="004D4BAA">
              <w:rPr>
                <w:rFonts w:ascii="Segoe UI" w:hAnsi="Segoe UI" w:eastAsia="Quattrocento Sans" w:cs="Segoe UI"/>
              </w:rPr>
              <w:t>AntecedenteArtritis</w:t>
            </w:r>
            <w:proofErr w:type="spellEnd"/>
          </w:p>
        </w:tc>
      </w:tr>
      <w:tr w:rsidRPr="00FC2824" w:rsidR="001B012C" w:rsidTr="070273AE" w14:paraId="77C38DB8" w14:textId="77777777">
        <w:trPr>
          <w:trHeight w:val="28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78A52FAC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7422D7F3" w14:textId="633B9A08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Pacientes con antecedentes de </w:t>
            </w:r>
            <w:r w:rsidRPr="004D4BAA" w:rsidR="00126487">
              <w:rPr>
                <w:rFonts w:ascii="Segoe UI" w:hAnsi="Segoe UI" w:eastAsia="Quattrocento Sans" w:cs="Segoe UI"/>
              </w:rPr>
              <w:t>Artritis</w:t>
            </w:r>
          </w:p>
        </w:tc>
      </w:tr>
      <w:tr w:rsidRPr="00FC2824" w:rsidR="001B012C" w:rsidTr="070273AE" w14:paraId="0EBBAF12" w14:textId="77777777">
        <w:trPr>
          <w:trHeight w:val="55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  <w:vAlign w:val="center"/>
          </w:tcPr>
          <w:p w:rsidRPr="00FC2824" w:rsidR="001B012C" w:rsidP="001B012C" w:rsidRDefault="001B012C" w14:paraId="2420C335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26487" w14:paraId="17ED895F" w14:textId="055A04FE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Describe si los pacientes tienen antecedentes de </w:t>
            </w:r>
            <w:r w:rsidRPr="004D4BAA">
              <w:rPr>
                <w:rFonts w:ascii="Segoe UI" w:hAnsi="Segoe UI" w:eastAsia="Quattrocento Sans" w:cs="Segoe UI"/>
              </w:rPr>
              <w:t>Artritis</w:t>
            </w:r>
          </w:p>
        </w:tc>
      </w:tr>
      <w:tr w:rsidRPr="00FC2824" w:rsidR="001B012C" w:rsidTr="070273AE" w14:paraId="4937AC86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513809CC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6DDCC327" w14:textId="6A9FF4AC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1B012C" w:rsidTr="070273AE" w14:paraId="358562A4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77E2662B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1B012C" w:rsidP="001B012C" w:rsidRDefault="001B012C" w14:paraId="157A54BC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[Si, No]</w:t>
            </w:r>
          </w:p>
          <w:p w:rsidRPr="00FC2824" w:rsidR="001B012C" w:rsidP="001B012C" w:rsidRDefault="001B012C" w14:paraId="4376897D" w14:textId="11117981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2 valores únicos. </w:t>
            </w:r>
          </w:p>
        </w:tc>
      </w:tr>
      <w:tr w:rsidRPr="00FC2824" w:rsidR="001B012C" w:rsidTr="070273AE" w14:paraId="646D158F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59260C70" w14:textId="2A52198B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9219B5" w14:paraId="23B7FCE1" w14:textId="7DD55AA1">
            <w:pPr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7D02CEDE" wp14:editId="2AF2F176">
                  <wp:extent cx="2137144" cy="887858"/>
                  <wp:effectExtent l="0" t="0" r="0" b="7620"/>
                  <wp:docPr id="11967118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71184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74" cy="892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C2824" w:rsidR="001B012C" w:rsidTr="070273AE" w14:paraId="3A087042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6DA8E390" w14:textId="0E243185">
            <w:pPr>
              <w:ind w:left="2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575217" w:rsidR="00575217" w:rsidP="00575217" w:rsidRDefault="00575217" w14:paraId="423C31EE" w14:textId="77777777">
            <w:pPr>
              <w:numPr>
                <w:ilvl w:val="0"/>
                <w:numId w:val="43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575217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no tienen antecedentes de artritis, con 18,373,009 casos.</w:t>
            </w:r>
          </w:p>
          <w:p w:rsidRPr="00575217" w:rsidR="001B012C" w:rsidP="00575217" w:rsidRDefault="00575217" w14:paraId="032EEB60" w14:textId="677CC601">
            <w:pPr>
              <w:numPr>
                <w:ilvl w:val="0"/>
                <w:numId w:val="43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575217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Hay 58,724 registros con antecedentes de artritis.</w:t>
            </w:r>
          </w:p>
        </w:tc>
      </w:tr>
      <w:tr w:rsidRPr="00FC2824" w:rsidR="001B012C" w:rsidTr="070273AE" w14:paraId="7B80E9CB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47E0F646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8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1C54C7C7" w14:textId="4F9B52CE">
            <w:pPr>
              <w:rPr>
                <w:rFonts w:ascii="Segoe UI" w:hAnsi="Segoe UI" w:eastAsia="Quattrocento Sans" w:cs="Segoe UI"/>
              </w:rPr>
            </w:pPr>
            <w:proofErr w:type="spellStart"/>
            <w:r w:rsidRPr="004F2949">
              <w:rPr>
                <w:rFonts w:ascii="Segoe UI" w:hAnsi="Segoe UI" w:eastAsia="Quattrocento Sans" w:cs="Segoe UI"/>
              </w:rPr>
              <w:t>AntecedenteERC</w:t>
            </w:r>
            <w:proofErr w:type="spellEnd"/>
          </w:p>
        </w:tc>
      </w:tr>
      <w:tr w:rsidRPr="00FC2824" w:rsidR="001B012C" w:rsidTr="070273AE" w14:paraId="7EBADB2B" w14:textId="77777777">
        <w:trPr>
          <w:trHeight w:val="28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1B95FC0C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63F31007" w14:textId="2FBEDAD6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Pacientes con antecedentes de </w:t>
            </w:r>
            <w:r w:rsidR="00126487">
              <w:rPr>
                <w:rFonts w:ascii="Segoe UI" w:hAnsi="Segoe UI" w:eastAsia="Quattrocento Sans" w:cs="Segoe UI"/>
              </w:rPr>
              <w:t>ERC</w:t>
            </w:r>
          </w:p>
        </w:tc>
      </w:tr>
      <w:tr w:rsidRPr="00FC2824" w:rsidR="001B012C" w:rsidTr="070273AE" w14:paraId="6C760EF1" w14:textId="77777777">
        <w:trPr>
          <w:trHeight w:val="55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  <w:vAlign w:val="center"/>
          </w:tcPr>
          <w:p w:rsidRPr="00FC2824" w:rsidR="001B012C" w:rsidP="001B012C" w:rsidRDefault="001B012C" w14:paraId="6176FFC6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26487" w14:paraId="2D3F3236" w14:textId="0174157D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Describe si los pacientes tienen antecedentes de ERC</w:t>
            </w:r>
          </w:p>
        </w:tc>
      </w:tr>
      <w:tr w:rsidRPr="00FC2824" w:rsidR="001B012C" w:rsidTr="070273AE" w14:paraId="3098BAE5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08281EC7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06316913" w14:textId="127B2838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1B012C" w:rsidTr="070273AE" w14:paraId="4AAE775D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6E46B77C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1B012C" w:rsidP="001B012C" w:rsidRDefault="001B012C" w14:paraId="19C2B5B4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[Si, No]</w:t>
            </w:r>
          </w:p>
          <w:p w:rsidRPr="00FC2824" w:rsidR="001B012C" w:rsidP="001B012C" w:rsidRDefault="001B012C" w14:paraId="2D87B81A" w14:textId="5DC16732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2 valores únicos. </w:t>
            </w:r>
          </w:p>
        </w:tc>
      </w:tr>
      <w:tr w:rsidRPr="00FC2824" w:rsidR="001B012C" w:rsidTr="070273AE" w14:paraId="51F4C1A6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22261449" w14:textId="0AA0AFC0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954475" w14:paraId="29E504C5" w14:textId="10E3E6F8">
            <w:pPr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122083C6" wp14:editId="16A67DC9">
                  <wp:extent cx="1735544" cy="871595"/>
                  <wp:effectExtent l="0" t="0" r="0" b="5080"/>
                  <wp:docPr id="16462360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23607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056" cy="874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C2824" w:rsidR="001B012C" w:rsidTr="070273AE" w14:paraId="0F25C4CC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76103DF5" w14:textId="1BBB288F">
            <w:pPr>
              <w:ind w:left="2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E1340F" w:rsidR="00E1340F" w:rsidP="00575217" w:rsidRDefault="00E1340F" w14:paraId="4CE5C4FD" w14:textId="77777777">
            <w:pPr>
              <w:numPr>
                <w:ilvl w:val="0"/>
                <w:numId w:val="4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E1340F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no tienen antecedentes de enfermedad renal crónica, con 17,969,459 casos.</w:t>
            </w:r>
          </w:p>
          <w:p w:rsidRPr="00FC2824" w:rsidR="001B012C" w:rsidP="00575217" w:rsidRDefault="00E1340F" w14:paraId="6825D9EA" w14:textId="6D880743">
            <w:pPr>
              <w:numPr>
                <w:ilvl w:val="0"/>
                <w:numId w:val="4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cs="Segoe UI"/>
                <w:noProof/>
              </w:rPr>
            </w:pPr>
            <w:r w:rsidRPr="00E1340F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Hay 462,274 registros con antecedentes de enfermedad renal crónica.</w:t>
            </w:r>
          </w:p>
        </w:tc>
      </w:tr>
      <w:tr w:rsidRPr="00FC2824" w:rsidR="001B012C" w:rsidTr="070273AE" w14:paraId="46305C93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35B5CD1B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9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1A8A4972" w14:textId="0C87D8AF">
            <w:pPr>
              <w:rPr>
                <w:rFonts w:ascii="Segoe UI" w:hAnsi="Segoe UI" w:eastAsia="Quattrocento Sans" w:cs="Segoe UI"/>
              </w:rPr>
            </w:pPr>
            <w:proofErr w:type="spellStart"/>
            <w:r w:rsidRPr="004F2949">
              <w:rPr>
                <w:rFonts w:ascii="Segoe UI" w:hAnsi="Segoe UI" w:eastAsia="Quattrocento Sans" w:cs="Segoe UI"/>
              </w:rPr>
              <w:t>AntecedenteEPOC</w:t>
            </w:r>
            <w:proofErr w:type="spellEnd"/>
          </w:p>
        </w:tc>
      </w:tr>
      <w:tr w:rsidRPr="00FC2824" w:rsidR="001B012C" w:rsidTr="070273AE" w14:paraId="5B5248CB" w14:textId="77777777">
        <w:trPr>
          <w:trHeight w:val="28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485C5C27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1A481B76" w14:textId="5CAF7170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Pacientes con antecedentes de </w:t>
            </w:r>
            <w:r w:rsidRPr="004F2949" w:rsidR="00126487">
              <w:rPr>
                <w:rFonts w:ascii="Segoe UI" w:hAnsi="Segoe UI" w:eastAsia="Quattrocento Sans" w:cs="Segoe UI"/>
              </w:rPr>
              <w:t>EPOC</w:t>
            </w:r>
          </w:p>
        </w:tc>
      </w:tr>
      <w:tr w:rsidRPr="00FC2824" w:rsidR="001B012C" w:rsidTr="070273AE" w14:paraId="292B01F0" w14:textId="77777777">
        <w:trPr>
          <w:trHeight w:val="55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  <w:vAlign w:val="center"/>
          </w:tcPr>
          <w:p w:rsidRPr="00FC2824" w:rsidR="001B012C" w:rsidP="001B012C" w:rsidRDefault="001B012C" w14:paraId="7EBF8628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26487" w14:paraId="148ABAC0" w14:textId="042A6D3B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Describe si los pacientes tienen antecedentes de </w:t>
            </w:r>
            <w:r w:rsidRPr="004F2949">
              <w:rPr>
                <w:rFonts w:ascii="Segoe UI" w:hAnsi="Segoe UI" w:eastAsia="Quattrocento Sans" w:cs="Segoe UI"/>
              </w:rPr>
              <w:t>EPOC</w:t>
            </w:r>
          </w:p>
        </w:tc>
      </w:tr>
      <w:tr w:rsidRPr="00FC2824" w:rsidR="001B012C" w:rsidTr="070273AE" w14:paraId="24A0EAAB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71F611C7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0814E4F9" w14:textId="2C6E1D9D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1B012C" w:rsidTr="070273AE" w14:paraId="1C877DF6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4C575D2A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1B012C" w:rsidP="001B012C" w:rsidRDefault="001B012C" w14:paraId="1772D832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[Si, No]</w:t>
            </w:r>
          </w:p>
          <w:p w:rsidRPr="00FC2824" w:rsidR="001B012C" w:rsidP="001B012C" w:rsidRDefault="001B012C" w14:paraId="4E9DF331" w14:textId="2BDCA692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2 valores únicos. </w:t>
            </w:r>
          </w:p>
        </w:tc>
      </w:tr>
      <w:tr w:rsidRPr="00FC2824" w:rsidR="001B012C" w:rsidTr="070273AE" w14:paraId="4468F533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14F81412" w14:textId="4D609CAB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905228" w14:paraId="0C26B7E1" w14:textId="509E4115">
            <w:pPr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6233A083" wp14:editId="3E06F3F5">
                  <wp:extent cx="1839433" cy="915592"/>
                  <wp:effectExtent l="0" t="0" r="0" b="0"/>
                  <wp:docPr id="16960529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605294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308" cy="918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C2824" w:rsidR="001B012C" w:rsidTr="070273AE" w14:paraId="6296CE53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07530D7D" w14:textId="514B331F">
            <w:pPr>
              <w:ind w:left="2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E1340F" w:rsidR="00E1340F" w:rsidP="00575217" w:rsidRDefault="00E1340F" w14:paraId="20537496" w14:textId="77777777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E1340F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no tienen antecedentes de EPOC, con 17,828,598 casos.</w:t>
            </w:r>
          </w:p>
          <w:p w:rsidRPr="00E1340F" w:rsidR="001B012C" w:rsidP="00575217" w:rsidRDefault="00E1340F" w14:paraId="1839203F" w14:textId="31BC58FA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E1340F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Hay 603,135 registros con antecedentes de EPOC.</w:t>
            </w:r>
          </w:p>
        </w:tc>
      </w:tr>
      <w:tr w:rsidRPr="00FC2824" w:rsidR="001B012C" w:rsidTr="070273AE" w14:paraId="07085B3B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099383CA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10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7B33A330" w14:textId="5B5774E2">
            <w:pPr>
              <w:rPr>
                <w:rFonts w:ascii="Segoe UI" w:hAnsi="Segoe UI" w:eastAsia="Quattrocento Sans" w:cs="Segoe UI"/>
              </w:rPr>
            </w:pPr>
            <w:proofErr w:type="spellStart"/>
            <w:r w:rsidRPr="004F2949">
              <w:rPr>
                <w:rFonts w:ascii="Segoe UI" w:hAnsi="Segoe UI" w:eastAsia="Quattrocento Sans" w:cs="Segoe UI"/>
              </w:rPr>
              <w:t>AntecedenteAsma</w:t>
            </w:r>
            <w:proofErr w:type="spellEnd"/>
          </w:p>
        </w:tc>
      </w:tr>
      <w:tr w:rsidRPr="00FC2824" w:rsidR="001B012C" w:rsidTr="070273AE" w14:paraId="2BE75282" w14:textId="77777777">
        <w:trPr>
          <w:trHeight w:val="28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66A0A466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3BCFBF36" w14:textId="4D03BCD6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Pacientes con antecedentes de </w:t>
            </w:r>
            <w:ins w:author="Johan Manuel Calderon Rodriguez" w:date="2024-05-07T08:37:00Z" w16du:dateUtc="2024-05-07T13:37:00Z" w:id="30">
              <w:r w:rsidR="00B2280D">
                <w:rPr>
                  <w:rFonts w:ascii="Segoe UI" w:hAnsi="Segoe UI" w:eastAsia="Quattrocento Sans" w:cs="Segoe UI"/>
                </w:rPr>
                <w:t>asma</w:t>
              </w:r>
            </w:ins>
          </w:p>
        </w:tc>
      </w:tr>
      <w:tr w:rsidRPr="00FC2824" w:rsidR="001B012C" w:rsidTr="070273AE" w14:paraId="2E5C249D" w14:textId="77777777">
        <w:trPr>
          <w:trHeight w:val="55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  <w:vAlign w:val="center"/>
          </w:tcPr>
          <w:p w:rsidRPr="00FC2824" w:rsidR="001B012C" w:rsidP="001B012C" w:rsidRDefault="001B012C" w14:paraId="64552189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26487" w14:paraId="30F47C95" w14:textId="491E5507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Describe si los pacientes tienen antecedentes de</w:t>
            </w:r>
          </w:p>
        </w:tc>
      </w:tr>
      <w:tr w:rsidRPr="00FC2824" w:rsidR="001B012C" w:rsidTr="070273AE" w14:paraId="06B6D3A9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1FF575A0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26AE45C1" w14:textId="12AFC096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1B012C" w:rsidTr="070273AE" w14:paraId="59AC4571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2EE2A601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1B012C" w:rsidP="001B012C" w:rsidRDefault="001B012C" w14:paraId="7B7BF4DC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[Si, No]</w:t>
            </w:r>
          </w:p>
          <w:p w:rsidRPr="00FC2824" w:rsidR="001B012C" w:rsidP="001B012C" w:rsidRDefault="001B012C" w14:paraId="48074343" w14:textId="5D6D88DE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2 valores únicos. </w:t>
            </w:r>
          </w:p>
        </w:tc>
      </w:tr>
      <w:tr w:rsidRPr="00FC2824" w:rsidR="001B012C" w:rsidTr="070273AE" w14:paraId="57873F47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40F0F3AA" w14:textId="71C41DB0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905228" w14:paraId="76C0A502" w14:textId="1CC02DCC">
            <w:pPr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13A9B90A" wp14:editId="7476ECE0">
                  <wp:extent cx="1971198" cy="882503"/>
                  <wp:effectExtent l="0" t="0" r="0" b="0"/>
                  <wp:docPr id="10078160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81609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857" cy="88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C2824" w:rsidR="001B012C" w:rsidTr="070273AE" w14:paraId="1A5736C9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53570A31" w14:textId="05FB5529">
            <w:pPr>
              <w:ind w:left="2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D455AE" w:rsidR="00D455AE" w:rsidP="00575217" w:rsidRDefault="00D455AE" w14:paraId="61ADBB7A" w14:textId="77777777">
            <w:pPr>
              <w:numPr>
                <w:ilvl w:val="0"/>
                <w:numId w:val="4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D455AE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no tienen antecedentes de asma, con 17,881,745 casos.</w:t>
            </w:r>
          </w:p>
          <w:p w:rsidRPr="00FC2824" w:rsidR="001B012C" w:rsidP="00575217" w:rsidRDefault="00D455AE" w14:paraId="4D2EE014" w14:textId="14BAB7E0">
            <w:pPr>
              <w:numPr>
                <w:ilvl w:val="0"/>
                <w:numId w:val="4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cs="Segoe UI"/>
                <w:noProof/>
              </w:rPr>
            </w:pPr>
            <w:r w:rsidRPr="00D455AE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Hay 549,988 registros con antecedentes de asma.</w:t>
            </w:r>
          </w:p>
        </w:tc>
      </w:tr>
      <w:tr w:rsidRPr="00FC2824" w:rsidR="001B012C" w:rsidTr="070273AE" w14:paraId="11016ECB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7A9362E0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11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034534A6" w14:textId="3C2C1C0C">
            <w:pPr>
              <w:rPr>
                <w:rFonts w:ascii="Segoe UI" w:hAnsi="Segoe UI" w:eastAsia="Quattrocento Sans" w:cs="Segoe UI"/>
              </w:rPr>
            </w:pPr>
            <w:proofErr w:type="spellStart"/>
            <w:r w:rsidRPr="004F2949">
              <w:rPr>
                <w:rFonts w:ascii="Segoe UI" w:hAnsi="Segoe UI" w:eastAsia="Quattrocento Sans" w:cs="Segoe UI"/>
              </w:rPr>
              <w:t>AntecedenteObesidad</w:t>
            </w:r>
            <w:proofErr w:type="spellEnd"/>
          </w:p>
        </w:tc>
      </w:tr>
      <w:tr w:rsidRPr="00FC2824" w:rsidR="001B012C" w:rsidTr="070273AE" w14:paraId="624DB278" w14:textId="77777777">
        <w:trPr>
          <w:trHeight w:val="28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7F0414D9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5AA0B507" w14:textId="18478E0E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Pacientes con antecedentes de </w:t>
            </w:r>
            <w:r w:rsidR="006A1E0C">
              <w:rPr>
                <w:rFonts w:ascii="Segoe UI" w:hAnsi="Segoe UI" w:eastAsia="Quattrocento Sans" w:cs="Segoe UI"/>
              </w:rPr>
              <w:t>obesidad</w:t>
            </w:r>
          </w:p>
        </w:tc>
      </w:tr>
      <w:tr w:rsidRPr="00FC2824" w:rsidR="001B012C" w:rsidTr="070273AE" w14:paraId="625A6E86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59C49922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26487" w14:paraId="66338AA3" w14:textId="429D97A1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Describe si los pacientes tienen antecedentes de</w:t>
            </w:r>
            <w:r w:rsidR="006A1E0C">
              <w:rPr>
                <w:rFonts w:ascii="Segoe UI" w:hAnsi="Segoe UI" w:eastAsia="Quattrocento Sans" w:cs="Segoe UI"/>
              </w:rPr>
              <w:t xml:space="preserve"> obesidad</w:t>
            </w:r>
          </w:p>
        </w:tc>
      </w:tr>
      <w:tr w:rsidRPr="00FC2824" w:rsidR="001B012C" w:rsidTr="070273AE" w14:paraId="135117AE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424EE651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67E690E2" w14:textId="23F7F0E5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1B012C" w:rsidTr="070273AE" w14:paraId="113375E4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29061F11" w14:textId="777777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1B012C" w:rsidP="001B012C" w:rsidRDefault="001B012C" w14:paraId="79E15555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[Si, No]</w:t>
            </w:r>
          </w:p>
          <w:p w:rsidRPr="00FC2824" w:rsidR="001B012C" w:rsidP="001B012C" w:rsidRDefault="001B012C" w14:paraId="6AE29322" w14:textId="54939D68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2 valores únicos. </w:t>
            </w:r>
          </w:p>
        </w:tc>
      </w:tr>
      <w:tr w:rsidRPr="00FC2824" w:rsidR="001B012C" w:rsidTr="070273AE" w14:paraId="0EE5CD43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19756684" w14:textId="210034A5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0635AD" w14:paraId="47EA9F15" w14:textId="1EBCAEF1">
            <w:pPr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479016B0" wp14:editId="3268920F">
                  <wp:extent cx="2179675" cy="884739"/>
                  <wp:effectExtent l="0" t="0" r="0" b="0"/>
                  <wp:docPr id="1454203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42032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323" cy="88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C2824" w:rsidR="001B012C" w:rsidTr="070273AE" w14:paraId="03951BCF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B012C" w:rsidP="001B012C" w:rsidRDefault="001B012C" w14:paraId="1FAB22CD" w14:textId="0A588E1F">
            <w:pPr>
              <w:ind w:left="2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D455AE" w:rsidR="00D455AE" w:rsidP="00575217" w:rsidRDefault="00D455AE" w14:paraId="5ABB6D77" w14:textId="77777777">
            <w:pPr>
              <w:numPr>
                <w:ilvl w:val="0"/>
                <w:numId w:val="39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D455AE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no tienen antecedentes de obesidad, con 16,013,225 casos.</w:t>
            </w:r>
          </w:p>
          <w:p w:rsidRPr="00FC2824" w:rsidR="001B012C" w:rsidP="00575217" w:rsidRDefault="00D455AE" w14:paraId="0362E26D" w14:textId="7B492F4D">
            <w:pPr>
              <w:numPr>
                <w:ilvl w:val="0"/>
                <w:numId w:val="39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cs="Segoe UI"/>
                <w:noProof/>
              </w:rPr>
            </w:pPr>
            <w:r w:rsidRPr="00D455AE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Hay 2,418,508 registros con antecedentes de obesidad.</w:t>
            </w:r>
          </w:p>
        </w:tc>
      </w:tr>
      <w:tr w:rsidRPr="00FC2824" w:rsidR="001B012C" w:rsidTr="070273AE" w14:paraId="64F81325" w14:textId="77777777">
        <w:trPr>
          <w:trHeight w:val="31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</w:tcPr>
          <w:p w:rsidRPr="00FC2824" w:rsidR="001B012C" w:rsidP="001B012C" w:rsidRDefault="001B012C" w14:paraId="7E3E6D16" w14:textId="77777777">
            <w:pPr>
              <w:ind w:left="114"/>
              <w:rPr>
                <w:rFonts w:ascii="Segoe UI" w:hAnsi="Segoe UI" w:eastAsia="Quattrocento Sans" w:cs="Segoe UI"/>
              </w:rPr>
            </w:pPr>
            <w:bookmarkStart w:name="_Hlk164961504" w:id="31"/>
            <w:r w:rsidRPr="00FC2824">
              <w:rPr>
                <w:rFonts w:ascii="Segoe UI" w:hAnsi="Segoe UI" w:eastAsia="Quattrocento Sans" w:cs="Segoe UI"/>
                <w:b/>
              </w:rPr>
              <w:t>Campo 12</w:t>
            </w:r>
            <w:r w:rsidRPr="00FC2824">
              <w:rPr>
                <w:rFonts w:ascii="Segoe UI" w:hAnsi="Segoe UI" w:eastAsia="Quattrocento Sans" w:cs="Segoe UI"/>
                <w:sz w:val="24"/>
                <w:szCs w:val="24"/>
              </w:rPr>
              <w:t xml:space="preserve">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</w:tcPr>
          <w:p w:rsidRPr="00FC2824" w:rsidR="001B012C" w:rsidP="001B012C" w:rsidRDefault="001B012C" w14:paraId="3BEBED36" w14:textId="364C8290">
            <w:pPr>
              <w:rPr>
                <w:rFonts w:ascii="Segoe UI" w:hAnsi="Segoe UI" w:eastAsia="Quattrocento Sans" w:cs="Segoe UI"/>
              </w:rPr>
            </w:pPr>
            <w:r w:rsidRPr="004F2949">
              <w:rPr>
                <w:rFonts w:ascii="Segoe UI" w:hAnsi="Segoe UI" w:eastAsia="Quattrocento Sans" w:cs="Segoe UI"/>
              </w:rPr>
              <w:t>FactorRiesgoMayor59</w:t>
            </w:r>
          </w:p>
        </w:tc>
      </w:tr>
      <w:tr w:rsidRPr="00FC2824" w:rsidR="001B012C" w:rsidTr="070273AE" w14:paraId="30342F68" w14:textId="77777777">
        <w:trPr>
          <w:trHeight w:val="31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1B012C" w:rsidP="001B012C" w:rsidRDefault="001B012C" w14:paraId="1C036D2D" w14:textId="77777777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1B012C" w:rsidP="00833103" w:rsidRDefault="00650739" w14:paraId="4A801F0E" w14:textId="2F7A0B40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Factor de riesgo para mayor d</w:t>
            </w:r>
            <w:r w:rsidR="00833103">
              <w:rPr>
                <w:rFonts w:ascii="Segoe UI" w:hAnsi="Segoe UI" w:eastAsia="Quattrocento Sans" w:cs="Segoe UI"/>
              </w:rPr>
              <w:t xml:space="preserve">e 59 años </w:t>
            </w:r>
          </w:p>
        </w:tc>
      </w:tr>
      <w:tr w:rsidRPr="00FC2824" w:rsidR="001B012C" w:rsidTr="070273AE" w14:paraId="00BB2F98" w14:textId="77777777">
        <w:trPr>
          <w:trHeight w:val="61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FC2824" w:rsidR="001B012C" w:rsidP="001B012C" w:rsidRDefault="001B012C" w14:paraId="5D0B8205" w14:textId="77777777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1B012C" w:rsidP="00833103" w:rsidRDefault="00833103" w14:paraId="1D87E078" w14:textId="516A2F51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Describe si los pacientes mayores de 59 años tienen riesgo</w:t>
            </w:r>
          </w:p>
        </w:tc>
      </w:tr>
      <w:tr w:rsidRPr="00FC2824" w:rsidR="001B012C" w:rsidTr="070273AE" w14:paraId="58D09A74" w14:textId="77777777">
        <w:trPr>
          <w:trHeight w:val="31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1B012C" w:rsidP="001B012C" w:rsidRDefault="001B012C" w14:paraId="281D7F16" w14:textId="77777777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1B012C" w:rsidP="001B012C" w:rsidRDefault="001B012C" w14:paraId="0EA1308F" w14:textId="75BB869D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1B012C" w:rsidTr="070273AE" w14:paraId="4A216B19" w14:textId="77777777">
        <w:trPr>
          <w:trHeight w:val="31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1B012C" w:rsidP="001B012C" w:rsidRDefault="001B012C" w14:paraId="55C234AF" w14:textId="77777777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01B012C" w:rsidP="001B012C" w:rsidRDefault="001B012C" w14:paraId="36283204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[Si, No]</w:t>
            </w:r>
          </w:p>
          <w:p w:rsidRPr="00FC2824" w:rsidR="001B012C" w:rsidP="001B012C" w:rsidRDefault="001B012C" w14:paraId="166C0C52" w14:textId="3F139C65">
            <w:pPr>
              <w:ind w:left="113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2 valores únicos. </w:t>
            </w:r>
          </w:p>
        </w:tc>
      </w:tr>
      <w:tr w:rsidRPr="00FC2824" w:rsidR="001B012C" w:rsidTr="070273AE" w14:paraId="2A8FAA43" w14:textId="77777777">
        <w:trPr>
          <w:trHeight w:val="31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1B012C" w:rsidP="001B012C" w:rsidRDefault="001B012C" w14:paraId="7F167898" w14:textId="02B69C5D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1B012C" w:rsidP="001B012C" w:rsidRDefault="00942E74" w14:paraId="1C1D493F" w14:textId="1DC45C4D">
            <w:pPr>
              <w:ind w:left="113"/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1115AC73" wp14:editId="392A82EE">
                  <wp:extent cx="2158410" cy="895340"/>
                  <wp:effectExtent l="0" t="0" r="0" b="635"/>
                  <wp:docPr id="210112559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112559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014" cy="899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C2824" w:rsidR="001B012C" w:rsidTr="070273AE" w14:paraId="5198F797" w14:textId="77777777">
        <w:trPr>
          <w:trHeight w:val="31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1B012C" w:rsidP="001B012C" w:rsidRDefault="001B012C" w14:paraId="4305B774" w14:textId="14794B47">
            <w:pPr>
              <w:ind w:left="114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D455AE" w:rsidR="00D455AE" w:rsidP="00575217" w:rsidRDefault="00D455AE" w14:paraId="58F95A3E" w14:textId="77777777">
            <w:pPr>
              <w:numPr>
                <w:ilvl w:val="0"/>
                <w:numId w:val="3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D455AE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no presentan factor de riesgo mayor a 59 años, con 16,224,535 casos.</w:t>
            </w:r>
          </w:p>
          <w:p w:rsidRPr="00FC2824" w:rsidR="001B012C" w:rsidP="00575217" w:rsidRDefault="00D455AE" w14:paraId="4D5BB0C3" w14:textId="078593D7">
            <w:pPr>
              <w:numPr>
                <w:ilvl w:val="0"/>
                <w:numId w:val="3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cs="Segoe UI"/>
                <w:noProof/>
              </w:rPr>
            </w:pPr>
            <w:r w:rsidRPr="00D455AE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Hay 2,207,198 registros con factor de riesgo mayor a 59 años.</w:t>
            </w:r>
          </w:p>
        </w:tc>
      </w:tr>
      <w:tr w:rsidRPr="00FC2824" w:rsidR="001B012C" w:rsidTr="00986585" w14:paraId="40BBDB29" w14:textId="77777777">
        <w:trPr>
          <w:trHeight w:val="31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</w:tcPr>
          <w:p w:rsidR="001B012C" w:rsidP="001B012C" w:rsidRDefault="001B012C" w14:paraId="5F5A64BB" w14:textId="46D7EC86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>Campo 1</w:t>
            </w:r>
            <w:r>
              <w:rPr>
                <w:rFonts w:ascii="Segoe UI" w:hAnsi="Segoe UI" w:eastAsia="Quattrocento Sans" w:cs="Segoe UI"/>
                <w:b/>
              </w:rPr>
              <w:t>3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</w:tcPr>
          <w:p w:rsidRPr="00FC2824" w:rsidR="001B012C" w:rsidP="001B012C" w:rsidRDefault="001B012C" w14:paraId="29D7393E" w14:textId="72B5CD11">
            <w:pPr>
              <w:ind w:left="113"/>
              <w:rPr>
                <w:rFonts w:ascii="Segoe UI" w:hAnsi="Segoe UI" w:cs="Segoe UI"/>
                <w:noProof/>
              </w:rPr>
            </w:pPr>
            <w:r w:rsidRPr="004F2949">
              <w:rPr>
                <w:rFonts w:ascii="Segoe UI" w:hAnsi="Segoe UI" w:cs="Segoe UI"/>
                <w:noProof/>
              </w:rPr>
              <w:t>FactorRiesgoDiabetes</w:t>
            </w:r>
          </w:p>
        </w:tc>
      </w:tr>
      <w:tr w:rsidRPr="00FC2824" w:rsidR="00833103" w:rsidTr="070273AE" w14:paraId="66233A27" w14:textId="77777777">
        <w:trPr>
          <w:trHeight w:val="31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0833103" w:rsidP="00833103" w:rsidRDefault="00833103" w14:paraId="2E77A749" w14:textId="55741D0C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833103" w:rsidP="00833103" w:rsidRDefault="00833103" w14:paraId="3F59767C" w14:textId="445657DA">
            <w:pPr>
              <w:ind w:left="113"/>
              <w:rPr>
                <w:rFonts w:ascii="Segoe UI" w:hAnsi="Segoe UI" w:cs="Segoe UI"/>
                <w:noProof/>
              </w:rPr>
            </w:pPr>
            <w:r>
              <w:rPr>
                <w:rFonts w:ascii="Segoe UI" w:hAnsi="Segoe UI" w:eastAsia="Quattrocento Sans" w:cs="Segoe UI"/>
              </w:rPr>
              <w:t>Factor de riesgo par</w:t>
            </w:r>
            <w:r w:rsidR="00C03FEF">
              <w:rPr>
                <w:rFonts w:ascii="Segoe UI" w:hAnsi="Segoe UI" w:eastAsia="Quattrocento Sans" w:cs="Segoe UI"/>
              </w:rPr>
              <w:t>a</w:t>
            </w:r>
            <w:r>
              <w:rPr>
                <w:rFonts w:ascii="Segoe UI" w:hAnsi="Segoe UI" w:eastAsia="Quattrocento Sans" w:cs="Segoe UI"/>
              </w:rPr>
              <w:t xml:space="preserve"> diabetes </w:t>
            </w:r>
          </w:p>
        </w:tc>
      </w:tr>
      <w:tr w:rsidRPr="00FC2824" w:rsidR="00833103" w:rsidTr="00986585" w14:paraId="169957DB" w14:textId="77777777">
        <w:trPr>
          <w:trHeight w:val="61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FC2824" w:rsidR="00833103" w:rsidP="00833103" w:rsidRDefault="00833103" w14:paraId="1594009E" w14:textId="13CC243C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833103" w:rsidP="00833103" w:rsidRDefault="00833103" w14:paraId="69E879E6" w14:textId="74F6FB31">
            <w:pPr>
              <w:ind w:left="113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Describe si los pacientes tienen riesgo de diabetes</w:t>
            </w:r>
          </w:p>
        </w:tc>
      </w:tr>
      <w:tr w:rsidRPr="00FC2824" w:rsidR="00833103" w:rsidTr="00986585" w14:paraId="7E58DC18" w14:textId="77777777">
        <w:trPr>
          <w:trHeight w:val="31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833103" w:rsidP="00833103" w:rsidRDefault="00833103" w14:paraId="3E4D6F22" w14:textId="320081C6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833103" w:rsidP="00833103" w:rsidRDefault="00833103" w14:paraId="3BAD31B6" w14:textId="643C0583">
            <w:pPr>
              <w:ind w:left="113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833103" w:rsidTr="00986585" w14:paraId="73B630C9" w14:textId="77777777">
        <w:trPr>
          <w:trHeight w:val="31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833103" w:rsidP="00833103" w:rsidRDefault="00833103" w14:paraId="3A4D7596" w14:textId="2F7A7FB7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0833103" w:rsidP="00833103" w:rsidRDefault="00833103" w14:paraId="6DAC5545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[Si, No]</w:t>
            </w:r>
          </w:p>
          <w:p w:rsidRPr="00FC2824" w:rsidR="00833103" w:rsidP="00833103" w:rsidRDefault="00833103" w14:paraId="48A4C213" w14:textId="07501A60">
            <w:pPr>
              <w:ind w:left="113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2 valores únicos. </w:t>
            </w:r>
          </w:p>
        </w:tc>
      </w:tr>
      <w:tr w:rsidRPr="00FC2824" w:rsidR="00833103" w:rsidTr="00986585" w14:paraId="1A0E4F25" w14:textId="77777777">
        <w:trPr>
          <w:trHeight w:val="31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833103" w:rsidP="00833103" w:rsidRDefault="00833103" w14:paraId="10BCB5BE" w14:textId="31FEF4D7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833103" w:rsidP="00833103" w:rsidRDefault="00833103" w14:paraId="329505DA" w14:textId="3D51CE71">
            <w:pPr>
              <w:ind w:left="113"/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0669A81C" wp14:editId="07137927">
                  <wp:extent cx="2158365" cy="785553"/>
                  <wp:effectExtent l="0" t="0" r="0" b="0"/>
                  <wp:docPr id="511991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9911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309" cy="789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C2824" w:rsidR="00833103" w:rsidTr="00986585" w14:paraId="0058B0EB" w14:textId="77777777">
        <w:trPr>
          <w:trHeight w:val="31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0833103" w:rsidP="00833103" w:rsidRDefault="00833103" w14:paraId="6678C519" w14:textId="6587DE37">
            <w:pPr>
              <w:ind w:left="114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875289" w:rsidR="00833103" w:rsidP="00833103" w:rsidRDefault="00833103" w14:paraId="0EA041DC" w14:textId="77777777">
            <w:pPr>
              <w:numPr>
                <w:ilvl w:val="0"/>
                <w:numId w:val="37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875289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no presentan factor de riesgo asociado a diabetes, con 18,084,955 casos.</w:t>
            </w:r>
          </w:p>
          <w:p w:rsidRPr="00FC2824" w:rsidR="00833103" w:rsidP="00833103" w:rsidRDefault="00833103" w14:paraId="422E2BF2" w14:textId="1E6CD44C">
            <w:pPr>
              <w:numPr>
                <w:ilvl w:val="0"/>
                <w:numId w:val="37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cs="Segoe UI"/>
                <w:noProof/>
              </w:rPr>
            </w:pPr>
            <w:r w:rsidRPr="00875289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Hay 346,778 registros con factor de riesgo asociado a diabetes.</w:t>
            </w:r>
          </w:p>
        </w:tc>
      </w:tr>
      <w:tr w:rsidRPr="00FC2824" w:rsidR="00833103" w:rsidTr="00986585" w14:paraId="5D780174" w14:textId="77777777">
        <w:trPr>
          <w:trHeight w:val="31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</w:tcPr>
          <w:p w:rsidR="00833103" w:rsidP="00833103" w:rsidRDefault="00833103" w14:paraId="31EC053C" w14:textId="2626A0D0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</w:t>
            </w:r>
            <w:r>
              <w:rPr>
                <w:rFonts w:ascii="Segoe UI" w:hAnsi="Segoe UI" w:eastAsia="Quattrocento Sans" w:cs="Segoe UI"/>
                <w:b/>
              </w:rPr>
              <w:t>14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</w:tcPr>
          <w:p w:rsidRPr="00FC2824" w:rsidR="00833103" w:rsidP="00833103" w:rsidRDefault="00833103" w14:paraId="4691ABC8" w14:textId="3750A3A7">
            <w:pPr>
              <w:tabs>
                <w:tab w:val="left" w:pos="1021"/>
              </w:tabs>
              <w:ind w:left="113"/>
              <w:rPr>
                <w:rFonts w:ascii="Segoe UI" w:hAnsi="Segoe UI" w:cs="Segoe UI"/>
                <w:noProof/>
              </w:rPr>
            </w:pPr>
            <w:r w:rsidRPr="004F2949">
              <w:rPr>
                <w:rFonts w:ascii="Segoe UI" w:hAnsi="Segoe UI" w:cs="Segoe UI"/>
                <w:noProof/>
              </w:rPr>
              <w:t>FactorRiesgoEnfermedadCardiovascular</w:t>
            </w:r>
          </w:p>
        </w:tc>
      </w:tr>
      <w:tr w:rsidRPr="00FC2824" w:rsidR="00C03FEF" w:rsidTr="00986585" w14:paraId="7F0F3DFF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C03FEF" w:rsidP="00C03FEF" w:rsidRDefault="00C03FEF" w14:paraId="373968ED" w14:textId="06CA49D0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C03FEF" w:rsidP="00C03FEF" w:rsidRDefault="00C03FEF" w14:paraId="307B238A" w14:textId="6C035621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Factor de riesgo de enfermedad cardiovascular </w:t>
            </w:r>
          </w:p>
        </w:tc>
      </w:tr>
      <w:tr w:rsidRPr="00FC2824" w:rsidR="00C03FEF" w:rsidTr="00986585" w14:paraId="616A93EC" w14:textId="77777777">
        <w:trPr>
          <w:trHeight w:val="55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  <w:vAlign w:val="center"/>
          </w:tcPr>
          <w:p w:rsidRPr="00FC2824" w:rsidR="00C03FEF" w:rsidP="00C03FEF" w:rsidRDefault="00C03FEF" w14:paraId="49D86114" w14:textId="50B9A9BD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C03FEF" w:rsidP="00C03FEF" w:rsidRDefault="00C03FEF" w14:paraId="0D1107F2" w14:textId="13B49A23">
            <w:pPr>
              <w:jc w:val="both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Describe si los pacientes tienen riesgo de enfermedad cardiovascular </w:t>
            </w:r>
          </w:p>
        </w:tc>
      </w:tr>
      <w:tr w:rsidRPr="00FC2824" w:rsidR="00C03FEF" w:rsidTr="00986585" w14:paraId="04A37C17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C03FEF" w:rsidP="00C03FEF" w:rsidRDefault="00C03FEF" w14:paraId="7043DAD5" w14:textId="0EDC2BD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C03FEF" w:rsidP="00C03FEF" w:rsidRDefault="00C03FEF" w14:paraId="762F036E" w14:textId="658CBB37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C03FEF" w:rsidTr="00986585" w14:paraId="279F9AAF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C03FEF" w:rsidP="00C03FEF" w:rsidRDefault="00C03FEF" w14:paraId="2E1E8C8A" w14:textId="30FDE9B1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C03FEF" w:rsidP="00C03FEF" w:rsidRDefault="00C03FEF" w14:paraId="62F70758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[Si, No]</w:t>
            </w:r>
          </w:p>
          <w:p w:rsidRPr="00FC2824" w:rsidR="00C03FEF" w:rsidP="00C03FEF" w:rsidRDefault="00C03FEF" w14:paraId="65026312" w14:textId="39E1970E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2 valores únicos. </w:t>
            </w:r>
          </w:p>
        </w:tc>
      </w:tr>
      <w:tr w:rsidRPr="00FC2824" w:rsidR="00C03FEF" w:rsidTr="00986585" w14:paraId="38C01CC1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C03FEF" w:rsidP="00C03FEF" w:rsidRDefault="00C03FEF" w14:paraId="69703BA5" w14:textId="3D1BF673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C03FEF" w:rsidP="00C03FEF" w:rsidRDefault="00C03FEF" w14:paraId="11AD19B6" w14:textId="134A9B0E">
            <w:pPr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302B345D" wp14:editId="5141C6DB">
                  <wp:extent cx="3354273" cy="850605"/>
                  <wp:effectExtent l="0" t="0" r="0" b="6985"/>
                  <wp:docPr id="90936876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936876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5750" cy="861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C2824" w:rsidR="00C03FEF" w:rsidTr="00986585" w14:paraId="44003C2C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C03FEF" w:rsidP="00C03FEF" w:rsidRDefault="00C03FEF" w14:paraId="7EBE619A" w14:textId="5811428B">
            <w:pPr>
              <w:ind w:left="2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A71DD7" w:rsidR="00C03FEF" w:rsidP="00C03FEF" w:rsidRDefault="00C03FEF" w14:paraId="2B24B4D1" w14:textId="77777777">
            <w:pPr>
              <w:numPr>
                <w:ilvl w:val="0"/>
                <w:numId w:val="36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A71DD7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no presentan factor de riesgo asociado a enfermedad cardiovascular, con 17,512,702 casos.</w:t>
            </w:r>
          </w:p>
          <w:p w:rsidRPr="00FC2824" w:rsidR="00C03FEF" w:rsidP="00C03FEF" w:rsidRDefault="00C03FEF" w14:paraId="68B35CE9" w14:textId="43948E40">
            <w:pPr>
              <w:numPr>
                <w:ilvl w:val="0"/>
                <w:numId w:val="36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cs="Segoe UI"/>
                <w:noProof/>
              </w:rPr>
            </w:pPr>
            <w:r w:rsidRPr="00A71DD7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Hay 919,031 registros con factor de riesgo asociado a enfermedad cardiovascular.</w:t>
            </w:r>
          </w:p>
        </w:tc>
      </w:tr>
      <w:tr w:rsidRPr="00FC2824" w:rsidR="00C03FEF" w:rsidTr="00986585" w14:paraId="784D9C72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C03FEF" w:rsidP="00C03FEF" w:rsidRDefault="00C03FEF" w14:paraId="2F81057F" w14:textId="1372556B">
            <w:pPr>
              <w:ind w:left="2"/>
              <w:rPr>
                <w:rFonts w:ascii="Segoe UI" w:hAnsi="Segoe UI" w:eastAsia="Quattrocento Sans" w:cs="Segoe UI"/>
                <w:b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</w:t>
            </w:r>
            <w:r>
              <w:rPr>
                <w:rFonts w:ascii="Segoe UI" w:hAnsi="Segoe UI" w:eastAsia="Quattrocento Sans" w:cs="Segoe UI"/>
                <w:b/>
              </w:rPr>
              <w:t>15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C03FEF" w:rsidP="00C03FEF" w:rsidRDefault="00C03FEF" w14:paraId="03BCAD36" w14:textId="29D1A986">
            <w:pPr>
              <w:rPr>
                <w:rFonts w:ascii="Segoe UI" w:hAnsi="Segoe UI" w:eastAsia="Quattrocento Sans" w:cs="Segoe UI"/>
              </w:rPr>
            </w:pPr>
            <w:proofErr w:type="spellStart"/>
            <w:r w:rsidRPr="00DC69E2">
              <w:rPr>
                <w:rFonts w:ascii="Segoe UI" w:hAnsi="Segoe UI" w:eastAsia="Quattrocento Sans" w:cs="Segoe UI"/>
              </w:rPr>
              <w:t>FactorRiesgoEnfermedadRespiratoriaCronica</w:t>
            </w:r>
            <w:proofErr w:type="spellEnd"/>
          </w:p>
        </w:tc>
      </w:tr>
      <w:tr w:rsidRPr="00FC2824" w:rsidR="00C03FEF" w:rsidTr="00986585" w14:paraId="56EEFED5" w14:textId="77777777">
        <w:trPr>
          <w:trHeight w:val="28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C03FEF" w:rsidP="00C03FEF" w:rsidRDefault="00C03FEF" w14:paraId="3FA71EA8" w14:textId="29B32538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C03FEF" w:rsidP="00C03FEF" w:rsidRDefault="00C03FEF" w14:paraId="094FD6C5" w14:textId="4D9BF09F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Factor de riesgo para enfermedad </w:t>
            </w:r>
            <w:r w:rsidR="0039569F">
              <w:rPr>
                <w:rFonts w:ascii="Segoe UI" w:hAnsi="Segoe UI" w:eastAsia="Quattrocento Sans" w:cs="Segoe UI"/>
              </w:rPr>
              <w:t xml:space="preserve">respiratoria crónica </w:t>
            </w:r>
            <w:r>
              <w:rPr>
                <w:rFonts w:ascii="Segoe UI" w:hAnsi="Segoe UI" w:eastAsia="Quattrocento Sans" w:cs="Segoe UI"/>
              </w:rPr>
              <w:t xml:space="preserve"> </w:t>
            </w:r>
          </w:p>
        </w:tc>
      </w:tr>
      <w:tr w:rsidRPr="00FC2824" w:rsidR="00C03FEF" w:rsidTr="00986585" w14:paraId="6F072861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C03FEF" w:rsidP="00C03FEF" w:rsidRDefault="00C03FEF" w14:paraId="5F08EA0D" w14:textId="00A51664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C03FEF" w:rsidP="00C03FEF" w:rsidRDefault="00C03FEF" w14:paraId="7407EC75" w14:textId="261CC382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Describe si los pacientes tienen riesgo de </w:t>
            </w:r>
            <w:r w:rsidR="0039569F">
              <w:rPr>
                <w:rFonts w:ascii="Segoe UI" w:hAnsi="Segoe UI" w:eastAsia="Quattrocento Sans" w:cs="Segoe UI"/>
              </w:rPr>
              <w:t xml:space="preserve">enfermedad respiratoria crónica </w:t>
            </w:r>
          </w:p>
        </w:tc>
      </w:tr>
      <w:tr w:rsidRPr="00FC2824" w:rsidR="00C03FEF" w:rsidTr="00986585" w14:paraId="53DD7715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C03FEF" w:rsidP="00C03FEF" w:rsidRDefault="00C03FEF" w14:paraId="431CFD8B" w14:textId="722E486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C03FEF" w:rsidP="00C03FEF" w:rsidRDefault="00C03FEF" w14:paraId="4A37A5B9" w14:textId="38120B16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C03FEF" w:rsidTr="00986585" w14:paraId="433B3C96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C03FEF" w:rsidP="00C03FEF" w:rsidRDefault="00C03FEF" w14:paraId="651C65BB" w14:textId="52902AE5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C03FEF" w:rsidP="00C03FEF" w:rsidRDefault="00C03FEF" w14:paraId="27400DE8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[Si, No]</w:t>
            </w:r>
          </w:p>
          <w:p w:rsidRPr="00FC2824" w:rsidR="00C03FEF" w:rsidP="00C03FEF" w:rsidRDefault="00C03FEF" w14:paraId="0D77AD2D" w14:textId="5F62389F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2 valores únicos. </w:t>
            </w:r>
          </w:p>
        </w:tc>
      </w:tr>
      <w:tr w:rsidRPr="00FC2824" w:rsidR="00C03FEF" w:rsidTr="00986585" w14:paraId="702DFD6F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C03FEF" w:rsidP="00C03FEF" w:rsidRDefault="00C03FEF" w14:paraId="7F5771FF" w14:textId="2F607679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C03FEF" w:rsidP="00C03FEF" w:rsidRDefault="00C03FEF" w14:paraId="58BD45DC" w14:textId="03CFD278">
            <w:pPr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56C9F1CD" wp14:editId="50256211">
                  <wp:extent cx="3657600" cy="846279"/>
                  <wp:effectExtent l="0" t="0" r="0" b="0"/>
                  <wp:docPr id="19403105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031056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786" cy="848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BA7A0B" w:rsidR="00C03FEF" w:rsidTr="00986585" w14:paraId="51F88E7A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C03FEF" w:rsidP="00C03FEF" w:rsidRDefault="00C03FEF" w14:paraId="421F380B" w14:textId="477EBF0D">
            <w:pPr>
              <w:ind w:left="2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8833E1" w:rsidR="00C03FEF" w:rsidP="00C03FEF" w:rsidRDefault="00C03FEF" w14:paraId="59DAEA71" w14:textId="77777777">
            <w:pPr>
              <w:numPr>
                <w:ilvl w:val="0"/>
                <w:numId w:val="35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8833E1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no presentan factor de riesgo asociado a enfermedad respiratoria crónica, con 18,259,751 casos.</w:t>
            </w:r>
          </w:p>
          <w:p w:rsidRPr="00BA7A0B" w:rsidR="00C03FEF" w:rsidP="00C03FEF" w:rsidRDefault="00C03FEF" w14:paraId="42B5C2A2" w14:textId="63B84EF2">
            <w:pPr>
              <w:numPr>
                <w:ilvl w:val="0"/>
                <w:numId w:val="35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cs="Segoe UI"/>
                <w:noProof/>
              </w:rPr>
            </w:pPr>
            <w:r w:rsidRPr="008833E1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Hay 171,982 registros con factor de riesgo asociado a enfermedad respiratoria crónica</w:t>
            </w:r>
            <w:r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.</w:t>
            </w:r>
          </w:p>
        </w:tc>
      </w:tr>
      <w:tr w:rsidRPr="00FC2824" w:rsidR="00C03FEF" w:rsidTr="00986585" w14:paraId="36889A5B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C03FEF" w:rsidP="00C03FEF" w:rsidRDefault="00C03FEF" w14:paraId="20BEAF0F" w14:textId="7807A3B1">
            <w:pPr>
              <w:ind w:left="2"/>
              <w:rPr>
                <w:rFonts w:ascii="Segoe UI" w:hAnsi="Segoe UI" w:eastAsia="Quattrocento Sans" w:cs="Segoe UI"/>
                <w:b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</w:t>
            </w:r>
            <w:r>
              <w:rPr>
                <w:rFonts w:ascii="Segoe UI" w:hAnsi="Segoe UI" w:eastAsia="Quattrocento Sans" w:cs="Segoe UI"/>
                <w:b/>
              </w:rPr>
              <w:t>16</w:t>
            </w:r>
            <w:r w:rsidRPr="00FC2824">
              <w:rPr>
                <w:rFonts w:ascii="Segoe UI" w:hAnsi="Segoe UI" w:eastAsia="Quattrocento Sans" w:cs="Segoe UI"/>
                <w:b/>
              </w:rPr>
              <w:t xml:space="preserve">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C03FEF" w:rsidP="00C03FEF" w:rsidRDefault="00C03FEF" w14:paraId="4E4E8D1E" w14:textId="1C884CD3">
            <w:pPr>
              <w:rPr>
                <w:rFonts w:ascii="Segoe UI" w:hAnsi="Segoe UI" w:eastAsia="Quattrocento Sans" w:cs="Segoe UI"/>
              </w:rPr>
            </w:pPr>
            <w:proofErr w:type="spellStart"/>
            <w:r w:rsidRPr="00DC69E2">
              <w:rPr>
                <w:rFonts w:ascii="Segoe UI" w:hAnsi="Segoe UI" w:eastAsia="Quattrocento Sans" w:cs="Segoe UI"/>
              </w:rPr>
              <w:t>FactorRiesgoCancer</w:t>
            </w:r>
            <w:proofErr w:type="spellEnd"/>
          </w:p>
        </w:tc>
      </w:tr>
      <w:tr w:rsidRPr="00FC2824" w:rsidR="0039569F" w:rsidTr="00986585" w14:paraId="015C8F5C" w14:textId="77777777">
        <w:trPr>
          <w:trHeight w:val="28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39569F" w:rsidP="0039569F" w:rsidRDefault="0039569F" w14:paraId="60D71482" w14:textId="56F47345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39569F" w:rsidP="0039569F" w:rsidRDefault="0039569F" w14:paraId="363A9B17" w14:textId="03228CA2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Factor de riesgo para cáncer  </w:t>
            </w:r>
          </w:p>
        </w:tc>
      </w:tr>
      <w:tr w:rsidRPr="00FC2824" w:rsidR="0039569F" w:rsidTr="00986585" w14:paraId="75077081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39569F" w:rsidP="0039569F" w:rsidRDefault="0039569F" w14:paraId="19130082" w14:textId="39740E35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39569F" w:rsidP="0039569F" w:rsidRDefault="0039569F" w14:paraId="0907384C" w14:textId="20EDCC3C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Describe si los pacientes tienen riesgo de cáncer  </w:t>
            </w:r>
          </w:p>
        </w:tc>
      </w:tr>
      <w:tr w:rsidRPr="00FC2824" w:rsidR="0039569F" w:rsidTr="00986585" w14:paraId="0B67DBB4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39569F" w:rsidP="0039569F" w:rsidRDefault="0039569F" w14:paraId="130E3F90" w14:textId="2A642CA8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39569F" w:rsidP="0039569F" w:rsidRDefault="0039569F" w14:paraId="24A93BCD" w14:textId="02C4D5E4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39569F" w:rsidTr="00986585" w14:paraId="5DEB5B85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39569F" w:rsidP="0039569F" w:rsidRDefault="0039569F" w14:paraId="1B5E3DC7" w14:textId="2922E192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39569F" w:rsidP="0039569F" w:rsidRDefault="0039569F" w14:paraId="544E48F8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[Si, No]</w:t>
            </w:r>
          </w:p>
          <w:p w:rsidRPr="00FC2824" w:rsidR="0039569F" w:rsidP="0039569F" w:rsidRDefault="0039569F" w14:paraId="0974B90A" w14:textId="5A523453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2 valores únicos. </w:t>
            </w:r>
          </w:p>
        </w:tc>
      </w:tr>
      <w:tr w:rsidRPr="00FC2824" w:rsidR="0039569F" w:rsidTr="00986585" w14:paraId="3D54D908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39569F" w:rsidP="0039569F" w:rsidRDefault="0039569F" w14:paraId="5C5A3B91" w14:textId="7B16E09E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39569F" w:rsidP="0039569F" w:rsidRDefault="0039569F" w14:paraId="0CABFEA6" w14:textId="19C3F64A">
            <w:pPr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0DCC2D75" wp14:editId="0E3A9443">
                  <wp:extent cx="2286000" cy="969549"/>
                  <wp:effectExtent l="0" t="0" r="0" b="2540"/>
                  <wp:docPr id="14540256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402568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501" cy="982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C2824" w:rsidR="0039569F" w:rsidTr="00986585" w14:paraId="53739B82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39569F" w:rsidP="0039569F" w:rsidRDefault="0039569F" w14:paraId="70F40928" w14:textId="1521B8D3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8833E1" w:rsidR="0039569F" w:rsidP="0039569F" w:rsidRDefault="0039569F" w14:paraId="78ECE286" w14:textId="77777777">
            <w:pPr>
              <w:numPr>
                <w:ilvl w:val="0"/>
                <w:numId w:val="34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8833E1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no presentan factor de riesgo asociado a cáncer, con 18,307,785 casos.</w:t>
            </w:r>
          </w:p>
          <w:p w:rsidRPr="00FC2824" w:rsidR="0039569F" w:rsidP="0039569F" w:rsidRDefault="0039569F" w14:paraId="5D103FFC" w14:textId="03E43457">
            <w:pPr>
              <w:numPr>
                <w:ilvl w:val="0"/>
                <w:numId w:val="34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cs="Segoe UI"/>
                <w:noProof/>
              </w:rPr>
            </w:pPr>
            <w:r w:rsidRPr="008833E1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Hay 123,948 registros con factor de riesgo asociado a cáncer.</w:t>
            </w:r>
          </w:p>
        </w:tc>
      </w:tr>
      <w:tr w:rsidRPr="00FC2824" w:rsidR="0039569F" w:rsidTr="00986585" w14:paraId="4D31B9D4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39569F" w:rsidP="0039569F" w:rsidRDefault="0039569F" w14:paraId="1F98801A" w14:textId="38B1D9E7">
            <w:pPr>
              <w:ind w:left="2"/>
              <w:rPr>
                <w:rFonts w:ascii="Segoe UI" w:hAnsi="Segoe UI" w:eastAsia="Quattrocento Sans" w:cs="Segoe UI"/>
                <w:b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</w:t>
            </w:r>
            <w:r>
              <w:rPr>
                <w:rFonts w:ascii="Segoe UI" w:hAnsi="Segoe UI" w:eastAsia="Quattrocento Sans" w:cs="Segoe UI"/>
                <w:b/>
              </w:rPr>
              <w:t>17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39569F" w:rsidP="0039569F" w:rsidRDefault="0039569F" w14:paraId="387720CA" w14:textId="4961A867">
            <w:pPr>
              <w:rPr>
                <w:rFonts w:ascii="Segoe UI" w:hAnsi="Segoe UI" w:eastAsia="Quattrocento Sans" w:cs="Segoe UI"/>
              </w:rPr>
            </w:pPr>
            <w:proofErr w:type="spellStart"/>
            <w:r w:rsidRPr="00DC69E2">
              <w:rPr>
                <w:rFonts w:ascii="Segoe UI" w:hAnsi="Segoe UI" w:eastAsia="Quattrocento Sans" w:cs="Segoe UI"/>
              </w:rPr>
              <w:t>FactorRiesgoInmunodeficiencia</w:t>
            </w:r>
            <w:proofErr w:type="spellEnd"/>
          </w:p>
        </w:tc>
      </w:tr>
      <w:tr w:rsidRPr="00FC2824" w:rsidR="00622676" w:rsidTr="00986585" w14:paraId="47D3F9B1" w14:textId="77777777">
        <w:trPr>
          <w:trHeight w:val="28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22676" w:rsidP="00622676" w:rsidRDefault="00622676" w14:paraId="2844C8AB" w14:textId="2A1ED1B2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22676" w:rsidP="00622676" w:rsidRDefault="00622676" w14:paraId="71D30782" w14:textId="6B8A3EE8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Factor de riesgo para inmunodeficiencia   </w:t>
            </w:r>
          </w:p>
        </w:tc>
      </w:tr>
      <w:tr w:rsidRPr="00FC2824" w:rsidR="00622676" w:rsidTr="00986585" w14:paraId="6ECC1B86" w14:textId="77777777">
        <w:trPr>
          <w:trHeight w:val="55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  <w:vAlign w:val="center"/>
          </w:tcPr>
          <w:p w:rsidRPr="00FC2824" w:rsidR="00622676" w:rsidP="00622676" w:rsidRDefault="00622676" w14:paraId="04411C0E" w14:textId="2748E1DC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22676" w:rsidP="00622676" w:rsidRDefault="00622676" w14:paraId="50DDF9FC" w14:textId="441C32D5">
            <w:pPr>
              <w:jc w:val="both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Describe si los pacientes tienen riesgo de inmunodeficiencia  </w:t>
            </w:r>
          </w:p>
        </w:tc>
      </w:tr>
      <w:tr w:rsidRPr="00FC2824" w:rsidR="00622676" w:rsidTr="00986585" w14:paraId="6603D6C1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22676" w:rsidP="00622676" w:rsidRDefault="00622676" w14:paraId="1EDBC98B" w14:textId="3C52A539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22676" w:rsidP="00622676" w:rsidRDefault="00622676" w14:paraId="70CF913D" w14:textId="2A8F8F22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622676" w:rsidTr="00986585" w14:paraId="03DB585C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22676" w:rsidP="00622676" w:rsidRDefault="00622676" w14:paraId="65578964" w14:textId="10D96FA8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622676" w:rsidP="00622676" w:rsidRDefault="00622676" w14:paraId="6072E710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[Si, No]</w:t>
            </w:r>
          </w:p>
          <w:p w:rsidRPr="00FC2824" w:rsidR="00622676" w:rsidP="00622676" w:rsidRDefault="00622676" w14:paraId="6A3EBCBC" w14:textId="3317373E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2 valores únicos. </w:t>
            </w:r>
          </w:p>
        </w:tc>
      </w:tr>
      <w:tr w:rsidRPr="00FC2824" w:rsidR="00622676" w:rsidTr="00986585" w14:paraId="389D06AC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22676" w:rsidP="00622676" w:rsidRDefault="00622676" w14:paraId="487445E6" w14:textId="7B15B60B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22676" w:rsidP="00622676" w:rsidRDefault="00622676" w14:paraId="2FAA7025" w14:textId="5DE3492B">
            <w:pPr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737AE763" wp14:editId="419ADD07">
                  <wp:extent cx="2828261" cy="865956"/>
                  <wp:effectExtent l="0" t="0" r="0" b="0"/>
                  <wp:docPr id="17220374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03745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394" cy="868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B81B08" w:rsidR="00622676" w:rsidTr="00986585" w14:paraId="08A6DE91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622676" w:rsidP="00622676" w:rsidRDefault="00622676" w14:paraId="0CA45945" w14:textId="04B51B0D">
            <w:pPr>
              <w:ind w:left="2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D618CA" w:rsidR="00622676" w:rsidP="00622676" w:rsidRDefault="00622676" w14:paraId="331168F7" w14:textId="77777777">
            <w:pPr>
              <w:numPr>
                <w:ilvl w:val="0"/>
                <w:numId w:val="33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D618CA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no presentan factor de riesgo asociado a inmunodeficiencia, con 18,379,099 casos.</w:t>
            </w:r>
          </w:p>
          <w:p w:rsidRPr="00B81B08" w:rsidR="00622676" w:rsidP="00622676" w:rsidRDefault="00622676" w14:paraId="180165B0" w14:textId="1F8A6485">
            <w:pPr>
              <w:numPr>
                <w:ilvl w:val="0"/>
                <w:numId w:val="33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cs="Segoe UI"/>
                <w:noProof/>
              </w:rPr>
            </w:pPr>
            <w:r w:rsidRPr="00D618CA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Hay 52,634 registros con factor de riesgo asociado a inmunodeficiencia.</w:t>
            </w:r>
          </w:p>
        </w:tc>
      </w:tr>
      <w:tr w:rsidRPr="00FC2824" w:rsidR="00622676" w:rsidTr="00986585" w14:paraId="520E4C80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622676" w:rsidP="00622676" w:rsidRDefault="00622676" w14:paraId="0506EB05" w14:textId="19D6F767">
            <w:pPr>
              <w:ind w:left="2"/>
              <w:rPr>
                <w:rFonts w:ascii="Segoe UI" w:hAnsi="Segoe UI" w:eastAsia="Quattrocento Sans" w:cs="Segoe UI"/>
                <w:b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</w:t>
            </w:r>
            <w:r>
              <w:rPr>
                <w:rFonts w:ascii="Segoe UI" w:hAnsi="Segoe UI" w:eastAsia="Quattrocento Sans" w:cs="Segoe UI"/>
                <w:b/>
              </w:rPr>
              <w:t>18</w:t>
            </w:r>
            <w:r w:rsidRPr="00FC2824">
              <w:rPr>
                <w:rFonts w:ascii="Segoe UI" w:hAnsi="Segoe UI" w:eastAsia="Quattrocento Sans" w:cs="Segoe UI"/>
                <w:b/>
              </w:rPr>
              <w:t xml:space="preserve">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622676" w:rsidP="00622676" w:rsidRDefault="00622676" w14:paraId="7572D97B" w14:textId="7AF4AF6A">
            <w:pPr>
              <w:rPr>
                <w:rFonts w:ascii="Segoe UI" w:hAnsi="Segoe UI" w:eastAsia="Quattrocento Sans" w:cs="Segoe UI"/>
              </w:rPr>
            </w:pPr>
            <w:proofErr w:type="spellStart"/>
            <w:r w:rsidRPr="00DC69E2">
              <w:rPr>
                <w:rFonts w:ascii="Segoe UI" w:hAnsi="Segoe UI" w:eastAsia="Quattrocento Sans" w:cs="Segoe UI"/>
              </w:rPr>
              <w:t>FactorRiesgoCondicionImpidaAislamiento</w:t>
            </w:r>
            <w:proofErr w:type="spellEnd"/>
          </w:p>
        </w:tc>
      </w:tr>
      <w:tr w:rsidRPr="00FC2824" w:rsidR="00622676" w:rsidTr="00986585" w14:paraId="4A6DF0FD" w14:textId="77777777">
        <w:trPr>
          <w:trHeight w:val="28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22676" w:rsidP="00622676" w:rsidRDefault="00622676" w14:paraId="12036FDD" w14:textId="76C2FA7D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22676" w:rsidP="00622676" w:rsidRDefault="00622676" w14:paraId="28E73F23" w14:textId="2D90BA91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Factor de riesgo para </w:t>
            </w:r>
            <w:r w:rsidR="006D547D">
              <w:rPr>
                <w:rFonts w:ascii="Segoe UI" w:hAnsi="Segoe UI" w:eastAsia="Quattrocento Sans" w:cs="Segoe UI"/>
              </w:rPr>
              <w:t xml:space="preserve">condición impida aislamiento </w:t>
            </w:r>
            <w:r>
              <w:rPr>
                <w:rFonts w:ascii="Segoe UI" w:hAnsi="Segoe UI" w:eastAsia="Quattrocento Sans" w:cs="Segoe UI"/>
              </w:rPr>
              <w:t xml:space="preserve">   </w:t>
            </w:r>
          </w:p>
        </w:tc>
      </w:tr>
      <w:tr w:rsidRPr="00FC2824" w:rsidR="00622676" w:rsidTr="00986585" w14:paraId="5B4C2355" w14:textId="77777777">
        <w:trPr>
          <w:trHeight w:val="55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  <w:vAlign w:val="center"/>
          </w:tcPr>
          <w:p w:rsidRPr="00FC2824" w:rsidR="00622676" w:rsidP="00622676" w:rsidRDefault="00622676" w14:paraId="067E309A" w14:textId="12F463E6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22676" w:rsidP="00622676" w:rsidRDefault="00622676" w14:paraId="321B45A9" w14:textId="04C820BD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Describe si los pacientes tienen riesgo de </w:t>
            </w:r>
            <w:r w:rsidR="006D547D">
              <w:rPr>
                <w:rFonts w:ascii="Segoe UI" w:hAnsi="Segoe UI" w:eastAsia="Quattrocento Sans" w:cs="Segoe UI"/>
              </w:rPr>
              <w:t xml:space="preserve">condición impida aislamiento   </w:t>
            </w:r>
          </w:p>
        </w:tc>
      </w:tr>
      <w:tr w:rsidRPr="00FC2824" w:rsidR="00622676" w:rsidTr="00986585" w14:paraId="13E864A8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22676" w:rsidP="00622676" w:rsidRDefault="00622676" w14:paraId="108F3C37" w14:textId="556A4CEF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22676" w:rsidP="00622676" w:rsidRDefault="00622676" w14:paraId="6205CF23" w14:textId="5EC0E5B4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622676" w:rsidTr="00986585" w14:paraId="53D8FC99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22676" w:rsidP="00622676" w:rsidRDefault="00622676" w14:paraId="0C99F43F" w14:textId="465F4F13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622676" w:rsidP="00622676" w:rsidRDefault="00622676" w14:paraId="29391132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[Si, No]</w:t>
            </w:r>
          </w:p>
          <w:p w:rsidRPr="00FC2824" w:rsidR="00622676" w:rsidP="00622676" w:rsidRDefault="00622676" w14:paraId="093BBD47" w14:textId="0D5566BC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2 valores únicos. </w:t>
            </w:r>
          </w:p>
        </w:tc>
      </w:tr>
      <w:tr w:rsidRPr="00FC2824" w:rsidR="00622676" w:rsidTr="00986585" w14:paraId="3D1C576A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22676" w:rsidP="00622676" w:rsidRDefault="00622676" w14:paraId="41F010F3" w14:textId="035264D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22676" w:rsidP="00622676" w:rsidRDefault="00622676" w14:paraId="31C71278" w14:textId="7B607978">
            <w:pPr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3F20E34F" wp14:editId="67AD2B8C">
                  <wp:extent cx="3561907" cy="880292"/>
                  <wp:effectExtent l="0" t="0" r="635" b="0"/>
                  <wp:docPr id="19025578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55788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827" cy="8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8C2D30" w:rsidR="00622676" w:rsidTr="00986585" w14:paraId="78C9C4C6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622676" w:rsidP="00622676" w:rsidRDefault="00622676" w14:paraId="3709F3D5" w14:textId="6F8EDD22">
            <w:pPr>
              <w:ind w:left="2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3272D" w:rsidR="00622676" w:rsidP="00622676" w:rsidRDefault="00622676" w14:paraId="4E0798E8" w14:textId="77777777">
            <w:pPr>
              <w:numPr>
                <w:ilvl w:val="0"/>
                <w:numId w:val="3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F3272D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no presentan factor de riesgo asociado a una condición que impida el aislamiento, con 18,394,062 casos.</w:t>
            </w:r>
          </w:p>
          <w:p w:rsidRPr="008C2D30" w:rsidR="00622676" w:rsidP="00622676" w:rsidRDefault="00622676" w14:paraId="13DBF81A" w14:textId="7FC8018D">
            <w:pPr>
              <w:numPr>
                <w:ilvl w:val="0"/>
                <w:numId w:val="3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cs="Segoe UI"/>
                <w:noProof/>
              </w:rPr>
            </w:pPr>
            <w:r w:rsidRPr="00F3272D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Hay 37,671 registros con factor de riesgo asociado a una condición que impida el aislamiento.</w:t>
            </w:r>
          </w:p>
        </w:tc>
      </w:tr>
      <w:tr w:rsidRPr="00FC2824" w:rsidR="00622676" w:rsidTr="00986585" w14:paraId="44491FCC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622676" w:rsidP="00622676" w:rsidRDefault="00622676" w14:paraId="6174EDEA" w14:textId="3866EF61">
            <w:pPr>
              <w:ind w:left="2"/>
              <w:rPr>
                <w:rFonts w:ascii="Segoe UI" w:hAnsi="Segoe UI" w:eastAsia="Quattrocento Sans" w:cs="Segoe UI"/>
                <w:b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</w:t>
            </w:r>
            <w:r>
              <w:rPr>
                <w:rFonts w:ascii="Segoe UI" w:hAnsi="Segoe UI" w:eastAsia="Quattrocento Sans" w:cs="Segoe UI"/>
                <w:b/>
              </w:rPr>
              <w:t>19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622676" w:rsidP="00622676" w:rsidRDefault="00622676" w14:paraId="5DD80BCA" w14:textId="596CF938">
            <w:pPr>
              <w:rPr>
                <w:rFonts w:ascii="Segoe UI" w:hAnsi="Segoe UI" w:eastAsia="Quattrocento Sans" w:cs="Segoe UI"/>
              </w:rPr>
            </w:pPr>
            <w:proofErr w:type="spellStart"/>
            <w:r w:rsidRPr="00DC69E2">
              <w:rPr>
                <w:rFonts w:ascii="Segoe UI" w:hAnsi="Segoe UI" w:eastAsia="Quattrocento Sans" w:cs="Segoe UI"/>
              </w:rPr>
              <w:t>FechaIngresoAtencion</w:t>
            </w:r>
            <w:proofErr w:type="spellEnd"/>
          </w:p>
        </w:tc>
      </w:tr>
      <w:tr w:rsidRPr="00FC2824" w:rsidR="00AF77FE" w:rsidTr="00986585" w14:paraId="77D60F0D" w14:textId="77777777">
        <w:trPr>
          <w:trHeight w:val="28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AF77FE" w:rsidP="00AF77FE" w:rsidRDefault="00AF77FE" w14:paraId="120094FC" w14:textId="6A0C6E7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AF77FE" w:rsidP="00AF77FE" w:rsidRDefault="00AF77FE" w14:paraId="3B6048CF" w14:textId="0630A21A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Fecha ingreso atención    </w:t>
            </w:r>
          </w:p>
        </w:tc>
      </w:tr>
      <w:tr w:rsidRPr="00FC2824" w:rsidR="00AF77FE" w:rsidTr="00986585" w14:paraId="5DF1001E" w14:textId="77777777">
        <w:trPr>
          <w:trHeight w:val="55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  <w:vAlign w:val="center"/>
          </w:tcPr>
          <w:p w:rsidRPr="00FC2824" w:rsidR="00AF77FE" w:rsidP="00AF77FE" w:rsidRDefault="00AF77FE" w14:paraId="1CA5823D" w14:textId="019E60E9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AF77FE" w:rsidP="00AF77FE" w:rsidRDefault="00FF10A7" w14:paraId="14821875" w14:textId="7DEF9500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Describe la fecha de ingreso del paciente para la atención</w:t>
            </w:r>
            <w:r w:rsidR="00AF77FE">
              <w:rPr>
                <w:rFonts w:ascii="Segoe UI" w:hAnsi="Segoe UI" w:eastAsia="Quattrocento Sans" w:cs="Segoe UI"/>
              </w:rPr>
              <w:t xml:space="preserve">  </w:t>
            </w:r>
          </w:p>
        </w:tc>
      </w:tr>
      <w:tr w:rsidRPr="00FC2824" w:rsidR="00AF77FE" w:rsidTr="00986585" w14:paraId="665952EE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AF77FE" w:rsidP="00AF77FE" w:rsidRDefault="00AF77FE" w14:paraId="7ADDD0E4" w14:textId="0BCF5F9D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AF77FE" w:rsidP="00AF77FE" w:rsidRDefault="00AF77FE" w14:paraId="2AA3BB68" w14:textId="46785B9C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Nominal/ Fecha</w:t>
            </w:r>
          </w:p>
        </w:tc>
      </w:tr>
      <w:tr w:rsidRPr="00FC2824" w:rsidR="00AF77FE" w:rsidTr="00986585" w14:paraId="23645DAE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AF77FE" w:rsidP="00AF77FE" w:rsidRDefault="00AF77FE" w14:paraId="25B949F2" w14:textId="5C6AA171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AF77FE" w:rsidP="00AF77FE" w:rsidRDefault="00AF77FE" w14:paraId="125F5953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[AAAA-MM-DD]</w:t>
            </w:r>
          </w:p>
          <w:p w:rsidRPr="00FC2824" w:rsidR="00AF77FE" w:rsidP="00AF77FE" w:rsidRDefault="00AF77FE" w14:paraId="50568CCC" w14:textId="1903D997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1161 valores únicos. </w:t>
            </w:r>
          </w:p>
        </w:tc>
      </w:tr>
      <w:tr w:rsidRPr="00FC2824" w:rsidR="00AF77FE" w:rsidTr="00986585" w14:paraId="1146A412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AF77FE" w:rsidP="00AF77FE" w:rsidRDefault="00AF77FE" w14:paraId="2039CA19" w14:textId="5E10F179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AF77FE" w:rsidP="00AF77FE" w:rsidRDefault="00AF77FE" w14:paraId="640AE6D7" w14:textId="1432A0D9">
            <w:pPr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755165B8" wp14:editId="7C71992B">
                  <wp:extent cx="2340747" cy="3625703"/>
                  <wp:effectExtent l="0" t="0" r="2540" b="0"/>
                  <wp:docPr id="3600162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01628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455" cy="3629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C2824" w:rsidR="00AF77FE" w:rsidTr="00986585" w14:paraId="1FDC8F60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AF77FE" w:rsidP="00AF77FE" w:rsidRDefault="00AF77FE" w14:paraId="39258690" w14:textId="6B752107">
            <w:pPr>
              <w:ind w:left="2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5E126C" w:rsidR="00AF77FE" w:rsidP="00AF77FE" w:rsidRDefault="00AF77FE" w14:paraId="6FA81FE5" w14:textId="639202E7">
            <w:pPr>
              <w:pStyle w:val="ListParagraph"/>
              <w:numPr>
                <w:ilvl w:val="0"/>
                <w:numId w:val="31"/>
              </w:numPr>
              <w:rPr>
                <w:rFonts w:ascii="Segoe UI" w:hAnsi="Segoe UI" w:cs="Segoe UI"/>
                <w:noProof/>
              </w:rPr>
            </w:pPr>
            <w:r w:rsidRPr="005E126C">
              <w:rPr>
                <w:rFonts w:ascii="Segoe UI" w:hAnsi="Segoe UI" w:cs="Segoe UI"/>
                <w:noProof/>
              </w:rPr>
              <w:t>La fecha “1900-01-01”, puede ser un valor predeterminado para indicar una fecha desconocida o no especificada.</w:t>
            </w:r>
          </w:p>
        </w:tc>
      </w:tr>
      <w:tr w:rsidRPr="00FC2824" w:rsidR="00AF77FE" w:rsidTr="00986585" w14:paraId="6598ABE8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AF77FE" w:rsidP="00AF77FE" w:rsidRDefault="00AF77FE" w14:paraId="5E2B7A2C" w14:textId="22AB549A">
            <w:pPr>
              <w:ind w:left="2"/>
              <w:rPr>
                <w:rFonts w:ascii="Segoe UI" w:hAnsi="Segoe UI" w:eastAsia="Quattrocento Sans" w:cs="Segoe UI"/>
                <w:b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</w:t>
            </w:r>
            <w:r>
              <w:rPr>
                <w:rFonts w:ascii="Segoe UI" w:hAnsi="Segoe UI" w:eastAsia="Quattrocento Sans" w:cs="Segoe UI"/>
                <w:b/>
              </w:rPr>
              <w:t>20</w:t>
            </w:r>
            <w:r w:rsidRPr="00FC2824">
              <w:rPr>
                <w:rFonts w:ascii="Segoe UI" w:hAnsi="Segoe UI" w:eastAsia="Quattrocento Sans" w:cs="Segoe UI"/>
                <w:b/>
              </w:rPr>
              <w:t xml:space="preserve">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AF77FE" w:rsidP="00AF77FE" w:rsidRDefault="00AF77FE" w14:paraId="44FAD3B5" w14:textId="1F211D1D">
            <w:pPr>
              <w:rPr>
                <w:rFonts w:ascii="Segoe UI" w:hAnsi="Segoe UI" w:eastAsia="Quattrocento Sans" w:cs="Segoe UI"/>
              </w:rPr>
            </w:pPr>
            <w:proofErr w:type="spellStart"/>
            <w:r w:rsidRPr="00DC69E2">
              <w:rPr>
                <w:rFonts w:ascii="Segoe UI" w:hAnsi="Segoe UI" w:eastAsia="Quattrocento Sans" w:cs="Segoe UI"/>
              </w:rPr>
              <w:t>FechaEgresoAtencion</w:t>
            </w:r>
            <w:proofErr w:type="spellEnd"/>
          </w:p>
        </w:tc>
      </w:tr>
      <w:tr w:rsidRPr="00FC2824" w:rsidR="00FF10A7" w:rsidTr="00986585" w14:paraId="42714E28" w14:textId="77777777">
        <w:trPr>
          <w:trHeight w:val="28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FF10A7" w:rsidP="00FF10A7" w:rsidRDefault="00FF10A7" w14:paraId="026B9B84" w14:textId="0FD02C20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FF10A7" w:rsidP="00FF10A7" w:rsidRDefault="00FF10A7" w14:paraId="7539B8BE" w14:textId="4AA7EB2F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Fecha egreso atención    </w:t>
            </w:r>
          </w:p>
        </w:tc>
      </w:tr>
      <w:tr w:rsidRPr="00FC2824" w:rsidR="00FF10A7" w:rsidTr="00986585" w14:paraId="0AC08F81" w14:textId="77777777">
        <w:trPr>
          <w:trHeight w:val="55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  <w:vAlign w:val="center"/>
          </w:tcPr>
          <w:p w:rsidRPr="00FC2824" w:rsidR="00FF10A7" w:rsidP="00FF10A7" w:rsidRDefault="00FF10A7" w14:paraId="12D3F560" w14:textId="184E0EAC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FF10A7" w:rsidP="00FF10A7" w:rsidRDefault="00FF10A7" w14:paraId="68792656" w14:textId="1BAD8182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Describe la fecha de egreso del paciente de la atención  </w:t>
            </w:r>
          </w:p>
        </w:tc>
      </w:tr>
      <w:tr w:rsidRPr="00FC2824" w:rsidR="00FF10A7" w:rsidTr="00986585" w14:paraId="0552F66A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FF10A7" w:rsidP="00FF10A7" w:rsidRDefault="00FF10A7" w14:paraId="4BACF09D" w14:textId="5AC3EB9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FF10A7" w:rsidP="00FF10A7" w:rsidRDefault="00FF10A7" w14:paraId="44978EED" w14:textId="07A6E31A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Nominal/ Fecha</w:t>
            </w:r>
          </w:p>
        </w:tc>
      </w:tr>
      <w:tr w:rsidRPr="00FC2824" w:rsidR="00FF10A7" w:rsidTr="00986585" w14:paraId="707C9FC7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FF10A7" w:rsidP="00FF10A7" w:rsidRDefault="00FF10A7" w14:paraId="29EEC8D0" w14:textId="780A8A8D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FF10A7" w:rsidP="00FF10A7" w:rsidRDefault="00FF10A7" w14:paraId="286304D5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[AAAA-MM-DD]</w:t>
            </w:r>
          </w:p>
          <w:p w:rsidRPr="00FC2824" w:rsidR="00FF10A7" w:rsidP="00FF10A7" w:rsidRDefault="00FF10A7" w14:paraId="489AAA1B" w14:textId="711F8523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1138 valores únicos. </w:t>
            </w:r>
          </w:p>
        </w:tc>
      </w:tr>
      <w:tr w:rsidRPr="00FC2824" w:rsidR="00FF10A7" w:rsidTr="00986585" w14:paraId="5FDE9ECF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FF10A7" w:rsidP="00FF10A7" w:rsidRDefault="00FF10A7" w14:paraId="2B9DEB3D" w14:textId="7A7F555F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FF10A7" w:rsidP="00FF10A7" w:rsidRDefault="00FF10A7" w14:paraId="64565A99" w14:textId="48DEB1F3">
            <w:pPr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225D9936" wp14:editId="7993A651">
                  <wp:extent cx="2169042" cy="3527673"/>
                  <wp:effectExtent l="0" t="0" r="3175" b="0"/>
                  <wp:docPr id="8276515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65150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694" cy="3533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C2824" w:rsidR="00FF10A7" w:rsidTr="00986585" w14:paraId="5D35A929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FF10A7" w:rsidP="00FF10A7" w:rsidRDefault="00FF10A7" w14:paraId="56D3B100" w14:textId="6EA78453">
            <w:pPr>
              <w:ind w:left="2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90058" w:rsidR="00FF10A7" w:rsidP="00FF10A7" w:rsidRDefault="00FF10A7" w14:paraId="123A2F4F" w14:textId="156F1E11">
            <w:pPr>
              <w:pStyle w:val="ListParagraph"/>
              <w:numPr>
                <w:ilvl w:val="0"/>
                <w:numId w:val="14"/>
              </w:numPr>
              <w:rPr>
                <w:rFonts w:ascii="Segoe UI" w:hAnsi="Segoe UI" w:cs="Segoe UI"/>
                <w:noProof/>
              </w:rPr>
            </w:pPr>
            <w:r w:rsidRPr="00F90058">
              <w:rPr>
                <w:rFonts w:ascii="Segoe UI" w:hAnsi="Segoe UI" w:cs="Segoe UI"/>
                <w:noProof/>
              </w:rPr>
              <w:t>La fecha “1900-01-01”, puede ser un valor predeterminado para indicar una fecha desconocida o no especificada.</w:t>
            </w:r>
          </w:p>
        </w:tc>
      </w:tr>
      <w:tr w:rsidRPr="00FC2824" w:rsidR="00FF10A7" w:rsidTr="00986585" w14:paraId="4A695A8E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FF10A7" w:rsidP="00FF10A7" w:rsidRDefault="00FF10A7" w14:paraId="64003658" w14:textId="7E3C81C9">
            <w:pPr>
              <w:ind w:left="2"/>
              <w:rPr>
                <w:rFonts w:ascii="Segoe UI" w:hAnsi="Segoe UI" w:eastAsia="Quattrocento Sans" w:cs="Segoe UI"/>
                <w:b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</w:t>
            </w:r>
            <w:r>
              <w:rPr>
                <w:rFonts w:ascii="Segoe UI" w:hAnsi="Segoe UI" w:eastAsia="Quattrocento Sans" w:cs="Segoe UI"/>
                <w:b/>
              </w:rPr>
              <w:t>21</w:t>
            </w:r>
            <w:r w:rsidRPr="00FC2824">
              <w:rPr>
                <w:rFonts w:ascii="Segoe UI" w:hAnsi="Segoe UI" w:eastAsia="Quattrocento Sans" w:cs="Segoe UI"/>
                <w:b/>
              </w:rPr>
              <w:t xml:space="preserve">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FF10A7" w:rsidP="00FF10A7" w:rsidRDefault="00FF10A7" w14:paraId="7731BE95" w14:textId="78AB86B7">
            <w:pPr>
              <w:rPr>
                <w:rFonts w:ascii="Segoe UI" w:hAnsi="Segoe UI" w:eastAsia="Quattrocento Sans" w:cs="Segoe UI"/>
              </w:rPr>
            </w:pPr>
            <w:proofErr w:type="spellStart"/>
            <w:r w:rsidRPr="00592984">
              <w:rPr>
                <w:rFonts w:ascii="Segoe UI" w:hAnsi="Segoe UI" w:eastAsia="Quattrocento Sans" w:cs="Segoe UI"/>
              </w:rPr>
              <w:t>FechaRegistro</w:t>
            </w:r>
            <w:proofErr w:type="spellEnd"/>
          </w:p>
        </w:tc>
      </w:tr>
      <w:tr w:rsidRPr="00FC2824" w:rsidR="00FF10A7" w:rsidTr="00986585" w14:paraId="35B5B0D3" w14:textId="77777777">
        <w:trPr>
          <w:trHeight w:val="28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FF10A7" w:rsidP="00FF10A7" w:rsidRDefault="00FF10A7" w14:paraId="4B4A679B" w14:textId="164D5876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FF10A7" w:rsidP="00FF10A7" w:rsidRDefault="00FF10A7" w14:paraId="00757928" w14:textId="1FB62633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Fecha registro </w:t>
            </w:r>
          </w:p>
        </w:tc>
      </w:tr>
      <w:tr w:rsidRPr="00FC2824" w:rsidR="00FF10A7" w:rsidTr="00986585" w14:paraId="500B0348" w14:textId="77777777">
        <w:trPr>
          <w:trHeight w:val="55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  <w:vAlign w:val="center"/>
          </w:tcPr>
          <w:p w:rsidRPr="00FC2824" w:rsidR="00FF10A7" w:rsidP="00FF10A7" w:rsidRDefault="00FF10A7" w14:paraId="6D76F3F0" w14:textId="5189B7EC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FF10A7" w:rsidP="00FF10A7" w:rsidRDefault="00FF10A7" w14:paraId="077935A1" w14:textId="4D3FD007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Describe la fecha de registro del paciente</w:t>
            </w:r>
          </w:p>
        </w:tc>
      </w:tr>
      <w:tr w:rsidRPr="00FC2824" w:rsidR="00FF10A7" w:rsidTr="00986585" w14:paraId="3F229FEA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FF10A7" w:rsidP="00FF10A7" w:rsidRDefault="00FF10A7" w14:paraId="14E94245" w14:textId="2E5DB4D1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FF10A7" w:rsidP="00FF10A7" w:rsidRDefault="00FF10A7" w14:paraId="53A013C0" w14:textId="5D134329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Nominal/ Fecha</w:t>
            </w:r>
          </w:p>
        </w:tc>
      </w:tr>
      <w:tr w:rsidRPr="00FC2824" w:rsidR="00FF10A7" w:rsidTr="00986585" w14:paraId="25659133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FF10A7" w:rsidP="00FF10A7" w:rsidRDefault="00FF10A7" w14:paraId="16674BB3" w14:textId="448020CD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FF10A7" w:rsidP="00FF10A7" w:rsidRDefault="00FF10A7" w14:paraId="47045296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[AAAA-MM-DD]</w:t>
            </w:r>
          </w:p>
          <w:p w:rsidRPr="00FC2824" w:rsidR="00FF10A7" w:rsidP="00FF10A7" w:rsidRDefault="00FF10A7" w14:paraId="13CFC92D" w14:textId="617B7EB0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1019 valores únicos. </w:t>
            </w:r>
          </w:p>
        </w:tc>
      </w:tr>
      <w:tr w:rsidRPr="00FC2824" w:rsidR="00FF10A7" w:rsidTr="00986585" w14:paraId="62E0C184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FF10A7" w:rsidP="00FF10A7" w:rsidRDefault="00FF10A7" w14:paraId="240157DA" w14:textId="636CCB14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FF10A7" w:rsidP="00FF10A7" w:rsidRDefault="00FF10A7" w14:paraId="6294006A" w14:textId="5BF06044">
            <w:pPr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2FAA031F" wp14:editId="777145C0">
                  <wp:extent cx="1924493" cy="3755316"/>
                  <wp:effectExtent l="0" t="0" r="0" b="0"/>
                  <wp:docPr id="3093164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316408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498" cy="3778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C2824" w:rsidR="00FF10A7" w:rsidTr="00986585" w14:paraId="5FA28798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FF10A7" w:rsidP="00FF10A7" w:rsidRDefault="00FF10A7" w14:paraId="1E8FEED2" w14:textId="7938B366">
            <w:pPr>
              <w:ind w:left="2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5E126C" w:rsidR="00FF10A7" w:rsidP="00FF10A7" w:rsidRDefault="00FF10A7" w14:paraId="04F0D5BA" w14:textId="77777777">
            <w:pPr>
              <w:numPr>
                <w:ilvl w:val="0"/>
                <w:numId w:val="3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5E126C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tienen fechas de registro en 2021 y 2022.</w:t>
            </w:r>
          </w:p>
          <w:p w:rsidRPr="00FC2824" w:rsidR="00FF10A7" w:rsidP="00FF10A7" w:rsidRDefault="00FF10A7" w14:paraId="12C9B7F2" w14:textId="317269DF">
            <w:pPr>
              <w:numPr>
                <w:ilvl w:val="0"/>
                <w:numId w:val="3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cs="Segoe UI"/>
                <w:noProof/>
              </w:rPr>
            </w:pPr>
            <w:r w:rsidRPr="005E126C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fecha de registro más común es "2021-06-28" con 1,412,905 registros.</w:t>
            </w:r>
          </w:p>
        </w:tc>
      </w:tr>
      <w:tr w:rsidRPr="00FC2824" w:rsidR="00FF10A7" w:rsidTr="00986585" w14:paraId="2D85DFB9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FF10A7" w:rsidP="00FF10A7" w:rsidRDefault="00FF10A7" w14:paraId="424803C4" w14:textId="7AA0E310">
            <w:pPr>
              <w:ind w:left="2"/>
              <w:rPr>
                <w:rFonts w:ascii="Segoe UI" w:hAnsi="Segoe UI" w:eastAsia="Quattrocento Sans" w:cs="Segoe UI"/>
                <w:b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</w:t>
            </w:r>
            <w:r>
              <w:rPr>
                <w:rFonts w:ascii="Segoe UI" w:hAnsi="Segoe UI" w:eastAsia="Quattrocento Sans" w:cs="Segoe UI"/>
                <w:b/>
              </w:rPr>
              <w:t>22</w:t>
            </w:r>
            <w:r w:rsidRPr="00FC2824">
              <w:rPr>
                <w:rFonts w:ascii="Segoe UI" w:hAnsi="Segoe UI" w:eastAsia="Quattrocento Sans" w:cs="Segoe UI"/>
                <w:b/>
              </w:rPr>
              <w:t xml:space="preserve">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FF10A7" w:rsidP="00FF10A7" w:rsidRDefault="00FF10A7" w14:paraId="5FC5421B" w14:textId="0DF2743F">
            <w:pPr>
              <w:rPr>
                <w:rFonts w:ascii="Segoe UI" w:hAnsi="Segoe UI" w:eastAsia="Quattrocento Sans" w:cs="Segoe UI"/>
              </w:rPr>
            </w:pPr>
            <w:proofErr w:type="spellStart"/>
            <w:r w:rsidRPr="00592984">
              <w:rPr>
                <w:rFonts w:ascii="Segoe UI" w:hAnsi="Segoe UI" w:eastAsia="Quattrocento Sans" w:cs="Segoe UI"/>
              </w:rPr>
              <w:t>FechaSeguimiento</w:t>
            </w:r>
            <w:proofErr w:type="spellEnd"/>
          </w:p>
        </w:tc>
      </w:tr>
      <w:tr w:rsidRPr="00FC2824" w:rsidR="00FF10A7" w:rsidTr="00986585" w14:paraId="4638C95F" w14:textId="77777777">
        <w:trPr>
          <w:trHeight w:val="28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FF10A7" w:rsidP="00FF10A7" w:rsidRDefault="00FF10A7" w14:paraId="05FC86AB" w14:textId="0B92270B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FF10A7" w:rsidP="00FF10A7" w:rsidRDefault="00FF10A7" w14:paraId="43C70C89" w14:textId="02F93816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Fecha seguimiento </w:t>
            </w:r>
          </w:p>
        </w:tc>
      </w:tr>
      <w:tr w:rsidRPr="00FC2824" w:rsidR="00FF10A7" w:rsidTr="00986585" w14:paraId="70EB60FD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FF10A7" w:rsidP="00FF10A7" w:rsidRDefault="00FF10A7" w14:paraId="7B14F3FD" w14:textId="10F4BA3B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FF10A7" w:rsidP="00FF10A7" w:rsidRDefault="00FF10A7" w14:paraId="6DE1223D" w14:textId="1DB771A5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Describe la fecha de seguimiento del paciente</w:t>
            </w:r>
          </w:p>
        </w:tc>
      </w:tr>
      <w:tr w:rsidRPr="00FC2824" w:rsidR="00FF10A7" w:rsidTr="00986585" w14:paraId="230FCD0F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FF10A7" w:rsidP="00FF10A7" w:rsidRDefault="00FF10A7" w14:paraId="0DD6D513" w14:textId="303A773E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FF10A7" w:rsidP="00FF10A7" w:rsidRDefault="00FF10A7" w14:paraId="05B8F15A" w14:textId="6EEEEA08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Nominal/ Fecha</w:t>
            </w:r>
          </w:p>
        </w:tc>
      </w:tr>
      <w:tr w:rsidRPr="00FC2824" w:rsidR="00FF10A7" w:rsidTr="00986585" w14:paraId="271B6270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FF10A7" w:rsidP="00FF10A7" w:rsidRDefault="00FF10A7" w14:paraId="6DFCCDD8" w14:textId="609C3974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FF10A7" w:rsidP="00FF10A7" w:rsidRDefault="00FF10A7" w14:paraId="7366A5DC" w14:textId="5491C85F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[AAAA-MM-DD]</w:t>
            </w:r>
          </w:p>
          <w:p w:rsidRPr="00FC2824" w:rsidR="00FF10A7" w:rsidP="00FF10A7" w:rsidRDefault="00FF10A7" w14:paraId="1671CEE8" w14:textId="08AF9FCA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1792 valores únicos. </w:t>
            </w:r>
          </w:p>
        </w:tc>
      </w:tr>
      <w:tr w:rsidRPr="00FC2824" w:rsidR="00FF10A7" w:rsidTr="00986585" w14:paraId="5CD46AF8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FF10A7" w:rsidP="00FF10A7" w:rsidRDefault="00FF10A7" w14:paraId="789009EC" w14:textId="5C189AD6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FF10A7" w:rsidP="00FF10A7" w:rsidRDefault="00FF10A7" w14:paraId="48D98BC9" w14:textId="0E51A3D5">
            <w:pPr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6D06E36A" wp14:editId="722ECEF0">
                  <wp:extent cx="1761622" cy="3189768"/>
                  <wp:effectExtent l="0" t="0" r="0" b="0"/>
                  <wp:docPr id="17762940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294059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832" cy="3197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C2824" w:rsidR="00FF10A7" w:rsidTr="00986585" w14:paraId="41506250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FF10A7" w:rsidP="00FF10A7" w:rsidRDefault="00FF10A7" w14:paraId="7B72F9D6" w14:textId="43D8776C">
            <w:pPr>
              <w:ind w:left="2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90058" w:rsidR="00FF10A7" w:rsidP="00FF10A7" w:rsidRDefault="00FF10A7" w14:paraId="04E787C6" w14:textId="630B6CA4">
            <w:pPr>
              <w:pStyle w:val="ListParagraph"/>
              <w:numPr>
                <w:ilvl w:val="0"/>
                <w:numId w:val="13"/>
              </w:numPr>
              <w:rPr>
                <w:rFonts w:ascii="Segoe UI" w:hAnsi="Segoe UI" w:cs="Segoe UI"/>
                <w:noProof/>
              </w:rPr>
            </w:pPr>
            <w:r w:rsidRPr="00F90058">
              <w:rPr>
                <w:rFonts w:ascii="Segoe UI" w:hAnsi="Segoe UI" w:cs="Segoe UI"/>
                <w:noProof/>
              </w:rPr>
              <w:t>La fecha “1900-01-01”, puede ser un valor predeterminado para indicar una fecha desconocida o no especificada.</w:t>
            </w:r>
          </w:p>
        </w:tc>
      </w:tr>
      <w:tr w:rsidRPr="00FC2824" w:rsidR="00FF10A7" w:rsidTr="00986585" w14:paraId="1E68DBB9" w14:textId="77777777">
        <w:trPr>
          <w:trHeight w:val="31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</w:tcPr>
          <w:p w:rsidRPr="00FC2824" w:rsidR="00FF10A7" w:rsidP="00FF10A7" w:rsidRDefault="00FF10A7" w14:paraId="42F029C1" w14:textId="1324AE0C">
            <w:pPr>
              <w:ind w:left="114"/>
              <w:rPr>
                <w:rFonts w:ascii="Segoe UI" w:hAnsi="Segoe UI" w:eastAsia="Quattrocento Sans" w:cs="Segoe UI"/>
                <w:b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</w:t>
            </w:r>
            <w:r>
              <w:rPr>
                <w:rFonts w:ascii="Segoe UI" w:hAnsi="Segoe UI" w:eastAsia="Quattrocento Sans" w:cs="Segoe UI"/>
                <w:b/>
              </w:rPr>
              <w:t>23</w:t>
            </w:r>
            <w:r w:rsidRPr="00FC2824">
              <w:rPr>
                <w:rFonts w:ascii="Segoe UI" w:hAnsi="Segoe UI" w:eastAsia="Quattrocento Sans" w:cs="Segoe UI"/>
                <w:sz w:val="24"/>
                <w:szCs w:val="24"/>
              </w:rPr>
              <w:t xml:space="preserve">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</w:tcPr>
          <w:p w:rsidRPr="00FC2824" w:rsidR="00FF10A7" w:rsidP="00FF10A7" w:rsidRDefault="00FF10A7" w14:paraId="127E9D65" w14:textId="64F5C80C">
            <w:pPr>
              <w:rPr>
                <w:rFonts w:ascii="Segoe UI" w:hAnsi="Segoe UI" w:eastAsia="Quattrocento Sans" w:cs="Segoe UI"/>
              </w:rPr>
            </w:pPr>
            <w:proofErr w:type="spellStart"/>
            <w:r w:rsidRPr="00592984">
              <w:rPr>
                <w:rFonts w:ascii="Segoe UI" w:hAnsi="Segoe UI" w:eastAsia="Quattrocento Sans" w:cs="Segoe UI"/>
              </w:rPr>
              <w:t>DepartamentoAtencion</w:t>
            </w:r>
            <w:proofErr w:type="spellEnd"/>
          </w:p>
        </w:tc>
      </w:tr>
      <w:tr w:rsidRPr="00FC2824" w:rsidR="0063793C" w:rsidTr="00986585" w14:paraId="71003C56" w14:textId="77777777">
        <w:trPr>
          <w:trHeight w:val="31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3793C" w:rsidP="0063793C" w:rsidRDefault="0063793C" w14:paraId="77B61AD4" w14:textId="3117AE79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3793C" w:rsidP="0063793C" w:rsidRDefault="0063793C" w14:paraId="20301E1F" w14:textId="344EBF78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Departamento de atención </w:t>
            </w:r>
          </w:p>
        </w:tc>
      </w:tr>
      <w:tr w:rsidRPr="00FC2824" w:rsidR="0063793C" w:rsidTr="00986585" w14:paraId="233A366E" w14:textId="77777777">
        <w:trPr>
          <w:trHeight w:val="61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FC2824" w:rsidR="0063793C" w:rsidP="0063793C" w:rsidRDefault="0063793C" w14:paraId="71577A1F" w14:textId="0B46EE55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3793C" w:rsidP="0063793C" w:rsidRDefault="0063793C" w14:paraId="43F4D91E" w14:textId="4DD92CC7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Describe el departamento de atención</w:t>
            </w:r>
          </w:p>
        </w:tc>
      </w:tr>
      <w:tr w:rsidRPr="00FC2824" w:rsidR="0063793C" w:rsidTr="00986585" w14:paraId="064321A0" w14:textId="77777777">
        <w:trPr>
          <w:trHeight w:val="31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3793C" w:rsidP="0063793C" w:rsidRDefault="0063793C" w14:paraId="1A3C47CE" w14:textId="586D9BFD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3793C" w:rsidP="0063793C" w:rsidRDefault="0063793C" w14:paraId="159B6A21" w14:textId="1896C879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63793C" w:rsidTr="00986585" w14:paraId="2EFEE740" w14:textId="77777777">
        <w:trPr>
          <w:trHeight w:val="31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3793C" w:rsidP="0063793C" w:rsidRDefault="0063793C" w14:paraId="0F66C913" w14:textId="03FA55CD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063793C" w:rsidP="0063793C" w:rsidRDefault="0063793C" w14:paraId="6B957809" w14:textId="780CF535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[Código – Nombre Departamento]</w:t>
            </w:r>
          </w:p>
          <w:p w:rsidRPr="00FC2824" w:rsidR="0063793C" w:rsidP="0063793C" w:rsidRDefault="0063793C" w14:paraId="753C8D1F" w14:textId="211F28A4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34 valores únicos. </w:t>
            </w:r>
          </w:p>
        </w:tc>
      </w:tr>
      <w:tr w:rsidRPr="00FC2824" w:rsidR="0063793C" w:rsidTr="00986585" w14:paraId="14D82629" w14:textId="77777777">
        <w:trPr>
          <w:trHeight w:val="31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3793C" w:rsidP="0063793C" w:rsidRDefault="0063793C" w14:paraId="67EDAF04" w14:textId="433CA984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3793C" w:rsidP="0063793C" w:rsidRDefault="0063793C" w14:paraId="2460137B" w14:textId="03F82F73">
            <w:pPr>
              <w:ind w:left="113"/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634103AD" wp14:editId="0EF7EAD5">
                  <wp:extent cx="2232838" cy="3617034"/>
                  <wp:effectExtent l="0" t="0" r="0" b="2540"/>
                  <wp:docPr id="20949870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4987092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885" cy="3634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C2824" w:rsidR="0063793C" w:rsidTr="00986585" w14:paraId="3B0E78C4" w14:textId="77777777">
        <w:trPr>
          <w:trHeight w:val="31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063793C" w:rsidP="0063793C" w:rsidRDefault="0063793C" w14:paraId="2728DBF9" w14:textId="353BD1CB">
            <w:pPr>
              <w:ind w:left="114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B54AF0" w:rsidR="0063793C" w:rsidP="0063793C" w:rsidRDefault="0063793C" w14:paraId="33DF4BCC" w14:textId="77777777">
            <w:pPr>
              <w:numPr>
                <w:ilvl w:val="0"/>
                <w:numId w:val="29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B54AF0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provienen de Bogotá D.C. y otras áreas urbanas, como Antioquia, Valle del Cauca y Atlantico.</w:t>
            </w:r>
          </w:p>
          <w:p w:rsidRPr="00B54AF0" w:rsidR="0063793C" w:rsidP="0063793C" w:rsidRDefault="0063793C" w14:paraId="658BB0E7" w14:textId="231293D5">
            <w:pPr>
              <w:numPr>
                <w:ilvl w:val="0"/>
                <w:numId w:val="29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B54AF0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están relacionados con atención en el departamento de Bogotá D.C., con 5,910,399 casos.</w:t>
            </w:r>
          </w:p>
        </w:tc>
      </w:tr>
      <w:tr w:rsidRPr="00FC2824" w:rsidR="0063793C" w:rsidTr="00986585" w14:paraId="47B92D41" w14:textId="77777777">
        <w:trPr>
          <w:trHeight w:val="31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</w:tcPr>
          <w:p w:rsidRPr="00FC2824" w:rsidR="0063793C" w:rsidP="0063793C" w:rsidRDefault="0063793C" w14:paraId="0CB50AD9" w14:textId="05928561">
            <w:pPr>
              <w:ind w:left="114"/>
              <w:rPr>
                <w:rFonts w:ascii="Segoe UI" w:hAnsi="Segoe UI" w:eastAsia="Quattrocento Sans" w:cs="Segoe UI"/>
                <w:b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</w:t>
            </w:r>
            <w:r>
              <w:rPr>
                <w:rFonts w:ascii="Segoe UI" w:hAnsi="Segoe UI" w:eastAsia="Quattrocento Sans" w:cs="Segoe UI"/>
                <w:b/>
              </w:rPr>
              <w:t>24</w:t>
            </w:r>
            <w:r w:rsidRPr="00FC2824">
              <w:rPr>
                <w:rFonts w:ascii="Segoe UI" w:hAnsi="Segoe UI" w:eastAsia="Quattrocento Sans" w:cs="Segoe UI"/>
                <w:sz w:val="24"/>
                <w:szCs w:val="24"/>
              </w:rPr>
              <w:t xml:space="preserve">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</w:tcPr>
          <w:p w:rsidRPr="00FC2824" w:rsidR="0063793C" w:rsidP="0063793C" w:rsidRDefault="0063793C" w14:paraId="186DCF5F" w14:textId="01160AAD">
            <w:pPr>
              <w:rPr>
                <w:rFonts w:ascii="Segoe UI" w:hAnsi="Segoe UI" w:cs="Segoe UI"/>
                <w:noProof/>
              </w:rPr>
            </w:pPr>
            <w:r w:rsidRPr="00592984">
              <w:rPr>
                <w:rFonts w:ascii="Segoe UI" w:hAnsi="Segoe UI" w:cs="Segoe UI"/>
                <w:noProof/>
              </w:rPr>
              <w:t>MunicipioAtencion</w:t>
            </w:r>
          </w:p>
        </w:tc>
      </w:tr>
      <w:tr w:rsidRPr="00FC2824" w:rsidR="0063793C" w:rsidTr="00986585" w14:paraId="40E0D81D" w14:textId="77777777">
        <w:trPr>
          <w:trHeight w:val="31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3793C" w:rsidP="0063793C" w:rsidRDefault="0063793C" w14:paraId="4DC0EBCD" w14:textId="0CCFA9C7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3793C" w:rsidP="0063793C" w:rsidRDefault="0063793C" w14:paraId="7D22F368" w14:textId="5CA5BA25">
            <w:pPr>
              <w:rPr>
                <w:rFonts w:ascii="Segoe UI" w:hAnsi="Segoe UI" w:cs="Segoe UI"/>
                <w:noProof/>
              </w:rPr>
            </w:pPr>
            <w:r>
              <w:rPr>
                <w:rFonts w:ascii="Segoe UI" w:hAnsi="Segoe UI" w:eastAsia="Quattrocento Sans" w:cs="Segoe UI"/>
              </w:rPr>
              <w:t xml:space="preserve">Municipio de atención </w:t>
            </w:r>
          </w:p>
        </w:tc>
      </w:tr>
      <w:tr w:rsidRPr="00FC2824" w:rsidR="0063793C" w:rsidTr="00986585" w14:paraId="24C918A1" w14:textId="77777777">
        <w:trPr>
          <w:trHeight w:val="61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FC2824" w:rsidR="0063793C" w:rsidP="0063793C" w:rsidRDefault="0063793C" w14:paraId="26140DDB" w14:textId="51C2AA62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3793C" w:rsidP="0063793C" w:rsidRDefault="0063793C" w14:paraId="6A644C1E" w14:textId="757BB11E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Describe el municipio de atención</w:t>
            </w:r>
          </w:p>
        </w:tc>
      </w:tr>
      <w:tr w:rsidRPr="00FC2824" w:rsidR="0063793C" w:rsidTr="00986585" w14:paraId="185108B1" w14:textId="77777777">
        <w:trPr>
          <w:trHeight w:val="31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3793C" w:rsidP="0063793C" w:rsidRDefault="0063793C" w14:paraId="17EF21C0" w14:textId="77C72213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3793C" w:rsidP="0063793C" w:rsidRDefault="0063793C" w14:paraId="4BEE8429" w14:textId="48038650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63793C" w:rsidTr="00986585" w14:paraId="21F80A58" w14:textId="77777777">
        <w:trPr>
          <w:trHeight w:val="31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3793C" w:rsidP="0063793C" w:rsidRDefault="0063793C" w14:paraId="77B05D09" w14:textId="43B193E8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063793C" w:rsidP="0063793C" w:rsidRDefault="0063793C" w14:paraId="4A448354" w14:textId="4755686B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[Código – Nombre Municipio]</w:t>
            </w:r>
          </w:p>
          <w:p w:rsidRPr="00FC2824" w:rsidR="0063793C" w:rsidP="0063793C" w:rsidRDefault="0063793C" w14:paraId="43EE246C" w14:textId="78A60F66">
            <w:pPr>
              <w:ind w:left="113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</w:t>
            </w:r>
            <w:r w:rsidRPr="00B00C52">
              <w:rPr>
                <w:rFonts w:ascii="Segoe UI" w:hAnsi="Segoe UI" w:eastAsia="Quattrocento Sans" w:cs="Segoe UI"/>
                <w:sz w:val="20"/>
                <w:szCs w:val="20"/>
              </w:rPr>
              <w:t>1123</w:t>
            </w: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 valores únicos. </w:t>
            </w:r>
          </w:p>
        </w:tc>
      </w:tr>
      <w:tr w:rsidRPr="00FC2824" w:rsidR="0063793C" w:rsidTr="00986585" w14:paraId="214B885C" w14:textId="77777777">
        <w:trPr>
          <w:trHeight w:val="31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3793C" w:rsidP="0063793C" w:rsidRDefault="0063793C" w14:paraId="2A645DF6" w14:textId="69BAF814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3793C" w:rsidP="0063793C" w:rsidRDefault="0063793C" w14:paraId="67757D0F" w14:textId="2CFAE3AF">
            <w:pPr>
              <w:ind w:left="113"/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2FFD7895" wp14:editId="2E08CC70">
                  <wp:extent cx="2425474" cy="3870251"/>
                  <wp:effectExtent l="0" t="0" r="0" b="0"/>
                  <wp:docPr id="9117399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739999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000" cy="387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C2824" w:rsidR="0063793C" w:rsidTr="00986585" w14:paraId="6011ADFB" w14:textId="77777777">
        <w:trPr>
          <w:trHeight w:val="31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063793C" w:rsidP="0063793C" w:rsidRDefault="0063793C" w14:paraId="27899801" w14:textId="214C6A40">
            <w:pPr>
              <w:ind w:left="114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E9775B" w:rsidR="0063793C" w:rsidP="0063793C" w:rsidRDefault="0063793C" w14:paraId="3EA161AA" w14:textId="77777777">
            <w:pPr>
              <w:numPr>
                <w:ilvl w:val="0"/>
                <w:numId w:val="2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E9775B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están relacionados con atención en Bogotá D.C., con 5,910,399 casos.</w:t>
            </w:r>
          </w:p>
          <w:p w:rsidRPr="00E9775B" w:rsidR="0063793C" w:rsidP="0063793C" w:rsidRDefault="0063793C" w14:paraId="649916EF" w14:textId="2A0D3FEB">
            <w:pPr>
              <w:numPr>
                <w:ilvl w:val="0"/>
                <w:numId w:val="2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E9775B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Hay otros municipios de atención presentes en los datos</w:t>
            </w:r>
            <w:r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.</w:t>
            </w:r>
          </w:p>
        </w:tc>
      </w:tr>
      <w:tr w:rsidRPr="00FC2824" w:rsidR="0063793C" w:rsidTr="00986585" w14:paraId="4EA6A035" w14:textId="77777777">
        <w:trPr>
          <w:trHeight w:val="31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</w:tcPr>
          <w:p w:rsidR="0063793C" w:rsidP="0063793C" w:rsidRDefault="0063793C" w14:paraId="3C94C91A" w14:textId="60997072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</w:t>
            </w:r>
            <w:r>
              <w:rPr>
                <w:rFonts w:ascii="Segoe UI" w:hAnsi="Segoe UI" w:eastAsia="Quattrocento Sans" w:cs="Segoe UI"/>
                <w:b/>
              </w:rPr>
              <w:t>25</w:t>
            </w:r>
            <w:r w:rsidRPr="00FC2824">
              <w:rPr>
                <w:rFonts w:ascii="Segoe UI" w:hAnsi="Segoe UI" w:eastAsia="Quattrocento Sans" w:cs="Segoe UI"/>
                <w:b/>
              </w:rPr>
              <w:t xml:space="preserve">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</w:tcPr>
          <w:p w:rsidRPr="00FC2824" w:rsidR="0063793C" w:rsidP="0063793C" w:rsidRDefault="0063793C" w14:paraId="32F3D106" w14:textId="46AD211F">
            <w:pPr>
              <w:rPr>
                <w:rFonts w:ascii="Segoe UI" w:hAnsi="Segoe UI" w:cs="Segoe UI"/>
                <w:noProof/>
              </w:rPr>
            </w:pPr>
            <w:r w:rsidRPr="00592984">
              <w:rPr>
                <w:rFonts w:ascii="Segoe UI" w:hAnsi="Segoe UI" w:cs="Segoe UI"/>
                <w:noProof/>
              </w:rPr>
              <w:t>AmbitoAtencion</w:t>
            </w:r>
          </w:p>
        </w:tc>
      </w:tr>
      <w:tr w:rsidRPr="00FC2824" w:rsidR="0063793C" w:rsidTr="00986585" w14:paraId="78687FD8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3793C" w:rsidP="0063793C" w:rsidRDefault="0063793C" w14:paraId="650B0D6C" w14:textId="5BFD6DE3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3793C" w:rsidP="0063793C" w:rsidRDefault="0063793C" w14:paraId="740ED75A" w14:textId="13C85CDD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Ámbito de atención </w:t>
            </w:r>
          </w:p>
        </w:tc>
      </w:tr>
      <w:tr w:rsidRPr="00FC2824" w:rsidR="0063793C" w:rsidTr="00986585" w14:paraId="5E5B294E" w14:textId="77777777">
        <w:trPr>
          <w:trHeight w:val="55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  <w:vAlign w:val="center"/>
          </w:tcPr>
          <w:p w:rsidRPr="00FC2824" w:rsidR="0063793C" w:rsidP="0063793C" w:rsidRDefault="0063793C" w14:paraId="27C6D852" w14:textId="6A4C8C2C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3793C" w:rsidP="0063793C" w:rsidRDefault="0063793C" w14:paraId="126596E9" w14:textId="5F5C1BA8">
            <w:pPr>
              <w:jc w:val="both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Describe el ámbito de atención</w:t>
            </w:r>
          </w:p>
        </w:tc>
      </w:tr>
      <w:tr w:rsidRPr="00FC2824" w:rsidR="0063793C" w:rsidTr="00986585" w14:paraId="57F11275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3793C" w:rsidP="0063793C" w:rsidRDefault="0063793C" w14:paraId="5AFACDF3" w14:textId="565DEF6A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3793C" w:rsidP="0063793C" w:rsidRDefault="0063793C" w14:paraId="62BBC13C" w14:textId="5C69552D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63793C" w:rsidTr="00986585" w14:paraId="3C9DED6B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3793C" w:rsidP="0063793C" w:rsidRDefault="0063793C" w14:paraId="5A6871C8" w14:textId="11AA03A8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63793C" w:rsidP="0063793C" w:rsidRDefault="0063793C" w14:paraId="4FF58AF2" w14:textId="5242375B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</w:t>
            </w:r>
            <w:r w:rsidRPr="00335523">
              <w:rPr>
                <w:rFonts w:ascii="Segoe UI" w:hAnsi="Segoe UI" w:eastAsia="Quattrocento Sans" w:cs="Segoe UI"/>
                <w:sz w:val="20"/>
                <w:szCs w:val="20"/>
              </w:rPr>
              <w:t>No Reportado</w:t>
            </w:r>
            <w:r>
              <w:rPr>
                <w:rFonts w:ascii="Segoe UI" w:hAnsi="Segoe UI" w:eastAsia="Quattrocento Sans" w:cs="Segoe UI"/>
                <w:sz w:val="20"/>
                <w:szCs w:val="20"/>
              </w:rPr>
              <w:t>,</w:t>
            </w:r>
            <w:r w:rsidRPr="00335523">
              <w:rPr>
                <w:rFonts w:ascii="Segoe UI" w:hAnsi="Segoe UI" w:eastAsia="Quattrocento Sans" w:cs="Segoe UI"/>
                <w:sz w:val="20"/>
                <w:szCs w:val="20"/>
              </w:rPr>
              <w:t xml:space="preserve"> </w:t>
            </w:r>
            <w:r w:rsidRPr="00710881">
              <w:rPr>
                <w:rFonts w:ascii="Segoe UI" w:hAnsi="Segoe UI" w:eastAsia="Quattrocento Sans" w:cs="Segoe UI"/>
                <w:sz w:val="20"/>
                <w:szCs w:val="20"/>
              </w:rPr>
              <w:t>Hospitalización</w:t>
            </w:r>
            <w:r>
              <w:rPr>
                <w:rFonts w:ascii="Segoe UI" w:hAnsi="Segoe UI" w:eastAsia="Quattrocento Sans" w:cs="Segoe UI"/>
                <w:sz w:val="20"/>
                <w:szCs w:val="20"/>
              </w:rPr>
              <w:t>,</w:t>
            </w:r>
            <w:r>
              <w:t xml:space="preserve"> </w:t>
            </w:r>
            <w:r w:rsidRPr="00710881">
              <w:rPr>
                <w:rFonts w:ascii="Segoe UI" w:hAnsi="Segoe UI" w:eastAsia="Quattrocento Sans" w:cs="Segoe UI"/>
                <w:sz w:val="20"/>
                <w:szCs w:val="20"/>
              </w:rPr>
              <w:t>Cuidado Intensivo</w:t>
            </w:r>
            <w:r>
              <w:rPr>
                <w:rFonts w:ascii="Segoe UI" w:hAnsi="Segoe UI" w:eastAsia="Quattrocento Sans" w:cs="Segoe UI"/>
                <w:sz w:val="20"/>
                <w:szCs w:val="20"/>
              </w:rPr>
              <w:t>,</w:t>
            </w:r>
            <w:r w:rsidRPr="00335523">
              <w:rPr>
                <w:rFonts w:ascii="Segoe UI" w:hAnsi="Segoe UI" w:eastAsia="Quattrocento Sans" w:cs="Segoe UI"/>
                <w:sz w:val="20"/>
                <w:szCs w:val="20"/>
              </w:rPr>
              <w:t xml:space="preserve"> </w:t>
            </w:r>
            <w:r w:rsidRPr="00710881">
              <w:rPr>
                <w:rFonts w:ascii="Segoe UI" w:hAnsi="Segoe UI" w:eastAsia="Quattrocento Sans" w:cs="Segoe UI"/>
                <w:sz w:val="20"/>
                <w:szCs w:val="20"/>
              </w:rPr>
              <w:t>Cuidado Intermedio</w:t>
            </w: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, </w:t>
            </w:r>
            <w:r w:rsidRPr="00CE7268">
              <w:rPr>
                <w:rFonts w:ascii="Segoe UI" w:hAnsi="Segoe UI" w:eastAsia="Quattrocento Sans" w:cs="Segoe UI"/>
                <w:sz w:val="20"/>
                <w:szCs w:val="20"/>
              </w:rPr>
              <w:t>Urgencias</w:t>
            </w: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, </w:t>
            </w:r>
            <w:r w:rsidRPr="00CE7268">
              <w:rPr>
                <w:rFonts w:ascii="Segoe UI" w:hAnsi="Segoe UI" w:eastAsia="Quattrocento Sans" w:cs="Segoe UI"/>
                <w:sz w:val="20"/>
                <w:szCs w:val="20"/>
              </w:rPr>
              <w:t>Domiciliaria</w:t>
            </w:r>
            <w:r>
              <w:rPr>
                <w:rFonts w:ascii="Segoe UI" w:hAnsi="Segoe UI" w:eastAsia="Quattrocento Sans" w:cs="Segoe UI"/>
                <w:sz w:val="20"/>
                <w:szCs w:val="20"/>
              </w:rPr>
              <w:t>,</w:t>
            </w:r>
            <w:r>
              <w:t xml:space="preserve"> </w:t>
            </w:r>
            <w:r w:rsidRPr="00CE7268">
              <w:rPr>
                <w:rFonts w:ascii="Segoe UI" w:hAnsi="Segoe UI" w:eastAsia="Quattrocento Sans" w:cs="Segoe UI"/>
                <w:sz w:val="20"/>
                <w:szCs w:val="20"/>
              </w:rPr>
              <w:t>Consulta Externa</w:t>
            </w:r>
            <w:r>
              <w:rPr>
                <w:rFonts w:ascii="Segoe UI" w:hAnsi="Segoe UI" w:eastAsia="Quattrocento Sans" w:cs="Segoe UI"/>
                <w:sz w:val="20"/>
                <w:szCs w:val="20"/>
              </w:rPr>
              <w:t>, Otro]</w:t>
            </w:r>
          </w:p>
          <w:p w:rsidRPr="00FC2824" w:rsidR="0063793C" w:rsidP="0063793C" w:rsidRDefault="0063793C" w14:paraId="73E1E869" w14:textId="49770BDF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8 valores únicos. </w:t>
            </w:r>
          </w:p>
        </w:tc>
      </w:tr>
      <w:tr w:rsidRPr="00FC2824" w:rsidR="0063793C" w:rsidTr="00986585" w14:paraId="529F5894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3793C" w:rsidP="0063793C" w:rsidRDefault="0063793C" w14:paraId="57C08BA6" w14:textId="46160D64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3793C" w:rsidP="0063793C" w:rsidRDefault="0063793C" w14:paraId="10BA3567" w14:textId="51572D2F">
            <w:pPr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186D4E66" wp14:editId="6DB61604">
                  <wp:extent cx="2530549" cy="1934062"/>
                  <wp:effectExtent l="0" t="0" r="3175" b="9525"/>
                  <wp:docPr id="17945241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4524155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552" cy="1937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C2824" w:rsidR="0063793C" w:rsidTr="00986585" w14:paraId="7246F992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3793C" w:rsidP="0063793C" w:rsidRDefault="0063793C" w14:paraId="225C6667" w14:textId="0743E1E7">
            <w:pPr>
              <w:ind w:left="2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700C68" w:rsidR="0063793C" w:rsidP="0063793C" w:rsidRDefault="0063793C" w14:paraId="3B8EE484" w14:textId="77777777">
            <w:pPr>
              <w:numPr>
                <w:ilvl w:val="0"/>
                <w:numId w:val="27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700C68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no tienen un ámbito de atención reportado, con 17,483,602 casos.</w:t>
            </w:r>
          </w:p>
          <w:p w:rsidRPr="00FC2824" w:rsidR="0063793C" w:rsidP="0063793C" w:rsidRDefault="0063793C" w14:paraId="4DD15216" w14:textId="6494CD17">
            <w:pPr>
              <w:numPr>
                <w:ilvl w:val="0"/>
                <w:numId w:val="27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Quattrocento Sans" w:cs="Segoe UI"/>
              </w:rPr>
            </w:pPr>
            <w:r w:rsidRPr="00700C68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Hay otros ámbitos de atención presentes en los datos, como hospitalización, cuidado intensivo, cuidado intermedio, urgencias, etc.</w:t>
            </w:r>
          </w:p>
        </w:tc>
      </w:tr>
      <w:tr w:rsidRPr="00FC2824" w:rsidR="0063793C" w:rsidTr="00986585" w14:paraId="0BF4722D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63793C" w:rsidP="0063793C" w:rsidRDefault="0063793C" w14:paraId="6F8422E8" w14:textId="00C08974">
            <w:pPr>
              <w:ind w:left="2"/>
              <w:rPr>
                <w:rFonts w:ascii="Segoe UI" w:hAnsi="Segoe UI" w:eastAsia="Quattrocento Sans" w:cs="Segoe UI"/>
                <w:b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</w:t>
            </w:r>
            <w:r>
              <w:rPr>
                <w:rFonts w:ascii="Segoe UI" w:hAnsi="Segoe UI" w:eastAsia="Quattrocento Sans" w:cs="Segoe UI"/>
                <w:b/>
              </w:rPr>
              <w:t>26</w:t>
            </w:r>
            <w:r w:rsidRPr="00FC2824">
              <w:rPr>
                <w:rFonts w:ascii="Segoe UI" w:hAnsi="Segoe UI" w:eastAsia="Quattrocento Sans" w:cs="Segoe UI"/>
                <w:b/>
              </w:rPr>
              <w:t xml:space="preserve">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63793C" w:rsidP="0063793C" w:rsidRDefault="0063793C" w14:paraId="3B3C1B6A" w14:textId="288A5BB1">
            <w:pPr>
              <w:rPr>
                <w:rFonts w:ascii="Segoe UI" w:hAnsi="Segoe UI" w:eastAsia="Quattrocento Sans" w:cs="Segoe UI"/>
              </w:rPr>
            </w:pPr>
            <w:proofErr w:type="spellStart"/>
            <w:r w:rsidRPr="00D11AC0">
              <w:rPr>
                <w:rFonts w:ascii="Segoe UI" w:hAnsi="Segoe UI" w:eastAsia="Quattrocento Sans" w:cs="Segoe UI"/>
              </w:rPr>
              <w:t>SignosAlarmaRespiracionRapida</w:t>
            </w:r>
            <w:proofErr w:type="spellEnd"/>
          </w:p>
        </w:tc>
      </w:tr>
      <w:tr w:rsidRPr="00FC2824" w:rsidR="0063793C" w:rsidTr="00986585" w14:paraId="4DEDC00A" w14:textId="77777777">
        <w:trPr>
          <w:trHeight w:val="28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3793C" w:rsidP="0063793C" w:rsidRDefault="0063793C" w14:paraId="03903561" w14:textId="34ED1C8B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3793C" w:rsidP="0063793C" w:rsidRDefault="0063793C" w14:paraId="4E5C81D6" w14:textId="34772B05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Signos de alarma de respiración rápida  </w:t>
            </w:r>
          </w:p>
        </w:tc>
      </w:tr>
      <w:tr w:rsidRPr="00FC2824" w:rsidR="0063793C" w:rsidTr="00986585" w14:paraId="1D32FD10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3793C" w:rsidP="0063793C" w:rsidRDefault="0063793C" w14:paraId="4CA91B47" w14:textId="48230549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3793C" w:rsidP="0063793C" w:rsidRDefault="0063793C" w14:paraId="0E8847B1" w14:textId="62023679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Describe </w:t>
            </w:r>
            <w:r w:rsidR="00147B32">
              <w:rPr>
                <w:rFonts w:ascii="Segoe UI" w:hAnsi="Segoe UI" w:eastAsia="Quattrocento Sans" w:cs="Segoe UI"/>
              </w:rPr>
              <w:t>si hay s</w:t>
            </w:r>
            <w:r>
              <w:rPr>
                <w:rFonts w:ascii="Segoe UI" w:hAnsi="Segoe UI" w:eastAsia="Quattrocento Sans" w:cs="Segoe UI"/>
              </w:rPr>
              <w:t xml:space="preserve">ignos de alarma </w:t>
            </w:r>
            <w:r w:rsidR="00147B32">
              <w:rPr>
                <w:rFonts w:ascii="Segoe UI" w:hAnsi="Segoe UI" w:eastAsia="Quattrocento Sans" w:cs="Segoe UI"/>
              </w:rPr>
              <w:t xml:space="preserve">por </w:t>
            </w:r>
            <w:r>
              <w:rPr>
                <w:rFonts w:ascii="Segoe UI" w:hAnsi="Segoe UI" w:eastAsia="Quattrocento Sans" w:cs="Segoe UI"/>
              </w:rPr>
              <w:t xml:space="preserve">respiración rápida  </w:t>
            </w:r>
          </w:p>
        </w:tc>
      </w:tr>
      <w:tr w:rsidRPr="00FC2824" w:rsidR="0063793C" w:rsidTr="00986585" w14:paraId="072C5838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3793C" w:rsidP="0063793C" w:rsidRDefault="0063793C" w14:paraId="77909F28" w14:textId="4B4123D4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3793C" w:rsidP="0063793C" w:rsidRDefault="0063793C" w14:paraId="0236B0E1" w14:textId="1D8BEF43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63793C" w:rsidTr="00986585" w14:paraId="066B27BA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3793C" w:rsidP="0063793C" w:rsidRDefault="0063793C" w14:paraId="26235C17" w14:textId="57DFC025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63793C" w:rsidP="0063793C" w:rsidRDefault="0063793C" w14:paraId="1C66977D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[Si, No]</w:t>
            </w:r>
          </w:p>
          <w:p w:rsidRPr="00FC2824" w:rsidR="0063793C" w:rsidP="0063793C" w:rsidRDefault="0063793C" w14:paraId="3590932E" w14:textId="26CE4817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2 valores únicos. </w:t>
            </w:r>
          </w:p>
        </w:tc>
      </w:tr>
      <w:tr w:rsidRPr="00FC2824" w:rsidR="0063793C" w:rsidTr="00986585" w14:paraId="2A67077F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3793C" w:rsidP="0063793C" w:rsidRDefault="0063793C" w14:paraId="6A421782" w14:textId="4D975BBE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3793C" w:rsidP="0063793C" w:rsidRDefault="0063793C" w14:paraId="048CD8D5" w14:textId="3CBF6DD9">
            <w:pPr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16E6029D" wp14:editId="2CDBEAF3">
                  <wp:extent cx="2860158" cy="822895"/>
                  <wp:effectExtent l="0" t="0" r="0" b="0"/>
                  <wp:docPr id="2143171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17116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777" cy="824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BA7A0B" w:rsidR="0063793C" w:rsidTr="00A2712B" w14:paraId="669F53F7" w14:textId="77777777">
        <w:trPr>
          <w:trHeight w:val="308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63793C" w:rsidP="0063793C" w:rsidRDefault="0063793C" w14:paraId="3AC39DD9" w14:textId="09652923">
            <w:pPr>
              <w:ind w:left="2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700C68" w:rsidR="0063793C" w:rsidP="0063793C" w:rsidRDefault="0063793C" w14:paraId="6B536AB2" w14:textId="77777777">
            <w:pPr>
              <w:numPr>
                <w:ilvl w:val="0"/>
                <w:numId w:val="26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700C68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no tienen signos de alarma de respiración rápida, con 18,147,993 casos.</w:t>
            </w:r>
          </w:p>
          <w:p w:rsidRPr="00BA7A0B" w:rsidR="0063793C" w:rsidP="0063793C" w:rsidRDefault="0063793C" w14:paraId="7D8B5DED" w14:textId="68844217">
            <w:pPr>
              <w:numPr>
                <w:ilvl w:val="0"/>
                <w:numId w:val="26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cs="Segoe UI"/>
                <w:b/>
                <w:noProof/>
              </w:rPr>
            </w:pPr>
            <w:r w:rsidRPr="00700C68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Hay 283,740 registros con signos de alarma de respiración rápida.</w:t>
            </w:r>
          </w:p>
        </w:tc>
      </w:tr>
      <w:tr w:rsidRPr="00FC2824" w:rsidR="0063793C" w:rsidTr="00986585" w14:paraId="6F67F282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63793C" w:rsidP="0063793C" w:rsidRDefault="0063793C" w14:paraId="56874567" w14:textId="307EB294">
            <w:pPr>
              <w:ind w:left="2"/>
              <w:rPr>
                <w:rFonts w:ascii="Segoe UI" w:hAnsi="Segoe UI" w:eastAsia="Quattrocento Sans" w:cs="Segoe UI"/>
                <w:b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</w:t>
            </w:r>
            <w:r>
              <w:rPr>
                <w:rFonts w:ascii="Segoe UI" w:hAnsi="Segoe UI" w:eastAsia="Quattrocento Sans" w:cs="Segoe UI"/>
                <w:b/>
              </w:rPr>
              <w:t>27</w:t>
            </w:r>
            <w:r w:rsidRPr="00FC2824">
              <w:rPr>
                <w:rFonts w:ascii="Segoe UI" w:hAnsi="Segoe UI" w:eastAsia="Quattrocento Sans" w:cs="Segoe UI"/>
                <w:b/>
              </w:rPr>
              <w:t xml:space="preserve">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63793C" w:rsidP="0063793C" w:rsidRDefault="0063793C" w14:paraId="1E7E53F7" w14:textId="4CD14A99">
            <w:pPr>
              <w:rPr>
                <w:rFonts w:ascii="Segoe UI" w:hAnsi="Segoe UI" w:eastAsia="Quattrocento Sans" w:cs="Segoe UI"/>
              </w:rPr>
            </w:pPr>
            <w:proofErr w:type="spellStart"/>
            <w:r w:rsidRPr="00D11AC0">
              <w:rPr>
                <w:rFonts w:ascii="Segoe UI" w:hAnsi="Segoe UI" w:eastAsia="Quattrocento Sans" w:cs="Segoe UI"/>
              </w:rPr>
              <w:t>SignosAlarmaFiebre</w:t>
            </w:r>
            <w:proofErr w:type="spellEnd"/>
          </w:p>
        </w:tc>
      </w:tr>
      <w:tr w:rsidRPr="00FC2824" w:rsidR="00147B32" w:rsidTr="00986585" w14:paraId="214B27E5" w14:textId="77777777">
        <w:trPr>
          <w:trHeight w:val="28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47B32" w:rsidP="00147B32" w:rsidRDefault="00147B32" w14:paraId="2A3288DA" w14:textId="5B465056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47B32" w:rsidP="00147B32" w:rsidRDefault="00147B32" w14:paraId="6FB8D834" w14:textId="56C9E530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Signos de alarma fiebre  </w:t>
            </w:r>
          </w:p>
        </w:tc>
      </w:tr>
      <w:tr w:rsidRPr="00FC2824" w:rsidR="00147B32" w:rsidTr="00986585" w14:paraId="07BB9D86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47B32" w:rsidP="00147B32" w:rsidRDefault="00147B32" w14:paraId="5FB35A58" w14:textId="4396E370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47B32" w:rsidP="00147B32" w:rsidRDefault="00147B32" w14:paraId="7E9DD32F" w14:textId="6015FC45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Describe si hay signos de alarma por fiebre </w:t>
            </w:r>
          </w:p>
        </w:tc>
      </w:tr>
      <w:tr w:rsidRPr="00FC2824" w:rsidR="00147B32" w:rsidTr="00986585" w14:paraId="043CBC36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47B32" w:rsidP="00147B32" w:rsidRDefault="00147B32" w14:paraId="643B02DB" w14:textId="290D1AD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47B32" w:rsidP="00147B32" w:rsidRDefault="00147B32" w14:paraId="46E96E64" w14:textId="73BBDDE4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147B32" w:rsidTr="00986585" w14:paraId="5802514E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47B32" w:rsidP="00147B32" w:rsidRDefault="00147B32" w14:paraId="2B291949" w14:textId="6BF60B6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147B32" w:rsidP="00147B32" w:rsidRDefault="00147B32" w14:paraId="093C5AB5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[Si, No]</w:t>
            </w:r>
          </w:p>
          <w:p w:rsidRPr="00FC2824" w:rsidR="00147B32" w:rsidP="00147B32" w:rsidRDefault="00147B32" w14:paraId="62BBC1AF" w14:textId="6B70945D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2 valores únicos. </w:t>
            </w:r>
          </w:p>
        </w:tc>
      </w:tr>
      <w:tr w:rsidRPr="00FC2824" w:rsidR="00147B32" w:rsidTr="00986585" w14:paraId="3B07667B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47B32" w:rsidP="00147B32" w:rsidRDefault="00147B32" w14:paraId="6BA9CE39" w14:textId="25F3454B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147B32" w:rsidP="00147B32" w:rsidRDefault="00147B32" w14:paraId="6C595B10" w14:textId="7BACCA47">
            <w:pPr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2ED91296" wp14:editId="05E0DBCE">
                  <wp:extent cx="2232837" cy="884709"/>
                  <wp:effectExtent l="0" t="0" r="0" b="0"/>
                  <wp:docPr id="8879327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932798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384" cy="885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C2824" w:rsidR="00147B32" w:rsidTr="00986585" w14:paraId="7E1926CA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147B32" w:rsidP="00147B32" w:rsidRDefault="00147B32" w14:paraId="51688D95" w14:textId="25F20114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2F7E54" w:rsidR="00147B32" w:rsidP="00147B32" w:rsidRDefault="00147B32" w14:paraId="7D029C81" w14:textId="77777777">
            <w:pPr>
              <w:numPr>
                <w:ilvl w:val="0"/>
                <w:numId w:val="25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2F7E54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no tienen signos de alarma de fiebre, con 18,241,111 casos.</w:t>
            </w:r>
          </w:p>
          <w:p w:rsidRPr="002F7E54" w:rsidR="00147B32" w:rsidP="00147B32" w:rsidRDefault="00147B32" w14:paraId="330C68B1" w14:textId="0FE76409">
            <w:pPr>
              <w:numPr>
                <w:ilvl w:val="0"/>
                <w:numId w:val="25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2F7E54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Hay 190,622 registros con signos de alarma de fiebre</w:t>
            </w:r>
            <w:r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.</w:t>
            </w:r>
          </w:p>
        </w:tc>
      </w:tr>
      <w:tr w:rsidRPr="00FC2824" w:rsidR="00147B32" w:rsidTr="00986585" w14:paraId="502690DA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147B32" w:rsidP="00147B32" w:rsidRDefault="00147B32" w14:paraId="31356B73" w14:textId="30C15D1F">
            <w:pPr>
              <w:ind w:left="2"/>
              <w:rPr>
                <w:rFonts w:ascii="Segoe UI" w:hAnsi="Segoe UI" w:eastAsia="Quattrocento Sans" w:cs="Segoe UI"/>
                <w:b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</w:t>
            </w:r>
            <w:r>
              <w:rPr>
                <w:rFonts w:ascii="Segoe UI" w:hAnsi="Segoe UI" w:eastAsia="Quattrocento Sans" w:cs="Segoe UI"/>
                <w:b/>
              </w:rPr>
              <w:t>28</w:t>
            </w:r>
            <w:r w:rsidRPr="00FC2824">
              <w:rPr>
                <w:rFonts w:ascii="Segoe UI" w:hAnsi="Segoe UI" w:eastAsia="Quattrocento Sans" w:cs="Segoe UI"/>
                <w:b/>
              </w:rPr>
              <w:t xml:space="preserve">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147B32" w:rsidP="00147B32" w:rsidRDefault="00147B32" w14:paraId="6967DA17" w14:textId="1635CEFE">
            <w:pPr>
              <w:rPr>
                <w:rFonts w:ascii="Segoe UI" w:hAnsi="Segoe UI" w:eastAsia="Quattrocento Sans" w:cs="Segoe UI"/>
              </w:rPr>
            </w:pPr>
            <w:proofErr w:type="spellStart"/>
            <w:r w:rsidRPr="00D11AC0">
              <w:rPr>
                <w:rFonts w:ascii="Segoe UI" w:hAnsi="Segoe UI" w:eastAsia="Quattrocento Sans" w:cs="Segoe UI"/>
              </w:rPr>
              <w:t>SignosAlarmaPechoSuena</w:t>
            </w:r>
            <w:proofErr w:type="spellEnd"/>
          </w:p>
        </w:tc>
      </w:tr>
      <w:tr w:rsidRPr="00FC2824" w:rsidR="00655EEF" w:rsidTr="00986585" w14:paraId="6BDF81FE" w14:textId="77777777">
        <w:trPr>
          <w:trHeight w:val="28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55EEF" w:rsidP="00655EEF" w:rsidRDefault="00655EEF" w14:paraId="0E3EAE25" w14:textId="788AD618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55EEF" w:rsidP="00655EEF" w:rsidRDefault="00655EEF" w14:paraId="15AB68C8" w14:textId="09553FE3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Signos de alarma de pecho suena  </w:t>
            </w:r>
          </w:p>
        </w:tc>
      </w:tr>
      <w:tr w:rsidRPr="00FC2824" w:rsidR="00655EEF" w:rsidTr="00986585" w14:paraId="2E4ECFED" w14:textId="77777777">
        <w:trPr>
          <w:trHeight w:val="55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  <w:vAlign w:val="center"/>
          </w:tcPr>
          <w:p w:rsidRPr="00FC2824" w:rsidR="00655EEF" w:rsidP="00655EEF" w:rsidRDefault="00655EEF" w14:paraId="1740B97C" w14:textId="208B8C85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55EEF" w:rsidP="00655EEF" w:rsidRDefault="00655EEF" w14:paraId="29188FBB" w14:textId="462EF74F">
            <w:pPr>
              <w:jc w:val="both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Describe si hay signos de alarma por pecho </w:t>
            </w:r>
          </w:p>
        </w:tc>
      </w:tr>
      <w:tr w:rsidRPr="00FC2824" w:rsidR="00655EEF" w:rsidTr="00986585" w14:paraId="408FF7B6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55EEF" w:rsidP="00655EEF" w:rsidRDefault="00655EEF" w14:paraId="755C1452" w14:textId="6E1EE691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55EEF" w:rsidP="00655EEF" w:rsidRDefault="00655EEF" w14:paraId="68848FDD" w14:textId="19B4E7E5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655EEF" w:rsidTr="00986585" w14:paraId="59756885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55EEF" w:rsidP="00655EEF" w:rsidRDefault="00655EEF" w14:paraId="0AFD59B0" w14:textId="0837A97C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655EEF" w:rsidP="00655EEF" w:rsidRDefault="00655EEF" w14:paraId="4C31064C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[Si, No]</w:t>
            </w:r>
          </w:p>
          <w:p w:rsidRPr="00FC2824" w:rsidR="00655EEF" w:rsidP="00655EEF" w:rsidRDefault="00655EEF" w14:paraId="346673CE" w14:textId="0FCB5DBD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2 valores únicos. </w:t>
            </w:r>
          </w:p>
        </w:tc>
      </w:tr>
      <w:tr w:rsidRPr="00FC2824" w:rsidR="00655EEF" w:rsidTr="00986585" w14:paraId="00DE207E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55EEF" w:rsidP="00655EEF" w:rsidRDefault="00655EEF" w14:paraId="739C30EA" w14:textId="6491303A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55EEF" w:rsidP="00655EEF" w:rsidRDefault="00655EEF" w14:paraId="4A0D7213" w14:textId="032C33D9">
            <w:pPr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51CDC4DA" wp14:editId="5E05C1CD">
                  <wp:extent cx="2828925" cy="1019175"/>
                  <wp:effectExtent l="0" t="0" r="9525" b="9525"/>
                  <wp:docPr id="16476261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7626199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B81B08" w:rsidR="00655EEF" w:rsidTr="00986585" w14:paraId="123DAD8D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655EEF" w:rsidP="00655EEF" w:rsidRDefault="00655EEF" w14:paraId="471C147A" w14:textId="6337A89A">
            <w:pPr>
              <w:ind w:left="2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2F7E54" w:rsidR="00655EEF" w:rsidP="00655EEF" w:rsidRDefault="00655EEF" w14:paraId="150032CA" w14:textId="77777777">
            <w:pPr>
              <w:numPr>
                <w:ilvl w:val="0"/>
                <w:numId w:val="24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2F7E54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no tienen signos de alarma de pecho que suena, con 18,235,786 casos.</w:t>
            </w:r>
          </w:p>
          <w:p w:rsidRPr="00B81B08" w:rsidR="00655EEF" w:rsidP="00655EEF" w:rsidRDefault="00655EEF" w14:paraId="1B4A7380" w14:textId="7A4D5DB8">
            <w:pPr>
              <w:numPr>
                <w:ilvl w:val="0"/>
                <w:numId w:val="24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cs="Segoe UI"/>
                <w:b/>
                <w:noProof/>
              </w:rPr>
            </w:pPr>
            <w:r w:rsidRPr="002F7E54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Hay 195,947 registros con signos de alarma de pecho que suena.</w:t>
            </w:r>
          </w:p>
        </w:tc>
      </w:tr>
      <w:tr w:rsidRPr="00FC2824" w:rsidR="00655EEF" w:rsidTr="00986585" w14:paraId="62F77228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655EEF" w:rsidP="00655EEF" w:rsidRDefault="00655EEF" w14:paraId="743B2A4E" w14:textId="79B9E6F7">
            <w:pPr>
              <w:ind w:left="2"/>
              <w:rPr>
                <w:rFonts w:ascii="Segoe UI" w:hAnsi="Segoe UI" w:eastAsia="Quattrocento Sans" w:cs="Segoe UI"/>
                <w:b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</w:t>
            </w:r>
            <w:r>
              <w:rPr>
                <w:rFonts w:ascii="Segoe UI" w:hAnsi="Segoe UI" w:eastAsia="Quattrocento Sans" w:cs="Segoe UI"/>
                <w:b/>
              </w:rPr>
              <w:t>29</w:t>
            </w:r>
            <w:r w:rsidRPr="00FC2824">
              <w:rPr>
                <w:rFonts w:ascii="Segoe UI" w:hAnsi="Segoe UI" w:eastAsia="Quattrocento Sans" w:cs="Segoe UI"/>
                <w:b/>
              </w:rPr>
              <w:t xml:space="preserve">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655EEF" w:rsidP="00655EEF" w:rsidRDefault="00655EEF" w14:paraId="1CD2EDBF" w14:textId="40CF5AAA">
            <w:pPr>
              <w:rPr>
                <w:rFonts w:ascii="Segoe UI" w:hAnsi="Segoe UI" w:eastAsia="Quattrocento Sans" w:cs="Segoe UI"/>
              </w:rPr>
            </w:pPr>
            <w:proofErr w:type="spellStart"/>
            <w:r w:rsidRPr="00D11AC0">
              <w:rPr>
                <w:rFonts w:ascii="Segoe UI" w:hAnsi="Segoe UI" w:eastAsia="Quattrocento Sans" w:cs="Segoe UI"/>
              </w:rPr>
              <w:t>SignosAlarmaSomnolencia</w:t>
            </w:r>
            <w:proofErr w:type="spellEnd"/>
          </w:p>
        </w:tc>
      </w:tr>
      <w:tr w:rsidRPr="00FC2824" w:rsidR="00655EEF" w:rsidTr="00986585" w14:paraId="66402DCD" w14:textId="77777777">
        <w:trPr>
          <w:trHeight w:val="28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55EEF" w:rsidP="00655EEF" w:rsidRDefault="00655EEF" w14:paraId="479FF41E" w14:textId="4729F713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55EEF" w:rsidP="00655EEF" w:rsidRDefault="00655EEF" w14:paraId="5E6510BE" w14:textId="22307CB0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Signos de alarma somnolencia   </w:t>
            </w:r>
          </w:p>
        </w:tc>
      </w:tr>
      <w:tr w:rsidRPr="00FC2824" w:rsidR="00655EEF" w:rsidTr="00986585" w14:paraId="2F109661" w14:textId="77777777">
        <w:trPr>
          <w:trHeight w:val="55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  <w:vAlign w:val="center"/>
          </w:tcPr>
          <w:p w:rsidRPr="00FC2824" w:rsidR="00655EEF" w:rsidP="00655EEF" w:rsidRDefault="00655EEF" w14:paraId="32928400" w14:textId="2A65DB4F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55EEF" w:rsidP="00655EEF" w:rsidRDefault="00655EEF" w14:paraId="39DEAFF1" w14:textId="15660B1F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Describe si hay signos de alarma por somnolencia   </w:t>
            </w:r>
          </w:p>
        </w:tc>
      </w:tr>
      <w:tr w:rsidRPr="00FC2824" w:rsidR="00655EEF" w:rsidTr="00986585" w14:paraId="37D0C499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55EEF" w:rsidP="00655EEF" w:rsidRDefault="00655EEF" w14:paraId="378A2161" w14:textId="5F12E132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55EEF" w:rsidP="00655EEF" w:rsidRDefault="00655EEF" w14:paraId="492F54B0" w14:textId="71E44608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655EEF" w:rsidTr="00986585" w14:paraId="1473D880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55EEF" w:rsidP="00655EEF" w:rsidRDefault="00655EEF" w14:paraId="4DA6DDD1" w14:textId="3B4559D4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655EEF" w:rsidP="00655EEF" w:rsidRDefault="00655EEF" w14:paraId="5D5F8D7A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[Si, No]</w:t>
            </w:r>
          </w:p>
          <w:p w:rsidRPr="00FC2824" w:rsidR="00655EEF" w:rsidP="00655EEF" w:rsidRDefault="00655EEF" w14:paraId="159872AB" w14:textId="35C362CE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2 valores únicos. </w:t>
            </w:r>
          </w:p>
        </w:tc>
      </w:tr>
      <w:tr w:rsidRPr="00FC2824" w:rsidR="00655EEF" w:rsidTr="00986585" w14:paraId="2A09BD88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55EEF" w:rsidP="00655EEF" w:rsidRDefault="00655EEF" w14:paraId="0748AD28" w14:textId="52B8C18D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55EEF" w:rsidP="00655EEF" w:rsidRDefault="00655EEF" w14:paraId="0A278AF0" w14:textId="0C6AC212">
            <w:pPr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76A3D526" wp14:editId="0216C2A5">
                  <wp:extent cx="2510585" cy="861237"/>
                  <wp:effectExtent l="0" t="0" r="4445" b="0"/>
                  <wp:docPr id="6413718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371808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380" cy="867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8C2D30" w:rsidR="00655EEF" w:rsidTr="00986585" w14:paraId="6B0485A6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655EEF" w:rsidP="00655EEF" w:rsidRDefault="00655EEF" w14:paraId="0302DAF4" w14:textId="278811E4">
            <w:pPr>
              <w:ind w:left="2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9050A9" w:rsidR="00655EEF" w:rsidP="00655EEF" w:rsidRDefault="00655EEF" w14:paraId="1049DED0" w14:textId="77777777">
            <w:pPr>
              <w:numPr>
                <w:ilvl w:val="0"/>
                <w:numId w:val="23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9050A9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no tienen signos de alarma de somnolencia, con 18,397,347 casos.</w:t>
            </w:r>
          </w:p>
          <w:p w:rsidRPr="008C2D30" w:rsidR="00655EEF" w:rsidP="00655EEF" w:rsidRDefault="00655EEF" w14:paraId="1F967B4A" w14:textId="1D55EFA7">
            <w:pPr>
              <w:numPr>
                <w:ilvl w:val="0"/>
                <w:numId w:val="23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cs="Segoe UI"/>
                <w:b/>
                <w:noProof/>
              </w:rPr>
            </w:pPr>
            <w:r w:rsidRPr="009050A9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Hay 34,386 registros con signos de alarma de somnolencia.</w:t>
            </w:r>
          </w:p>
        </w:tc>
      </w:tr>
      <w:tr w:rsidRPr="00FC2824" w:rsidR="00655EEF" w:rsidTr="00986585" w14:paraId="5137CF35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655EEF" w:rsidP="00655EEF" w:rsidRDefault="00655EEF" w14:paraId="6723F776" w14:textId="79660BC0">
            <w:pPr>
              <w:ind w:left="2"/>
              <w:rPr>
                <w:rFonts w:ascii="Segoe UI" w:hAnsi="Segoe UI" w:eastAsia="Quattrocento Sans" w:cs="Segoe UI"/>
                <w:b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</w:t>
            </w:r>
            <w:r>
              <w:rPr>
                <w:rFonts w:ascii="Segoe UI" w:hAnsi="Segoe UI" w:eastAsia="Quattrocento Sans" w:cs="Segoe UI"/>
                <w:b/>
              </w:rPr>
              <w:t>30</w:t>
            </w:r>
            <w:r w:rsidRPr="00FC2824">
              <w:rPr>
                <w:rFonts w:ascii="Segoe UI" w:hAnsi="Segoe UI" w:eastAsia="Quattrocento Sans" w:cs="Segoe UI"/>
                <w:b/>
              </w:rPr>
              <w:t xml:space="preserve">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655EEF" w:rsidP="00655EEF" w:rsidRDefault="00655EEF" w14:paraId="69D95251" w14:textId="05B0E833">
            <w:pPr>
              <w:rPr>
                <w:rFonts w:ascii="Segoe UI" w:hAnsi="Segoe UI" w:eastAsia="Quattrocento Sans" w:cs="Segoe UI"/>
              </w:rPr>
            </w:pPr>
            <w:proofErr w:type="spellStart"/>
            <w:r w:rsidRPr="00D11AC0">
              <w:rPr>
                <w:rFonts w:ascii="Segoe UI" w:hAnsi="Segoe UI" w:eastAsia="Quattrocento Sans" w:cs="Segoe UI"/>
              </w:rPr>
              <w:t>SignosAlarmaConvulsiones</w:t>
            </w:r>
            <w:proofErr w:type="spellEnd"/>
          </w:p>
        </w:tc>
      </w:tr>
      <w:tr w:rsidRPr="00FC2824" w:rsidR="00985206" w:rsidTr="00986585" w14:paraId="75A52209" w14:textId="77777777">
        <w:trPr>
          <w:trHeight w:val="28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985206" w:rsidP="00985206" w:rsidRDefault="00985206" w14:paraId="0923867B" w14:textId="5B17BC3D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985206" w:rsidP="00985206" w:rsidRDefault="00985206" w14:paraId="32EAD2C8" w14:textId="32C8A174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Signos de alarma convulsiones  </w:t>
            </w:r>
          </w:p>
        </w:tc>
      </w:tr>
      <w:tr w:rsidRPr="00FC2824" w:rsidR="00985206" w:rsidTr="00986585" w14:paraId="66148C13" w14:textId="77777777">
        <w:trPr>
          <w:trHeight w:val="55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  <w:vAlign w:val="center"/>
          </w:tcPr>
          <w:p w:rsidRPr="00FC2824" w:rsidR="00985206" w:rsidP="00985206" w:rsidRDefault="00985206" w14:paraId="3C75ECB0" w14:textId="3D4EB122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985206" w:rsidP="00985206" w:rsidRDefault="00985206" w14:paraId="1305F1A9" w14:textId="6C139509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Describe si hay signos de alarma por convulsiones</w:t>
            </w:r>
          </w:p>
        </w:tc>
      </w:tr>
      <w:tr w:rsidRPr="00FC2824" w:rsidR="00985206" w:rsidTr="00986585" w14:paraId="626798F5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985206" w:rsidP="00985206" w:rsidRDefault="00985206" w14:paraId="60A84261" w14:textId="3B63DFB2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985206" w:rsidP="00985206" w:rsidRDefault="00985206" w14:paraId="3207702F" w14:textId="23DEC277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985206" w:rsidTr="00986585" w14:paraId="3E9A7796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985206" w:rsidP="00985206" w:rsidRDefault="00985206" w14:paraId="0BFC75AB" w14:textId="46EA92C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985206" w:rsidP="00985206" w:rsidRDefault="00985206" w14:paraId="33D70E79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[Si, No]</w:t>
            </w:r>
          </w:p>
          <w:p w:rsidRPr="00FC2824" w:rsidR="00985206" w:rsidP="00985206" w:rsidRDefault="00985206" w14:paraId="6F3AD216" w14:textId="5C52F71F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2 valores únicos. </w:t>
            </w:r>
          </w:p>
        </w:tc>
      </w:tr>
      <w:tr w:rsidRPr="00FC2824" w:rsidR="00985206" w:rsidTr="00986585" w14:paraId="48EB1864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985206" w:rsidP="00985206" w:rsidRDefault="00985206" w14:paraId="2F81D997" w14:textId="7E139EA6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985206" w:rsidP="00985206" w:rsidRDefault="00985206" w14:paraId="23853911" w14:textId="2D6E7D15">
            <w:pPr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02C14B1A" wp14:editId="7723A25F">
                  <wp:extent cx="2551814" cy="883009"/>
                  <wp:effectExtent l="0" t="0" r="1270" b="0"/>
                  <wp:docPr id="21438793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879328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715" cy="885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C2824" w:rsidR="00985206" w:rsidTr="00986585" w14:paraId="3C980661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985206" w:rsidP="00985206" w:rsidRDefault="00985206" w14:paraId="1AAC46CB" w14:textId="2F397EF2">
            <w:pPr>
              <w:ind w:left="2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9050A9" w:rsidR="00985206" w:rsidP="00985206" w:rsidRDefault="00985206" w14:paraId="5F4AEC2C" w14:textId="77777777">
            <w:pPr>
              <w:numPr>
                <w:ilvl w:val="0"/>
                <w:numId w:val="2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9050A9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no tienen signos de alarma de convulsiones, con 18,428,661 casos.</w:t>
            </w:r>
          </w:p>
          <w:p w:rsidRPr="00FC2824" w:rsidR="00985206" w:rsidP="00985206" w:rsidRDefault="00985206" w14:paraId="5E2495E9" w14:textId="7DE63555">
            <w:pPr>
              <w:numPr>
                <w:ilvl w:val="0"/>
                <w:numId w:val="2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cs="Segoe UI"/>
                <w:noProof/>
              </w:rPr>
            </w:pPr>
            <w:r w:rsidRPr="009050A9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Hay 3,072 registros con signos de alarma de convulsiones.</w:t>
            </w:r>
          </w:p>
        </w:tc>
      </w:tr>
      <w:tr w:rsidRPr="00FC2824" w:rsidR="00985206" w:rsidTr="00986585" w14:paraId="1B1EB52A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985206" w:rsidP="00985206" w:rsidRDefault="00985206" w14:paraId="20FCDFEC" w14:textId="1AF7E3A6">
            <w:pPr>
              <w:ind w:left="2"/>
              <w:rPr>
                <w:rFonts w:ascii="Segoe UI" w:hAnsi="Segoe UI" w:eastAsia="Quattrocento Sans" w:cs="Segoe UI"/>
                <w:b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</w:t>
            </w:r>
            <w:r>
              <w:rPr>
                <w:rFonts w:ascii="Segoe UI" w:hAnsi="Segoe UI" w:eastAsia="Quattrocento Sans" w:cs="Segoe UI"/>
                <w:b/>
              </w:rPr>
              <w:t>31</w:t>
            </w:r>
            <w:r w:rsidRPr="00FC2824">
              <w:rPr>
                <w:rFonts w:ascii="Segoe UI" w:hAnsi="Segoe UI" w:eastAsia="Quattrocento Sans" w:cs="Segoe UI"/>
                <w:b/>
              </w:rPr>
              <w:t xml:space="preserve">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985206" w:rsidP="00985206" w:rsidRDefault="00985206" w14:paraId="202734BB" w14:textId="6731BB0E">
            <w:pPr>
              <w:rPr>
                <w:rFonts w:ascii="Segoe UI" w:hAnsi="Segoe UI" w:eastAsia="Quattrocento Sans" w:cs="Segoe UI"/>
              </w:rPr>
            </w:pPr>
            <w:proofErr w:type="spellStart"/>
            <w:r w:rsidRPr="00D11AC0">
              <w:rPr>
                <w:rFonts w:ascii="Segoe UI" w:hAnsi="Segoe UI" w:eastAsia="Quattrocento Sans" w:cs="Segoe UI"/>
              </w:rPr>
              <w:t>SignosAlarmaDecaimiento</w:t>
            </w:r>
            <w:proofErr w:type="spellEnd"/>
          </w:p>
        </w:tc>
      </w:tr>
      <w:tr w:rsidRPr="00FC2824" w:rsidR="00C64BBE" w:rsidTr="00986585" w14:paraId="0DF4A877" w14:textId="77777777">
        <w:trPr>
          <w:trHeight w:val="28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C64BBE" w:rsidP="00C64BBE" w:rsidRDefault="00C64BBE" w14:paraId="0472C065" w14:textId="7DEF9EA4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C64BBE" w:rsidP="00C64BBE" w:rsidRDefault="00C64BBE" w14:paraId="414BA48E" w14:textId="26B969F4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Signos de alarma decaimiento  </w:t>
            </w:r>
          </w:p>
        </w:tc>
      </w:tr>
      <w:tr w:rsidRPr="00FC2824" w:rsidR="00C64BBE" w:rsidTr="00986585" w14:paraId="3B02DF0F" w14:textId="77777777">
        <w:trPr>
          <w:trHeight w:val="55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  <w:vAlign w:val="center"/>
          </w:tcPr>
          <w:p w:rsidRPr="00FC2824" w:rsidR="00C64BBE" w:rsidP="00C64BBE" w:rsidRDefault="00C64BBE" w14:paraId="1B89BCED" w14:textId="783426DA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C64BBE" w:rsidP="00C64BBE" w:rsidRDefault="00C64BBE" w14:paraId="0E219FF9" w14:textId="35231FD5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Describe si hay signos de alarma por decaimiento </w:t>
            </w:r>
          </w:p>
        </w:tc>
      </w:tr>
      <w:tr w:rsidRPr="00FC2824" w:rsidR="00C64BBE" w:rsidTr="00986585" w14:paraId="52516757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C64BBE" w:rsidP="00C64BBE" w:rsidRDefault="00C64BBE" w14:paraId="7F54A581" w14:textId="17F64C59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C64BBE" w:rsidP="00C64BBE" w:rsidRDefault="00C64BBE" w14:paraId="6D5E362E" w14:textId="1EEE2F7B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C64BBE" w:rsidTr="00986585" w14:paraId="464AFB2A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C64BBE" w:rsidP="00C64BBE" w:rsidRDefault="00C64BBE" w14:paraId="5EE30E26" w14:textId="45924D0E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C64BBE" w:rsidP="00C64BBE" w:rsidRDefault="00C64BBE" w14:paraId="32A0498A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[Si, No]</w:t>
            </w:r>
          </w:p>
          <w:p w:rsidRPr="00FC2824" w:rsidR="00C64BBE" w:rsidP="00C64BBE" w:rsidRDefault="00C64BBE" w14:paraId="47A2A970" w14:textId="4A321464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2 valores únicos. </w:t>
            </w:r>
          </w:p>
        </w:tc>
      </w:tr>
      <w:tr w:rsidRPr="00FC2824" w:rsidR="00C64BBE" w:rsidTr="00986585" w14:paraId="28079AF2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C64BBE" w:rsidP="00C64BBE" w:rsidRDefault="00C64BBE" w14:paraId="4A51F507" w14:textId="46D0002B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C64BBE" w:rsidP="00C64BBE" w:rsidRDefault="00C64BBE" w14:paraId="4531F16C" w14:textId="7D696C0C">
            <w:pPr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5062F647" wp14:editId="44964879">
                  <wp:extent cx="2551430" cy="918843"/>
                  <wp:effectExtent l="0" t="0" r="1270" b="0"/>
                  <wp:docPr id="21033539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3353955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878" cy="925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C2824" w:rsidR="00C64BBE" w:rsidTr="00986585" w14:paraId="1AA3EA25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C64BBE" w:rsidP="00C64BBE" w:rsidRDefault="00C64BBE" w14:paraId="1E9E2832" w14:textId="1D5A41F8">
            <w:pPr>
              <w:ind w:left="2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603AB1" w:rsidR="00C64BBE" w:rsidP="00C64BBE" w:rsidRDefault="00C64BBE" w14:paraId="18BDD824" w14:textId="77777777">
            <w:pPr>
              <w:numPr>
                <w:ilvl w:val="0"/>
                <w:numId w:val="21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603AB1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no tienen signos de alarma de decaimiento, con 18,429,835 casos.</w:t>
            </w:r>
          </w:p>
          <w:p w:rsidRPr="00FC2824" w:rsidR="00C64BBE" w:rsidP="00C64BBE" w:rsidRDefault="00C64BBE" w14:paraId="3478D584" w14:textId="156CFE82">
            <w:pPr>
              <w:numPr>
                <w:ilvl w:val="0"/>
                <w:numId w:val="21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cs="Segoe UI"/>
                <w:noProof/>
              </w:rPr>
            </w:pPr>
            <w:r w:rsidRPr="00603AB1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Hay 1,898 registros con signos de alarma de decaimiento.</w:t>
            </w:r>
          </w:p>
        </w:tc>
      </w:tr>
      <w:tr w:rsidRPr="00FC2824" w:rsidR="00C64BBE" w:rsidTr="00986585" w14:paraId="11E84B42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C64BBE" w:rsidP="00C64BBE" w:rsidRDefault="00C64BBE" w14:paraId="1F857B08" w14:textId="287EB2E1">
            <w:pPr>
              <w:ind w:left="2"/>
              <w:rPr>
                <w:rFonts w:ascii="Segoe UI" w:hAnsi="Segoe UI" w:eastAsia="Quattrocento Sans" w:cs="Segoe UI"/>
                <w:b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</w:t>
            </w:r>
            <w:r>
              <w:rPr>
                <w:rFonts w:ascii="Segoe UI" w:hAnsi="Segoe UI" w:eastAsia="Quattrocento Sans" w:cs="Segoe UI"/>
                <w:b/>
              </w:rPr>
              <w:t>32</w:t>
            </w:r>
            <w:r w:rsidRPr="00FC2824">
              <w:rPr>
                <w:rFonts w:ascii="Segoe UI" w:hAnsi="Segoe UI" w:eastAsia="Quattrocento Sans" w:cs="Segoe UI"/>
                <w:b/>
              </w:rPr>
              <w:t xml:space="preserve">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C64BBE" w:rsidP="00C64BBE" w:rsidRDefault="00C64BBE" w14:paraId="5ECDA2B8" w14:textId="639E89FE">
            <w:pPr>
              <w:rPr>
                <w:rFonts w:ascii="Segoe UI" w:hAnsi="Segoe UI" w:eastAsia="Quattrocento Sans" w:cs="Segoe UI"/>
              </w:rPr>
            </w:pPr>
            <w:proofErr w:type="spellStart"/>
            <w:r w:rsidRPr="00B74636">
              <w:rPr>
                <w:rFonts w:ascii="Segoe UI" w:hAnsi="Segoe UI" w:eastAsia="Quattrocento Sans" w:cs="Segoe UI"/>
              </w:rPr>
              <w:t>SignosAlarmaDeterioro</w:t>
            </w:r>
            <w:proofErr w:type="spellEnd"/>
          </w:p>
        </w:tc>
      </w:tr>
      <w:tr w:rsidRPr="00FC2824" w:rsidR="00645A07" w:rsidTr="00986585" w14:paraId="25CCE8C2" w14:textId="77777777">
        <w:trPr>
          <w:trHeight w:val="28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5D19BE14" w14:textId="410A2F12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3F9DDA4F" w14:textId="4B64DF0D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Signos de alarma deterioro   </w:t>
            </w:r>
          </w:p>
        </w:tc>
      </w:tr>
      <w:tr w:rsidRPr="00FC2824" w:rsidR="00645A07" w:rsidTr="00986585" w14:paraId="6651948A" w14:textId="77777777">
        <w:trPr>
          <w:trHeight w:val="55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  <w:vAlign w:val="center"/>
          </w:tcPr>
          <w:p w:rsidRPr="00FC2824" w:rsidR="00645A07" w:rsidP="00645A07" w:rsidRDefault="00645A07" w14:paraId="18249AFE" w14:textId="62BC6958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4F5AB7FF" w14:textId="1AA13340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Describe si hay signos de alarma por deterioro   </w:t>
            </w:r>
          </w:p>
        </w:tc>
      </w:tr>
      <w:tr w:rsidRPr="00FC2824" w:rsidR="00645A07" w:rsidTr="00986585" w14:paraId="349403BE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364B0F06" w14:textId="2D605063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788C2C7F" w14:textId="5D5127BC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645A07" w:rsidTr="00986585" w14:paraId="16C1666A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47906FFA" w14:textId="1482BA51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645A07" w:rsidP="00645A07" w:rsidRDefault="00645A07" w14:paraId="0D6E49B7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[Si, No]</w:t>
            </w:r>
          </w:p>
          <w:p w:rsidRPr="00FC2824" w:rsidR="00645A07" w:rsidP="00645A07" w:rsidRDefault="00645A07" w14:paraId="0B249DAB" w14:textId="5B0EB2F7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2 valores únicos. </w:t>
            </w:r>
          </w:p>
        </w:tc>
      </w:tr>
      <w:tr w:rsidRPr="00FC2824" w:rsidR="00645A07" w:rsidTr="00986585" w14:paraId="7153214F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1C60AC06" w14:textId="1D31CA17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43B42744" w14:textId="26773FFF">
            <w:pPr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47DEE4F1" wp14:editId="4BEC0912">
                  <wp:extent cx="2477386" cy="906361"/>
                  <wp:effectExtent l="0" t="0" r="0" b="8255"/>
                  <wp:docPr id="10943050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305054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409" cy="90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C2824" w:rsidR="00645A07" w:rsidTr="00986585" w14:paraId="1DC8891E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645A07" w:rsidP="00645A07" w:rsidRDefault="00645A07" w14:paraId="210ACC8D" w14:textId="31411592">
            <w:pPr>
              <w:ind w:left="2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603AB1" w:rsidR="00645A07" w:rsidP="00645A07" w:rsidRDefault="00645A07" w14:paraId="55CAD223" w14:textId="77777777">
            <w:pPr>
              <w:numPr>
                <w:ilvl w:val="0"/>
                <w:numId w:val="2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603AB1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no tienen signos de alarma de deterioro, con 18,278,297 casos.</w:t>
            </w:r>
          </w:p>
          <w:p w:rsidRPr="00FC2824" w:rsidR="00645A07" w:rsidP="00645A07" w:rsidRDefault="00645A07" w14:paraId="365609F3" w14:textId="7A916B76">
            <w:pPr>
              <w:numPr>
                <w:ilvl w:val="0"/>
                <w:numId w:val="2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cs="Segoe UI"/>
                <w:noProof/>
              </w:rPr>
            </w:pPr>
            <w:r w:rsidRPr="00603AB1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Hay 153,436 registros con signos de alarma de deterioro.</w:t>
            </w:r>
          </w:p>
        </w:tc>
      </w:tr>
      <w:tr w:rsidRPr="00FC2824" w:rsidR="00645A07" w:rsidTr="00986585" w14:paraId="2866E32E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22F75231" w14:textId="4DA1D5DB">
            <w:pPr>
              <w:ind w:left="2"/>
              <w:rPr>
                <w:rFonts w:ascii="Segoe UI" w:hAnsi="Segoe UI" w:eastAsia="Quattrocento Sans" w:cs="Segoe UI"/>
                <w:b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</w:t>
            </w:r>
            <w:r>
              <w:rPr>
                <w:rFonts w:ascii="Segoe UI" w:hAnsi="Segoe UI" w:eastAsia="Quattrocento Sans" w:cs="Segoe UI"/>
                <w:b/>
              </w:rPr>
              <w:t>33</w:t>
            </w:r>
            <w:r w:rsidRPr="00FC2824">
              <w:rPr>
                <w:rFonts w:ascii="Segoe UI" w:hAnsi="Segoe UI" w:eastAsia="Quattrocento Sans" w:cs="Segoe UI"/>
                <w:b/>
              </w:rPr>
              <w:t xml:space="preserve">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0518EDC9" w14:textId="148CEDC4">
            <w:pPr>
              <w:rPr>
                <w:rFonts w:ascii="Segoe UI" w:hAnsi="Segoe UI" w:eastAsia="Quattrocento Sans" w:cs="Segoe UI"/>
              </w:rPr>
            </w:pPr>
            <w:proofErr w:type="spellStart"/>
            <w:r w:rsidRPr="00B74636">
              <w:rPr>
                <w:rFonts w:ascii="Segoe UI" w:hAnsi="Segoe UI" w:eastAsia="Quattrocento Sans" w:cs="Segoe UI"/>
              </w:rPr>
              <w:t>SintomasFiebre</w:t>
            </w:r>
            <w:proofErr w:type="spellEnd"/>
          </w:p>
        </w:tc>
      </w:tr>
      <w:tr w:rsidRPr="00FC2824" w:rsidR="00645A07" w:rsidTr="00986585" w14:paraId="6C32E680" w14:textId="77777777">
        <w:trPr>
          <w:trHeight w:val="28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3CBD486C" w14:textId="77C1B55B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44903AF7" w14:textId="70276E18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Síntomas fiebre   </w:t>
            </w:r>
          </w:p>
        </w:tc>
      </w:tr>
      <w:tr w:rsidRPr="00FC2824" w:rsidR="00645A07" w:rsidTr="00986585" w14:paraId="4B6B6263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2BD12102" w14:textId="71AA40F6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10EC1196" w14:textId="76F4A7D8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Describe si hay síntomas de fiebre    </w:t>
            </w:r>
          </w:p>
        </w:tc>
      </w:tr>
      <w:tr w:rsidRPr="00FC2824" w:rsidR="00645A07" w:rsidTr="00986585" w14:paraId="3F16B9C2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0FC6A4B3" w14:textId="65E10B23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52A92C56" w14:textId="2788116A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645A07" w:rsidTr="00986585" w14:paraId="030FECB1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27206E2A" w14:textId="14F7EB70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645A07" w:rsidP="00645A07" w:rsidRDefault="00645A07" w14:paraId="2A10D0B2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[Si, No]</w:t>
            </w:r>
          </w:p>
          <w:p w:rsidRPr="00FC2824" w:rsidR="00645A07" w:rsidP="00645A07" w:rsidRDefault="00645A07" w14:paraId="222F139B" w14:textId="6223178D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2 valores únicos. </w:t>
            </w:r>
          </w:p>
        </w:tc>
      </w:tr>
      <w:tr w:rsidRPr="00FC2824" w:rsidR="00645A07" w:rsidTr="00986585" w14:paraId="610EBF65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1A5CBCCE" w14:textId="0DD169B9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72C3EAAC" w14:textId="69802CDA">
            <w:pPr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7545A632" wp14:editId="1A097B28">
                  <wp:extent cx="2006140" cy="967563"/>
                  <wp:effectExtent l="0" t="0" r="0" b="4445"/>
                  <wp:docPr id="13278606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7860693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8040" cy="968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C2824" w:rsidR="00645A07" w:rsidTr="00986585" w14:paraId="571CD130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645A07" w:rsidP="00645A07" w:rsidRDefault="00645A07" w14:paraId="0B88F4D6" w14:textId="0791F189">
            <w:pPr>
              <w:ind w:left="2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B04EC1" w:rsidR="00645A07" w:rsidP="00645A07" w:rsidRDefault="00645A07" w14:paraId="7CDD7C59" w14:textId="77777777">
            <w:pPr>
              <w:numPr>
                <w:ilvl w:val="0"/>
                <w:numId w:val="1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B04EC1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no tienen síntomas de fiebre, con 16,913,621 casos.</w:t>
            </w:r>
          </w:p>
          <w:p w:rsidRPr="00FC2824" w:rsidR="00645A07" w:rsidP="00645A07" w:rsidRDefault="00645A07" w14:paraId="20256EEA" w14:textId="556C9385">
            <w:pPr>
              <w:numPr>
                <w:ilvl w:val="0"/>
                <w:numId w:val="1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cs="Segoe UI"/>
                <w:noProof/>
              </w:rPr>
            </w:pPr>
            <w:r w:rsidRPr="00B04EC1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Hay 1,518,112 registros con síntomas de fiebre.</w:t>
            </w:r>
          </w:p>
        </w:tc>
      </w:tr>
      <w:tr w:rsidRPr="00FC2824" w:rsidR="00645A07" w:rsidTr="00986585" w14:paraId="65216D27" w14:textId="77777777">
        <w:trPr>
          <w:trHeight w:val="31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</w:tcPr>
          <w:p w:rsidRPr="00FC2824" w:rsidR="00645A07" w:rsidP="00645A07" w:rsidRDefault="00645A07" w14:paraId="53AF5ABD" w14:textId="0CDB0F35">
            <w:pPr>
              <w:ind w:left="114"/>
              <w:rPr>
                <w:rFonts w:ascii="Segoe UI" w:hAnsi="Segoe UI" w:eastAsia="Quattrocento Sans" w:cs="Segoe UI"/>
                <w:b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</w:t>
            </w:r>
            <w:r>
              <w:rPr>
                <w:rFonts w:ascii="Segoe UI" w:hAnsi="Segoe UI" w:eastAsia="Quattrocento Sans" w:cs="Segoe UI"/>
                <w:b/>
              </w:rPr>
              <w:t>34</w:t>
            </w:r>
            <w:r w:rsidRPr="00FC2824">
              <w:rPr>
                <w:rFonts w:ascii="Segoe UI" w:hAnsi="Segoe UI" w:eastAsia="Quattrocento Sans" w:cs="Segoe UI"/>
                <w:sz w:val="24"/>
                <w:szCs w:val="24"/>
              </w:rPr>
              <w:t xml:space="preserve">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</w:tcPr>
          <w:p w:rsidRPr="00FC2824" w:rsidR="00645A07" w:rsidP="00645A07" w:rsidRDefault="00645A07" w14:paraId="0938DA75" w14:textId="40CA0425">
            <w:pPr>
              <w:rPr>
                <w:rFonts w:ascii="Segoe UI" w:hAnsi="Segoe UI" w:eastAsia="Quattrocento Sans" w:cs="Segoe UI"/>
              </w:rPr>
            </w:pPr>
            <w:proofErr w:type="spellStart"/>
            <w:r w:rsidRPr="00B74636">
              <w:rPr>
                <w:rFonts w:ascii="Segoe UI" w:hAnsi="Segoe UI" w:eastAsia="Quattrocento Sans" w:cs="Segoe UI"/>
              </w:rPr>
              <w:t>SintomasTos</w:t>
            </w:r>
            <w:proofErr w:type="spellEnd"/>
          </w:p>
        </w:tc>
      </w:tr>
      <w:tr w:rsidRPr="00FC2824" w:rsidR="00645A07" w:rsidTr="00986585" w14:paraId="12F57410" w14:textId="77777777">
        <w:trPr>
          <w:trHeight w:val="31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45A07" w:rsidP="00645A07" w:rsidRDefault="00645A07" w14:paraId="1FD5D48F" w14:textId="6D7239D7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45A07" w:rsidP="00645A07" w:rsidRDefault="00645A07" w14:paraId="69483A67" w14:textId="5509CCD8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Síntomas tos   </w:t>
            </w:r>
          </w:p>
        </w:tc>
      </w:tr>
      <w:tr w:rsidRPr="00FC2824" w:rsidR="00645A07" w:rsidTr="00986585" w14:paraId="0512C490" w14:textId="77777777">
        <w:trPr>
          <w:trHeight w:val="61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FC2824" w:rsidR="00645A07" w:rsidP="00645A07" w:rsidRDefault="00645A07" w14:paraId="1D91D4B8" w14:textId="3C0B714D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45A07" w:rsidP="00645A07" w:rsidRDefault="00645A07" w14:paraId="7E9A6B49" w14:textId="631D9348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Describe si hay síntomas de tos    </w:t>
            </w:r>
          </w:p>
        </w:tc>
      </w:tr>
      <w:tr w:rsidRPr="00FC2824" w:rsidR="00645A07" w:rsidTr="00986585" w14:paraId="3845501D" w14:textId="77777777">
        <w:trPr>
          <w:trHeight w:val="31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45A07" w:rsidP="00645A07" w:rsidRDefault="00645A07" w14:paraId="2CDE9A29" w14:textId="561F297F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45A07" w:rsidP="00645A07" w:rsidRDefault="00645A07" w14:paraId="72CCDCF3" w14:textId="74D53DAF">
            <w:pPr>
              <w:ind w:left="113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645A07" w:rsidTr="00986585" w14:paraId="25AC22F1" w14:textId="77777777">
        <w:trPr>
          <w:trHeight w:val="31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45A07" w:rsidP="00645A07" w:rsidRDefault="00645A07" w14:paraId="5ECC8428" w14:textId="57C55057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0645A07" w:rsidP="00645A07" w:rsidRDefault="00645A07" w14:paraId="33AC49D4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[Si, No]</w:t>
            </w:r>
          </w:p>
          <w:p w:rsidRPr="00FC2824" w:rsidR="00645A07" w:rsidP="00645A07" w:rsidRDefault="00645A07" w14:paraId="66F6D090" w14:textId="7399092D">
            <w:pPr>
              <w:ind w:left="113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2 valores únicos. </w:t>
            </w:r>
          </w:p>
        </w:tc>
      </w:tr>
      <w:tr w:rsidRPr="00FC2824" w:rsidR="00645A07" w:rsidTr="00986585" w14:paraId="472E15E4" w14:textId="77777777">
        <w:trPr>
          <w:trHeight w:val="31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45A07" w:rsidP="00645A07" w:rsidRDefault="00645A07" w14:paraId="4BDD8FB7" w14:textId="4E0AB8D9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45A07" w:rsidP="00645A07" w:rsidRDefault="00645A07" w14:paraId="0DDF362D" w14:textId="778669EE">
            <w:pPr>
              <w:ind w:left="113"/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7A9ABA15" wp14:editId="4436ECCD">
                  <wp:extent cx="1671749" cy="898253"/>
                  <wp:effectExtent l="0" t="0" r="5080" b="0"/>
                  <wp:docPr id="19670874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708746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325" cy="90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C2824" w:rsidR="00645A07" w:rsidTr="00986585" w14:paraId="5A5DD05C" w14:textId="77777777">
        <w:trPr>
          <w:trHeight w:val="31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0645A07" w:rsidP="00645A07" w:rsidRDefault="00645A07" w14:paraId="0A1143DA" w14:textId="5C0F4D7C">
            <w:pPr>
              <w:ind w:left="114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215248" w:rsidR="00645A07" w:rsidP="00645A07" w:rsidRDefault="00645A07" w14:paraId="732FA23C" w14:textId="77777777">
            <w:pPr>
              <w:numPr>
                <w:ilvl w:val="0"/>
                <w:numId w:val="19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215248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no tienen síntomas de tos, con 15,126,146 casos.</w:t>
            </w:r>
          </w:p>
          <w:p w:rsidRPr="00FC2824" w:rsidR="00645A07" w:rsidP="00645A07" w:rsidRDefault="00645A07" w14:paraId="5364BAC4" w14:textId="421D6C6C">
            <w:pPr>
              <w:numPr>
                <w:ilvl w:val="0"/>
                <w:numId w:val="19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cs="Segoe UI"/>
                <w:noProof/>
              </w:rPr>
            </w:pPr>
            <w:r w:rsidRPr="00215248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Hay 3,305,587 registros con síntomas de tos.</w:t>
            </w:r>
          </w:p>
        </w:tc>
      </w:tr>
      <w:tr w:rsidRPr="00FC2824" w:rsidR="00645A07" w:rsidTr="00986585" w14:paraId="176D174A" w14:textId="77777777">
        <w:trPr>
          <w:trHeight w:val="31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</w:tcPr>
          <w:p w:rsidRPr="00FC2824" w:rsidR="00645A07" w:rsidP="00645A07" w:rsidRDefault="00645A07" w14:paraId="69143AE0" w14:textId="5B781D22">
            <w:pPr>
              <w:ind w:left="114"/>
              <w:rPr>
                <w:rFonts w:ascii="Segoe UI" w:hAnsi="Segoe UI" w:eastAsia="Quattrocento Sans" w:cs="Segoe UI"/>
                <w:b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</w:t>
            </w:r>
            <w:r>
              <w:rPr>
                <w:rFonts w:ascii="Segoe UI" w:hAnsi="Segoe UI" w:eastAsia="Quattrocento Sans" w:cs="Segoe UI"/>
                <w:b/>
              </w:rPr>
              <w:t>35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</w:tcPr>
          <w:p w:rsidRPr="00FC2824" w:rsidR="00645A07" w:rsidP="00645A07" w:rsidRDefault="00645A07" w14:paraId="4823908C" w14:textId="198FE484">
            <w:pPr>
              <w:rPr>
                <w:rFonts w:ascii="Segoe UI" w:hAnsi="Segoe UI" w:cs="Segoe UI"/>
                <w:noProof/>
              </w:rPr>
            </w:pPr>
            <w:r w:rsidRPr="00B74636">
              <w:rPr>
                <w:rFonts w:ascii="Segoe UI" w:hAnsi="Segoe UI" w:cs="Segoe UI"/>
                <w:noProof/>
              </w:rPr>
              <w:t>SintomasFatiga</w:t>
            </w:r>
          </w:p>
        </w:tc>
      </w:tr>
      <w:tr w:rsidRPr="00FC2824" w:rsidR="00645A07" w:rsidTr="00986585" w14:paraId="48C9B214" w14:textId="77777777">
        <w:trPr>
          <w:trHeight w:val="31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45A07" w:rsidP="00645A07" w:rsidRDefault="00645A07" w14:paraId="3F9CB2C9" w14:textId="7CC18400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45A07" w:rsidP="00645A07" w:rsidRDefault="00645A07" w14:paraId="79839A77" w14:textId="3DF3B488">
            <w:pPr>
              <w:rPr>
                <w:rFonts w:ascii="Segoe UI" w:hAnsi="Segoe UI" w:cs="Segoe UI"/>
                <w:noProof/>
              </w:rPr>
            </w:pPr>
            <w:r>
              <w:rPr>
                <w:rFonts w:ascii="Segoe UI" w:hAnsi="Segoe UI" w:eastAsia="Quattrocento Sans" w:cs="Segoe UI"/>
              </w:rPr>
              <w:t xml:space="preserve">Síntomas fatiga   </w:t>
            </w:r>
          </w:p>
        </w:tc>
      </w:tr>
      <w:tr w:rsidRPr="00FC2824" w:rsidR="00645A07" w:rsidTr="00986585" w14:paraId="5B87EC5B" w14:textId="77777777">
        <w:trPr>
          <w:trHeight w:val="61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FC2824" w:rsidR="00645A07" w:rsidP="00645A07" w:rsidRDefault="00645A07" w14:paraId="6F3C654D" w14:textId="0883566C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45A07" w:rsidP="00645A07" w:rsidRDefault="00645A07" w14:paraId="7B0720F2" w14:textId="7554997B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Describe si hay síntomas de fatiga   </w:t>
            </w:r>
          </w:p>
        </w:tc>
      </w:tr>
      <w:tr w:rsidRPr="00FC2824" w:rsidR="00645A07" w:rsidTr="00986585" w14:paraId="1C578313" w14:textId="77777777">
        <w:trPr>
          <w:trHeight w:val="31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45A07" w:rsidP="00645A07" w:rsidRDefault="00645A07" w14:paraId="463677FB" w14:textId="644C3390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45A07" w:rsidP="00645A07" w:rsidRDefault="00645A07" w14:paraId="32A5C3DB" w14:textId="1B31DCDD">
            <w:pPr>
              <w:ind w:left="113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645A07" w:rsidTr="00986585" w14:paraId="650A6598" w14:textId="77777777">
        <w:trPr>
          <w:trHeight w:val="31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45A07" w:rsidP="00645A07" w:rsidRDefault="00645A07" w14:paraId="44A4604B" w14:textId="5AE86E3B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0645A07" w:rsidP="00645A07" w:rsidRDefault="00645A07" w14:paraId="62F2DCC8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[Si, No]</w:t>
            </w:r>
          </w:p>
          <w:p w:rsidRPr="00FC2824" w:rsidR="00645A07" w:rsidP="00645A07" w:rsidRDefault="00645A07" w14:paraId="710EEF97" w14:textId="1A0CBDF9">
            <w:pPr>
              <w:ind w:left="113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2 valores únicos. </w:t>
            </w:r>
          </w:p>
        </w:tc>
      </w:tr>
      <w:tr w:rsidRPr="00FC2824" w:rsidR="00645A07" w:rsidTr="00986585" w14:paraId="0E1735B7" w14:textId="77777777">
        <w:trPr>
          <w:trHeight w:val="31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45A07" w:rsidP="00645A07" w:rsidRDefault="00645A07" w14:paraId="4B455A22" w14:textId="2B7475CA">
            <w:pPr>
              <w:ind w:left="114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FC2824" w:rsidR="00645A07" w:rsidP="00645A07" w:rsidRDefault="00645A07" w14:paraId="3E9FA8B0" w14:textId="49DE19EF">
            <w:pPr>
              <w:ind w:left="113"/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6895BA57" wp14:editId="367F3099">
                  <wp:extent cx="1916292" cy="882503"/>
                  <wp:effectExtent l="0" t="0" r="8255" b="0"/>
                  <wp:docPr id="7080831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08315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665" cy="884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C2824" w:rsidR="00645A07" w:rsidTr="00986585" w14:paraId="49E04BD0" w14:textId="77777777">
        <w:trPr>
          <w:trHeight w:val="31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0645A07" w:rsidP="00645A07" w:rsidRDefault="00645A07" w14:paraId="1600A0C2" w14:textId="3CC93B1C">
            <w:pPr>
              <w:ind w:left="114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B04EC1" w:rsidR="00645A07" w:rsidP="00645A07" w:rsidRDefault="00645A07" w14:paraId="7B21918D" w14:textId="77777777">
            <w:pPr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B04EC1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no tienen síntomas de fatiga, con 15,767,606 casos.</w:t>
            </w:r>
          </w:p>
          <w:p w:rsidRPr="00FC2824" w:rsidR="00645A07" w:rsidP="00645A07" w:rsidRDefault="00645A07" w14:paraId="3123EA4D" w14:textId="5746701F">
            <w:pPr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cs="Segoe UI"/>
                <w:noProof/>
              </w:rPr>
            </w:pPr>
            <w:r w:rsidRPr="00B04EC1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Hay 2,664,127 registros con síntomas de fatiga.</w:t>
            </w:r>
          </w:p>
        </w:tc>
      </w:tr>
      <w:tr w:rsidRPr="00FC2824" w:rsidR="00645A07" w:rsidTr="00986585" w14:paraId="056583F7" w14:textId="77777777">
        <w:trPr>
          <w:trHeight w:val="31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</w:tcPr>
          <w:p w:rsidRPr="00FC2824" w:rsidR="00645A07" w:rsidP="00645A07" w:rsidRDefault="00645A07" w14:paraId="5F7A3078" w14:textId="57F67B7D">
            <w:pPr>
              <w:ind w:left="114"/>
              <w:rPr>
                <w:rFonts w:ascii="Segoe UI" w:hAnsi="Segoe UI" w:eastAsia="Quattrocento Sans" w:cs="Segoe UI"/>
                <w:b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</w:t>
            </w:r>
            <w:r>
              <w:rPr>
                <w:rFonts w:ascii="Segoe UI" w:hAnsi="Segoe UI" w:eastAsia="Quattrocento Sans" w:cs="Segoe UI"/>
                <w:b/>
              </w:rPr>
              <w:t>36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</w:tcPr>
          <w:p w:rsidRPr="00FC2824" w:rsidR="00645A07" w:rsidP="00645A07" w:rsidRDefault="00645A07" w14:paraId="6DA24608" w14:textId="5148B9C1">
            <w:pPr>
              <w:rPr>
                <w:rFonts w:ascii="Segoe UI" w:hAnsi="Segoe UI" w:cs="Segoe UI"/>
                <w:noProof/>
              </w:rPr>
            </w:pPr>
            <w:r w:rsidRPr="00B74636">
              <w:rPr>
                <w:rFonts w:ascii="Segoe UI" w:hAnsi="Segoe UI" w:cs="Segoe UI"/>
                <w:noProof/>
              </w:rPr>
              <w:t>SintomasDificultadRespirar</w:t>
            </w:r>
          </w:p>
        </w:tc>
      </w:tr>
      <w:tr w:rsidRPr="00FC2824" w:rsidR="00645A07" w:rsidTr="00986585" w14:paraId="53770DB5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31D0786D" w14:textId="1955C5ED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25A8B010" w14:textId="0556A803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Síntomas dificultad respirar   </w:t>
            </w:r>
          </w:p>
        </w:tc>
      </w:tr>
      <w:tr w:rsidRPr="00FC2824" w:rsidR="00645A07" w:rsidTr="00986585" w14:paraId="333959A9" w14:textId="77777777">
        <w:trPr>
          <w:trHeight w:val="55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  <w:vAlign w:val="center"/>
          </w:tcPr>
          <w:p w:rsidRPr="00FC2824" w:rsidR="00645A07" w:rsidP="00645A07" w:rsidRDefault="00645A07" w14:paraId="6E914CE1" w14:textId="3A3180D0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573F51FE" w14:textId="10C50927">
            <w:pPr>
              <w:jc w:val="both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Describe si hay síntomas por dificultad de respirar   </w:t>
            </w:r>
          </w:p>
        </w:tc>
      </w:tr>
      <w:tr w:rsidRPr="00FC2824" w:rsidR="00645A07" w:rsidTr="00986585" w14:paraId="7A069F53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0FADB2EC" w14:textId="6B1B3D2B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15B5C9AD" w14:textId="4F544F4E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645A07" w:rsidTr="00986585" w14:paraId="1EFD8FF0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52721297" w14:textId="0087AD8D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645A07" w:rsidP="00645A07" w:rsidRDefault="00645A07" w14:paraId="7073317C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[Si, No]</w:t>
            </w:r>
          </w:p>
          <w:p w:rsidRPr="00FC2824" w:rsidR="00645A07" w:rsidP="00645A07" w:rsidRDefault="00645A07" w14:paraId="7D40189F" w14:textId="0E3E4D33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2 valores únicos. </w:t>
            </w:r>
          </w:p>
        </w:tc>
      </w:tr>
      <w:tr w:rsidRPr="00FC2824" w:rsidR="00645A07" w:rsidTr="00986585" w14:paraId="7F8F48C1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72509685" w14:textId="36E6FDC3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18AB52AC" w14:textId="7B643E39">
            <w:pPr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4FB418B4" wp14:editId="48994D2F">
                  <wp:extent cx="2796265" cy="893135"/>
                  <wp:effectExtent l="0" t="0" r="4445" b="2540"/>
                  <wp:docPr id="19321283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2128346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822" cy="900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C2824" w:rsidR="00645A07" w:rsidTr="00986585" w14:paraId="314843E5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645A07" w:rsidP="00645A07" w:rsidRDefault="00645A07" w14:paraId="77256FEE" w14:textId="3C616B8D">
            <w:pPr>
              <w:ind w:left="2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27667B" w:rsidR="00645A07" w:rsidP="00645A07" w:rsidRDefault="00645A07" w14:paraId="5FD19CE1" w14:textId="77777777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27667B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no tienen síntomas de dificultad para respirar, con 17,892,647 casos.</w:t>
            </w:r>
          </w:p>
          <w:p w:rsidRPr="00FC2824" w:rsidR="00645A07" w:rsidP="00645A07" w:rsidRDefault="00645A07" w14:paraId="7243E229" w14:textId="6A789201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cs="Segoe UI"/>
                <w:noProof/>
              </w:rPr>
            </w:pPr>
            <w:r w:rsidRPr="0027667B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Hay 539,086 registros con síntomas de dificultad para respirar.</w:t>
            </w:r>
          </w:p>
        </w:tc>
      </w:tr>
      <w:tr w:rsidRPr="00FC2824" w:rsidR="00645A07" w:rsidTr="00986585" w14:paraId="72E0B5A5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60D508ED" w14:textId="0F386EC8">
            <w:pPr>
              <w:ind w:left="2"/>
              <w:rPr>
                <w:rFonts w:ascii="Segoe UI" w:hAnsi="Segoe UI" w:eastAsia="Quattrocento Sans" w:cs="Segoe UI"/>
                <w:b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</w:t>
            </w:r>
            <w:r>
              <w:rPr>
                <w:rFonts w:ascii="Segoe UI" w:hAnsi="Segoe UI" w:eastAsia="Quattrocento Sans" w:cs="Segoe UI"/>
                <w:b/>
              </w:rPr>
              <w:t>37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67C45AEA" w14:textId="30170909">
            <w:pPr>
              <w:rPr>
                <w:rFonts w:ascii="Segoe UI" w:hAnsi="Segoe UI" w:eastAsia="Quattrocento Sans" w:cs="Segoe UI"/>
              </w:rPr>
            </w:pPr>
            <w:proofErr w:type="spellStart"/>
            <w:r w:rsidRPr="005A17F4">
              <w:rPr>
                <w:rFonts w:ascii="Segoe UI" w:hAnsi="Segoe UI" w:eastAsia="Quattrocento Sans" w:cs="Segoe UI"/>
              </w:rPr>
              <w:t>SintomasDolorGarganta</w:t>
            </w:r>
            <w:proofErr w:type="spellEnd"/>
          </w:p>
        </w:tc>
      </w:tr>
      <w:tr w:rsidRPr="00FC2824" w:rsidR="00645A07" w:rsidTr="00986585" w14:paraId="7664F3EE" w14:textId="77777777">
        <w:trPr>
          <w:trHeight w:val="28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28AC8BE3" w14:textId="19EEDABD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7E7F5821" w14:textId="1D0D5A77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Síntomas dolor de </w:t>
            </w:r>
            <w:r w:rsidR="00E6579A">
              <w:rPr>
                <w:rFonts w:ascii="Segoe UI" w:hAnsi="Segoe UI" w:eastAsia="Quattrocento Sans" w:cs="Segoe UI"/>
              </w:rPr>
              <w:t>garganta</w:t>
            </w:r>
            <w:r>
              <w:rPr>
                <w:rFonts w:ascii="Segoe UI" w:hAnsi="Segoe UI" w:eastAsia="Quattrocento Sans" w:cs="Segoe UI"/>
              </w:rPr>
              <w:t xml:space="preserve">   </w:t>
            </w:r>
          </w:p>
        </w:tc>
      </w:tr>
      <w:tr w:rsidRPr="00FC2824" w:rsidR="00645A07" w:rsidTr="00986585" w14:paraId="40FB6563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28D14FC4" w14:textId="076D557F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00EDE1C8" w14:textId="1457937D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Describe si hay síntomas por </w:t>
            </w:r>
            <w:r w:rsidR="00E6579A">
              <w:rPr>
                <w:rFonts w:ascii="Segoe UI" w:hAnsi="Segoe UI" w:eastAsia="Quattrocento Sans" w:cs="Segoe UI"/>
              </w:rPr>
              <w:t>dolor de garganta</w:t>
            </w:r>
          </w:p>
        </w:tc>
      </w:tr>
      <w:tr w:rsidRPr="00FC2824" w:rsidR="00645A07" w:rsidTr="00986585" w14:paraId="6C891C4C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56CD0A47" w14:textId="630F81B9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13101F2F" w14:textId="1FC27544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645A07" w:rsidTr="00986585" w14:paraId="6B4B6D65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38810E6F" w14:textId="47B0A351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645A07" w:rsidP="00645A07" w:rsidRDefault="00645A07" w14:paraId="02198241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[Si, No]</w:t>
            </w:r>
          </w:p>
          <w:p w:rsidRPr="00FC2824" w:rsidR="00645A07" w:rsidP="00645A07" w:rsidRDefault="00645A07" w14:paraId="4A138E6B" w14:textId="27A6B535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2 valores únicos. </w:t>
            </w:r>
          </w:p>
        </w:tc>
      </w:tr>
      <w:tr w:rsidRPr="00FC2824" w:rsidR="00645A07" w:rsidTr="00986585" w14:paraId="243A11F0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1DAA7675" w14:textId="62CEEBBE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2F8F36E7" w14:textId="706ACAFE">
            <w:pPr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4BFA6118" wp14:editId="4543C766">
                  <wp:extent cx="2498651" cy="950191"/>
                  <wp:effectExtent l="0" t="0" r="0" b="2540"/>
                  <wp:docPr id="67388856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888563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490" cy="954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BA7A0B" w:rsidR="00645A07" w:rsidTr="00986585" w14:paraId="47D48050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645A07" w:rsidP="00645A07" w:rsidRDefault="00645A07" w14:paraId="09B63844" w14:textId="3E4B613E">
            <w:pPr>
              <w:ind w:left="2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27667B" w:rsidR="00645A07" w:rsidP="00645A07" w:rsidRDefault="00645A07" w14:paraId="223C2734" w14:textId="77777777">
            <w:pPr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</w:pPr>
            <w:r w:rsidRPr="0027667B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La mayoría de los registros no tienen síntomas de dolor de garganta, con 16,384,278 casos.</w:t>
            </w:r>
          </w:p>
          <w:p w:rsidRPr="00BA7A0B" w:rsidR="00645A07" w:rsidP="00645A07" w:rsidRDefault="00645A07" w14:paraId="2E993D61" w14:textId="292DDC90">
            <w:pPr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egoe UI" w:hAnsi="Segoe UI" w:cs="Segoe UI"/>
                <w:noProof/>
              </w:rPr>
            </w:pPr>
            <w:r w:rsidRPr="0027667B">
              <w:rPr>
                <w:rFonts w:ascii="Segoe UI" w:hAnsi="Segoe UI" w:eastAsia="Times New Roman" w:cs="Segoe UI"/>
                <w:color w:val="auto"/>
                <w:sz w:val="24"/>
                <w:szCs w:val="24"/>
              </w:rPr>
              <w:t>Hay 2,047,455 registros con síntomas de dolor de garganta.</w:t>
            </w:r>
          </w:p>
        </w:tc>
      </w:tr>
      <w:tr w:rsidRPr="00FC2824" w:rsidR="00645A07" w:rsidTr="00986585" w14:paraId="0A5587D8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2512A22C" w14:textId="410642B2">
            <w:pPr>
              <w:ind w:left="2"/>
              <w:rPr>
                <w:rFonts w:ascii="Segoe UI" w:hAnsi="Segoe UI" w:eastAsia="Quattrocento Sans" w:cs="Segoe UI"/>
                <w:b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</w:t>
            </w:r>
            <w:r>
              <w:rPr>
                <w:rFonts w:ascii="Segoe UI" w:hAnsi="Segoe UI" w:eastAsia="Quattrocento Sans" w:cs="Segoe UI"/>
                <w:b/>
              </w:rPr>
              <w:t>38</w:t>
            </w:r>
            <w:r w:rsidRPr="00FC2824">
              <w:rPr>
                <w:rFonts w:ascii="Segoe UI" w:hAnsi="Segoe UI" w:eastAsia="Quattrocento Sans" w:cs="Segoe UI"/>
                <w:b/>
              </w:rPr>
              <w:t xml:space="preserve">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645A07" w:rsidP="00645A07" w:rsidRDefault="00645A07" w14:paraId="56E42B14" w14:textId="615AB881">
            <w:pPr>
              <w:rPr>
                <w:rFonts w:ascii="Segoe UI" w:hAnsi="Segoe UI" w:eastAsia="Quattrocento Sans" w:cs="Segoe UI"/>
              </w:rPr>
            </w:pPr>
            <w:proofErr w:type="spellStart"/>
            <w:r w:rsidRPr="005A17F4">
              <w:rPr>
                <w:rFonts w:ascii="Segoe UI" w:hAnsi="Segoe UI" w:eastAsia="Quattrocento Sans" w:cs="Segoe UI"/>
              </w:rPr>
              <w:t>SintomasDolorCabeza</w:t>
            </w:r>
            <w:proofErr w:type="spellEnd"/>
          </w:p>
        </w:tc>
      </w:tr>
      <w:tr w:rsidRPr="00FC2824" w:rsidR="00E6579A" w:rsidTr="00986585" w14:paraId="00CE5353" w14:textId="77777777">
        <w:trPr>
          <w:trHeight w:val="28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E6579A" w:rsidP="00E6579A" w:rsidRDefault="00E6579A" w14:paraId="7C3EE53A" w14:textId="065F367A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E6579A" w:rsidP="00E6579A" w:rsidRDefault="00E6579A" w14:paraId="13ECDC5B" w14:textId="072BEBA3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Síntomas dolor de cabeza   </w:t>
            </w:r>
          </w:p>
        </w:tc>
      </w:tr>
      <w:tr w:rsidRPr="00FC2824" w:rsidR="00E6579A" w:rsidTr="00986585" w14:paraId="1E4E6AED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E6579A" w:rsidP="00E6579A" w:rsidRDefault="00E6579A" w14:paraId="0193405E" w14:textId="4168B916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E6579A" w:rsidP="00E6579A" w:rsidRDefault="00E6579A" w14:paraId="0918FA7E" w14:textId="4D55B3AA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Describe si hay síntomas por dolor de cabeza   </w:t>
            </w:r>
          </w:p>
        </w:tc>
      </w:tr>
      <w:tr w:rsidRPr="00FC2824" w:rsidR="00E6579A" w:rsidTr="00986585" w14:paraId="3042DB1A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E6579A" w:rsidP="00E6579A" w:rsidRDefault="00E6579A" w14:paraId="70EB3A37" w14:textId="0FDC4AEA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E6579A" w:rsidP="00E6579A" w:rsidRDefault="00E6579A" w14:paraId="0B2547DF" w14:textId="5269431A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E6579A" w:rsidTr="00986585" w14:paraId="5A7247CC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E6579A" w:rsidP="00E6579A" w:rsidRDefault="00E6579A" w14:paraId="2064B1E7" w14:textId="6D39366C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E6579A" w:rsidP="00E6579A" w:rsidRDefault="00E6579A" w14:paraId="2B401696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[Si, No]</w:t>
            </w:r>
          </w:p>
          <w:p w:rsidRPr="00FC2824" w:rsidR="00E6579A" w:rsidP="00E6579A" w:rsidRDefault="00E6579A" w14:paraId="5209BBB1" w14:textId="54AF3FAC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2 valores únicos. </w:t>
            </w:r>
          </w:p>
        </w:tc>
      </w:tr>
      <w:tr w:rsidRPr="00FC2824" w:rsidR="00E6579A" w:rsidTr="00986585" w14:paraId="1458C3D5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E6579A" w:rsidP="00E6579A" w:rsidRDefault="00E6579A" w14:paraId="426ED4CC" w14:textId="2C5D6C44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E6579A" w:rsidP="00E6579A" w:rsidRDefault="00E6579A" w14:paraId="30E67665" w14:textId="55457290">
            <w:pPr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6448DBAC" wp14:editId="15A1D30E">
                  <wp:extent cx="2317898" cy="841311"/>
                  <wp:effectExtent l="0" t="0" r="6350" b="0"/>
                  <wp:docPr id="10739202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920282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722" cy="843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FC2824" w:rsidR="00E6579A" w:rsidTr="00986585" w14:paraId="152770CE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E6579A" w:rsidP="00E6579A" w:rsidRDefault="00E6579A" w14:paraId="796C86EC" w14:textId="251F46BC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98650F" w:rsidR="00E6579A" w:rsidP="00E6579A" w:rsidRDefault="00E6579A" w14:paraId="130D08E0" w14:textId="77777777">
            <w:pPr>
              <w:pStyle w:val="ListParagraph"/>
              <w:numPr>
                <w:ilvl w:val="0"/>
                <w:numId w:val="13"/>
              </w:numPr>
              <w:rPr>
                <w:rFonts w:ascii="Segoe UI" w:hAnsi="Segoe UI" w:cs="Segoe UI"/>
                <w:noProof/>
              </w:rPr>
            </w:pPr>
            <w:r w:rsidRPr="0098650F">
              <w:rPr>
                <w:rFonts w:ascii="Segoe UI" w:hAnsi="Segoe UI" w:cs="Segoe UI"/>
                <w:noProof/>
              </w:rPr>
              <w:t>La mayoría de los registros no tienen síntomas de dolor de cabeza, con 17,554,428 casos.</w:t>
            </w:r>
          </w:p>
          <w:p w:rsidRPr="0098650F" w:rsidR="00E6579A" w:rsidP="00E6579A" w:rsidRDefault="00E6579A" w14:paraId="5380F442" w14:textId="7E8EC5FD">
            <w:pPr>
              <w:pStyle w:val="ListParagraph"/>
              <w:numPr>
                <w:ilvl w:val="0"/>
                <w:numId w:val="13"/>
              </w:numPr>
              <w:rPr>
                <w:rFonts w:ascii="Segoe UI" w:hAnsi="Segoe UI" w:cs="Segoe UI"/>
                <w:noProof/>
              </w:rPr>
            </w:pPr>
            <w:r w:rsidRPr="0098650F">
              <w:rPr>
                <w:rFonts w:ascii="Segoe UI" w:hAnsi="Segoe UI" w:cs="Segoe UI"/>
                <w:noProof/>
              </w:rPr>
              <w:t>Hay 877,305 registros con síntomas de dolor de cabeza.</w:t>
            </w:r>
          </w:p>
        </w:tc>
      </w:tr>
      <w:tr w:rsidRPr="00FC2824" w:rsidR="00E6579A" w:rsidTr="00986585" w14:paraId="41F09B8D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E6579A" w:rsidP="00E6579A" w:rsidRDefault="00E6579A" w14:paraId="261E8321" w14:textId="78E81A2A">
            <w:pPr>
              <w:ind w:left="2"/>
              <w:rPr>
                <w:rFonts w:ascii="Segoe UI" w:hAnsi="Segoe UI" w:eastAsia="Quattrocento Sans" w:cs="Segoe UI"/>
                <w:b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</w:t>
            </w:r>
            <w:r>
              <w:rPr>
                <w:rFonts w:ascii="Segoe UI" w:hAnsi="Segoe UI" w:eastAsia="Quattrocento Sans" w:cs="Segoe UI"/>
                <w:b/>
              </w:rPr>
              <w:t>39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E6579A" w:rsidP="00E6579A" w:rsidRDefault="00E6579A" w14:paraId="7B9944C8" w14:textId="5E6155FC">
            <w:pPr>
              <w:rPr>
                <w:rFonts w:ascii="Segoe UI" w:hAnsi="Segoe UI" w:eastAsia="Quattrocento Sans" w:cs="Segoe UI"/>
              </w:rPr>
            </w:pPr>
            <w:proofErr w:type="spellStart"/>
            <w:r w:rsidRPr="005A17F4">
              <w:rPr>
                <w:rFonts w:ascii="Segoe UI" w:hAnsi="Segoe UI" w:eastAsia="Quattrocento Sans" w:cs="Segoe UI"/>
              </w:rPr>
              <w:t>SoporteHemodinamico</w:t>
            </w:r>
            <w:proofErr w:type="spellEnd"/>
          </w:p>
        </w:tc>
      </w:tr>
      <w:tr w:rsidRPr="00FC2824" w:rsidR="00E6579A" w:rsidTr="00986585" w14:paraId="37594620" w14:textId="77777777">
        <w:trPr>
          <w:trHeight w:val="28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E6579A" w:rsidP="00E6579A" w:rsidRDefault="00E6579A" w14:paraId="79BB9C11" w14:textId="76E41615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E6579A" w:rsidP="00E6579A" w:rsidRDefault="00E6579A" w14:paraId="2D5F2D4A" w14:textId="2F76F40C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Soporte Hemodinámico </w:t>
            </w:r>
          </w:p>
        </w:tc>
      </w:tr>
      <w:tr w:rsidRPr="00FC2824" w:rsidR="00E6579A" w:rsidTr="00986585" w14:paraId="47F6D41A" w14:textId="77777777">
        <w:trPr>
          <w:trHeight w:val="55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  <w:vAlign w:val="center"/>
          </w:tcPr>
          <w:p w:rsidRPr="00FC2824" w:rsidR="00E6579A" w:rsidP="00E6579A" w:rsidRDefault="00E6579A" w14:paraId="6A5D6BE4" w14:textId="6333BBA4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E6579A" w:rsidP="00E6579A" w:rsidRDefault="00E6579A" w14:paraId="1D00EFA8" w14:textId="44AC2964">
            <w:pPr>
              <w:jc w:val="both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Describe si el paciente requiere un soporte hemodinámico</w:t>
            </w:r>
          </w:p>
        </w:tc>
      </w:tr>
      <w:tr w:rsidRPr="00FC2824" w:rsidR="00E6579A" w:rsidTr="00986585" w14:paraId="2390B322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E6579A" w:rsidP="00E6579A" w:rsidRDefault="00E6579A" w14:paraId="47841F58" w14:textId="0134DAA0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E6579A" w:rsidP="00E6579A" w:rsidRDefault="00E6579A" w14:paraId="32B34CA9" w14:textId="3751588C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E6579A" w:rsidTr="00986585" w14:paraId="37CF4AD0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E6579A" w:rsidP="00E6579A" w:rsidRDefault="00E6579A" w14:paraId="2CA79A4B" w14:textId="2675DE0A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E6579A" w:rsidP="00E6579A" w:rsidRDefault="00E6579A" w14:paraId="46BECCB3" w14:textId="77777777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[Si, No]</w:t>
            </w:r>
          </w:p>
          <w:p w:rsidRPr="00FC2824" w:rsidR="00E6579A" w:rsidP="00E6579A" w:rsidRDefault="00E6579A" w14:paraId="34D7045E" w14:textId="20BFC0B4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2 valores únicos. </w:t>
            </w:r>
          </w:p>
        </w:tc>
      </w:tr>
      <w:tr w:rsidRPr="00FC2824" w:rsidR="00E6579A" w:rsidTr="00986585" w14:paraId="2386280F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E6579A" w:rsidP="00E6579A" w:rsidRDefault="00E6579A" w14:paraId="24E50F45" w14:textId="6CBB7DFF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E6579A" w:rsidP="00E6579A" w:rsidRDefault="00E6579A" w14:paraId="028781AB" w14:textId="26221CD6">
            <w:pPr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05B8F318" wp14:editId="13D77790">
                  <wp:extent cx="2254102" cy="896613"/>
                  <wp:effectExtent l="0" t="0" r="0" b="0"/>
                  <wp:docPr id="12679387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7938723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912" cy="89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B81B08" w:rsidR="00E6579A" w:rsidTr="00986585" w14:paraId="6F6AD627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E6579A" w:rsidP="00E6579A" w:rsidRDefault="00E6579A" w14:paraId="20E65ECB" w14:textId="70A69AF0">
            <w:pPr>
              <w:ind w:left="2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E40B62" w:rsidR="00E6579A" w:rsidP="00E6579A" w:rsidRDefault="00E6579A" w14:paraId="40CF6537" w14:textId="1F64DC11">
            <w:pPr>
              <w:pStyle w:val="ListParagraph"/>
              <w:numPr>
                <w:ilvl w:val="0"/>
                <w:numId w:val="13"/>
              </w:numPr>
              <w:rPr>
                <w:rFonts w:ascii="Segoe UI" w:hAnsi="Segoe UI" w:cs="Segoe UI"/>
                <w:noProof/>
              </w:rPr>
            </w:pPr>
            <w:r w:rsidRPr="00E40B62">
              <w:rPr>
                <w:rFonts w:ascii="Segoe UI" w:hAnsi="Segoe UI" w:cs="Segoe UI"/>
                <w:noProof/>
              </w:rPr>
              <w:t>La mayoría de los pacientes no requirieron soporte ventilatorio</w:t>
            </w:r>
            <w:r w:rsidR="00F47386">
              <w:rPr>
                <w:rFonts w:ascii="Segoe UI" w:hAnsi="Segoe UI" w:cs="Segoe UI"/>
                <w:noProof/>
              </w:rPr>
              <w:t xml:space="preserve">. </w:t>
            </w:r>
            <w:r w:rsidRPr="00E40B62">
              <w:rPr>
                <w:rFonts w:ascii="Segoe UI" w:hAnsi="Segoe UI" w:cs="Segoe UI"/>
                <w:noProof/>
              </w:rPr>
              <w:t xml:space="preserve"> </w:t>
            </w:r>
            <w:commentRangeStart w:id="32"/>
            <w:commentRangeStart w:id="33"/>
            <w:commentRangeEnd w:id="32"/>
            <w:r w:rsidR="00EA4255">
              <w:rPr>
                <w:rStyle w:val="CommentReference"/>
              </w:rPr>
              <w:commentReference w:id="32"/>
            </w:r>
            <w:commentRangeEnd w:id="33"/>
            <w:r w:rsidR="00F47386">
              <w:rPr>
                <w:rStyle w:val="CommentReference"/>
              </w:rPr>
              <w:commentReference w:id="33"/>
            </w:r>
          </w:p>
        </w:tc>
      </w:tr>
      <w:tr w:rsidRPr="00FC2824" w:rsidR="00E6579A" w:rsidTr="00986585" w14:paraId="153F3074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E6579A" w:rsidP="00E6579A" w:rsidRDefault="00E6579A" w14:paraId="5C675FB2" w14:textId="3A56D68B">
            <w:pPr>
              <w:ind w:left="2"/>
              <w:rPr>
                <w:rFonts w:ascii="Segoe UI" w:hAnsi="Segoe UI" w:eastAsia="Quattrocento Sans" w:cs="Segoe UI"/>
                <w:b/>
              </w:rPr>
            </w:pPr>
            <w:r w:rsidRPr="00FC2824">
              <w:rPr>
                <w:rFonts w:ascii="Segoe UI" w:hAnsi="Segoe UI" w:eastAsia="Quattrocento Sans" w:cs="Segoe UI"/>
                <w:b/>
              </w:rPr>
              <w:t xml:space="preserve">Campo </w:t>
            </w:r>
            <w:r>
              <w:rPr>
                <w:rFonts w:ascii="Segoe UI" w:hAnsi="Segoe UI" w:eastAsia="Quattrocento Sans" w:cs="Segoe UI"/>
                <w:b/>
              </w:rPr>
              <w:t>40</w:t>
            </w:r>
            <w:r w:rsidRPr="00FC2824">
              <w:rPr>
                <w:rFonts w:ascii="Segoe UI" w:hAnsi="Segoe UI" w:eastAsia="Quattrocento Sans" w:cs="Segoe UI"/>
                <w:b/>
              </w:rPr>
              <w:t xml:space="preserve">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7EE"/>
            <w:tcMar>
              <w:top w:w="46" w:type="dxa"/>
              <w:left w:w="113" w:type="dxa"/>
              <w:right w:w="82" w:type="dxa"/>
            </w:tcMar>
          </w:tcPr>
          <w:p w:rsidRPr="00FC2824" w:rsidR="00E6579A" w:rsidP="00E6579A" w:rsidRDefault="00E6579A" w14:paraId="04CF06A9" w14:textId="733F04CC">
            <w:pPr>
              <w:rPr>
                <w:rFonts w:ascii="Segoe UI" w:hAnsi="Segoe UI" w:eastAsia="Quattrocento Sans" w:cs="Segoe UI"/>
              </w:rPr>
            </w:pPr>
            <w:proofErr w:type="spellStart"/>
            <w:r w:rsidRPr="005A17F4">
              <w:rPr>
                <w:rFonts w:ascii="Segoe UI" w:hAnsi="Segoe UI" w:eastAsia="Quattrocento Sans" w:cs="Segoe UI"/>
              </w:rPr>
              <w:t>SoporteVentilatorio</w:t>
            </w:r>
            <w:proofErr w:type="spellEnd"/>
          </w:p>
        </w:tc>
      </w:tr>
      <w:tr w:rsidRPr="00FC2824" w:rsidR="00E6579A" w:rsidTr="00986585" w14:paraId="680718E8" w14:textId="77777777">
        <w:trPr>
          <w:trHeight w:val="287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E6579A" w:rsidP="00E6579A" w:rsidRDefault="00E6579A" w14:paraId="53828EFC" w14:textId="73537A3C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Alias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E6579A" w:rsidP="00E6579A" w:rsidRDefault="00E6579A" w14:paraId="52B43FF9" w14:textId="6389F32C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Soporte Ventilatorio </w:t>
            </w:r>
          </w:p>
        </w:tc>
      </w:tr>
      <w:tr w:rsidRPr="00FC2824" w:rsidR="00E6579A" w:rsidTr="00986585" w14:paraId="0D5D6C9D" w14:textId="77777777">
        <w:trPr>
          <w:trHeight w:val="55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  <w:vAlign w:val="center"/>
          </w:tcPr>
          <w:p w:rsidRPr="00FC2824" w:rsidR="00E6579A" w:rsidP="00E6579A" w:rsidRDefault="00E6579A" w14:paraId="575223F0" w14:textId="541C6BB8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Descripción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E6579A" w:rsidP="00E6579A" w:rsidRDefault="00E6579A" w14:paraId="053996DE" w14:textId="4B07A3EF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 xml:space="preserve">Describe si el paciente requiere un tipo de soporte ventilatorio. </w:t>
            </w:r>
          </w:p>
        </w:tc>
      </w:tr>
      <w:tr w:rsidRPr="00FC2824" w:rsidR="00E6579A" w:rsidTr="00986585" w14:paraId="39423DC1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E6579A" w:rsidP="00E6579A" w:rsidRDefault="00E6579A" w14:paraId="2E5DC6F6" w14:textId="3D47F4CC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Tipo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E6579A" w:rsidP="00E6579A" w:rsidRDefault="00E6579A" w14:paraId="5EA69F83" w14:textId="68D1FE95">
            <w:pPr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>Categórico</w:t>
            </w:r>
            <w:r>
              <w:rPr>
                <w:rFonts w:ascii="Segoe UI" w:hAnsi="Segoe UI" w:eastAsia="Quattrocento Sans" w:cs="Segoe UI"/>
              </w:rPr>
              <w:t xml:space="preserve"> Nominal</w:t>
            </w:r>
          </w:p>
        </w:tc>
      </w:tr>
      <w:tr w:rsidRPr="00FC2824" w:rsidR="00E6579A" w:rsidTr="00986585" w14:paraId="596FBF99" w14:textId="77777777">
        <w:trPr>
          <w:trHeight w:val="285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E6579A" w:rsidP="00E6579A" w:rsidRDefault="00E6579A" w14:paraId="1F9FF62F" w14:textId="2F162A1F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Dominio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E6579A" w:rsidP="00E6579A" w:rsidRDefault="00E6579A" w14:paraId="5B2085E0" w14:textId="09005674">
            <w:pPr>
              <w:spacing w:line="240" w:lineRule="auto"/>
              <w:rPr>
                <w:rFonts w:ascii="Segoe UI" w:hAnsi="Segoe UI" w:eastAsia="Quattrocento Sans" w:cs="Segoe UI"/>
                <w:sz w:val="20"/>
                <w:szCs w:val="20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>[</w:t>
            </w:r>
            <w:r w:rsidRPr="00335523">
              <w:rPr>
                <w:rFonts w:ascii="Segoe UI" w:hAnsi="Segoe UI" w:eastAsia="Quattrocento Sans" w:cs="Segoe UI"/>
                <w:sz w:val="20"/>
                <w:szCs w:val="20"/>
              </w:rPr>
              <w:t>No Reportado</w:t>
            </w:r>
            <w:r>
              <w:rPr>
                <w:rFonts w:ascii="Segoe UI" w:hAnsi="Segoe UI" w:eastAsia="Quattrocento Sans" w:cs="Segoe UI"/>
                <w:sz w:val="20"/>
                <w:szCs w:val="20"/>
              </w:rPr>
              <w:t>,</w:t>
            </w:r>
            <w:r w:rsidRPr="00335523">
              <w:rPr>
                <w:rFonts w:ascii="Segoe UI" w:hAnsi="Segoe UI" w:eastAsia="Quattrocento Sans" w:cs="Segoe UI"/>
                <w:sz w:val="20"/>
                <w:szCs w:val="20"/>
              </w:rPr>
              <w:t xml:space="preserve"> Cánula nasal</w:t>
            </w:r>
            <w:r>
              <w:rPr>
                <w:rFonts w:ascii="Segoe UI" w:hAnsi="Segoe UI" w:eastAsia="Quattrocento Sans" w:cs="Segoe UI"/>
                <w:sz w:val="20"/>
                <w:szCs w:val="20"/>
              </w:rPr>
              <w:t>,</w:t>
            </w:r>
            <w:r w:rsidRPr="00335523">
              <w:rPr>
                <w:rFonts w:ascii="Segoe UI" w:hAnsi="Segoe UI" w:eastAsia="Quattrocento Sans" w:cs="Segoe UI"/>
                <w:sz w:val="20"/>
                <w:szCs w:val="20"/>
              </w:rPr>
              <w:t xml:space="preserve"> IOT</w:t>
            </w:r>
            <w:r>
              <w:rPr>
                <w:rFonts w:ascii="Segoe UI" w:hAnsi="Segoe UI" w:eastAsia="Quattrocento Sans" w:cs="Segoe UI"/>
                <w:sz w:val="20"/>
                <w:szCs w:val="20"/>
              </w:rPr>
              <w:t>,</w:t>
            </w:r>
            <w:r w:rsidRPr="00335523">
              <w:rPr>
                <w:rFonts w:ascii="Segoe UI" w:hAnsi="Segoe UI" w:eastAsia="Quattrocento Sans" w:cs="Segoe UI"/>
                <w:sz w:val="20"/>
                <w:szCs w:val="20"/>
              </w:rPr>
              <w:t xml:space="preserve"> Máscara</w:t>
            </w: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, </w:t>
            </w:r>
            <w:r w:rsidRPr="00335523">
              <w:rPr>
                <w:rFonts w:ascii="Segoe UI" w:hAnsi="Segoe UI" w:eastAsia="Quattrocento Sans" w:cs="Segoe UI"/>
                <w:sz w:val="20"/>
                <w:szCs w:val="20"/>
              </w:rPr>
              <w:t>CPAP</w:t>
            </w: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, </w:t>
            </w:r>
            <w:proofErr w:type="spellStart"/>
            <w:r w:rsidRPr="00335523">
              <w:rPr>
                <w:rFonts w:ascii="Segoe UI" w:hAnsi="Segoe UI" w:eastAsia="Quattrocento Sans" w:cs="Segoe UI"/>
                <w:sz w:val="20"/>
                <w:szCs w:val="20"/>
              </w:rPr>
              <w:t>Ventury</w:t>
            </w:r>
            <w:r>
              <w:rPr>
                <w:rFonts w:ascii="Segoe UI" w:hAnsi="Segoe UI" w:eastAsia="Quattrocento Sans" w:cs="Segoe UI"/>
                <w:sz w:val="20"/>
                <w:szCs w:val="20"/>
              </w:rPr>
              <w:t>,</w:t>
            </w:r>
            <w:r w:rsidRPr="00335523">
              <w:rPr>
                <w:rFonts w:ascii="Segoe UI" w:hAnsi="Segoe UI" w:eastAsia="Quattrocento Sans" w:cs="Segoe UI"/>
                <w:sz w:val="20"/>
                <w:szCs w:val="20"/>
              </w:rPr>
              <w:t>Ninguno</w:t>
            </w:r>
            <w:proofErr w:type="spellEnd"/>
            <w:r>
              <w:rPr>
                <w:rFonts w:ascii="Segoe UI" w:hAnsi="Segoe UI" w:eastAsia="Quattrocento Sans" w:cs="Segoe UI"/>
                <w:sz w:val="20"/>
                <w:szCs w:val="20"/>
              </w:rPr>
              <w:t>]</w:t>
            </w:r>
          </w:p>
          <w:p w:rsidRPr="00FC2824" w:rsidR="00E6579A" w:rsidP="00E6579A" w:rsidRDefault="00E6579A" w14:paraId="56B42EAE" w14:textId="25DD633B">
            <w:pPr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  <w:sz w:val="20"/>
                <w:szCs w:val="20"/>
              </w:rPr>
              <w:t xml:space="preserve">Existen 7 valores únicos. </w:t>
            </w:r>
          </w:p>
        </w:tc>
      </w:tr>
      <w:tr w:rsidRPr="00FC2824" w:rsidR="00E6579A" w:rsidTr="00986585" w14:paraId="5DFF6688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E6579A" w:rsidP="00E6579A" w:rsidRDefault="00E6579A" w14:paraId="0C932EE7" w14:textId="2A0D572F">
            <w:pPr>
              <w:ind w:left="2"/>
              <w:rPr>
                <w:rFonts w:ascii="Segoe UI" w:hAnsi="Segoe UI" w:eastAsia="Quattrocento Sans" w:cs="Segoe UI"/>
              </w:rPr>
            </w:pPr>
            <w:r w:rsidRPr="00FC2824">
              <w:rPr>
                <w:rFonts w:ascii="Segoe UI" w:hAnsi="Segoe UI" w:eastAsia="Quattrocento Sans" w:cs="Segoe UI"/>
              </w:rPr>
              <w:t xml:space="preserve">Estadísticas Básicas  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FC2824" w:rsidR="00E6579A" w:rsidP="00E6579A" w:rsidRDefault="00E6579A" w14:paraId="057B15C9" w14:textId="3E84C301">
            <w:pPr>
              <w:rPr>
                <w:rFonts w:ascii="Segoe UI" w:hAnsi="Segoe UI" w:eastAsia="Quattrocento Sans" w:cs="Segoe UI"/>
              </w:rPr>
            </w:pPr>
            <w:r>
              <w:rPr>
                <w:noProof/>
              </w:rPr>
              <w:drawing>
                <wp:inline distT="0" distB="0" distL="0" distR="0" wp14:anchorId="0639C526" wp14:editId="4A6D058A">
                  <wp:extent cx="2179675" cy="1547650"/>
                  <wp:effectExtent l="0" t="0" r="0" b="0"/>
                  <wp:docPr id="15584983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849835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2329" cy="154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8C2D30" w:rsidR="00E6579A" w:rsidTr="00986585" w14:paraId="6F91A4ED" w14:textId="77777777">
        <w:trPr>
          <w:trHeight w:val="283"/>
        </w:trPr>
        <w:tc>
          <w:tcPr>
            <w:tcW w:w="23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="00E6579A" w:rsidP="00E6579A" w:rsidRDefault="00E6579A" w14:paraId="4208278C" w14:textId="4170FC21">
            <w:pPr>
              <w:ind w:left="2"/>
              <w:rPr>
                <w:rFonts w:ascii="Segoe UI" w:hAnsi="Segoe UI" w:eastAsia="Quattrocento Sans" w:cs="Segoe UI"/>
              </w:rPr>
            </w:pPr>
            <w:r>
              <w:rPr>
                <w:rFonts w:ascii="Segoe UI" w:hAnsi="Segoe UI" w:eastAsia="Quattrocento Sans" w:cs="Segoe UI"/>
              </w:rPr>
              <w:t>Observaciones</w:t>
            </w:r>
          </w:p>
        </w:tc>
        <w:tc>
          <w:tcPr>
            <w:tcW w:w="6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46" w:type="dxa"/>
              <w:left w:w="113" w:type="dxa"/>
              <w:right w:w="82" w:type="dxa"/>
            </w:tcMar>
          </w:tcPr>
          <w:p w:rsidRPr="00AD33A7" w:rsidR="00E6579A" w:rsidP="00E6579A" w:rsidRDefault="00E6579A" w14:paraId="33BD86FA" w14:textId="77777777">
            <w:pPr>
              <w:pStyle w:val="ListParagraph"/>
              <w:numPr>
                <w:ilvl w:val="0"/>
                <w:numId w:val="13"/>
              </w:numPr>
              <w:rPr>
                <w:rFonts w:ascii="Segoe UI" w:hAnsi="Segoe UI" w:cs="Segoe UI"/>
                <w:noProof/>
              </w:rPr>
            </w:pPr>
            <w:r w:rsidRPr="00AD33A7">
              <w:rPr>
                <w:rFonts w:ascii="Segoe UI" w:hAnsi="Segoe UI" w:cs="Segoe UI"/>
                <w:noProof/>
              </w:rPr>
              <w:t xml:space="preserve">La mayoría de los pacientes no reportan solicitar un  soporte ventilatorio. </w:t>
            </w:r>
          </w:p>
          <w:p w:rsidRPr="00AD33A7" w:rsidR="00E6579A" w:rsidP="00E6579A" w:rsidRDefault="00E6579A" w14:paraId="4DE1EEC4" w14:textId="188B1E53">
            <w:pPr>
              <w:pStyle w:val="ListParagraph"/>
              <w:numPr>
                <w:ilvl w:val="0"/>
                <w:numId w:val="13"/>
              </w:numPr>
              <w:rPr>
                <w:rFonts w:ascii="Segoe UI" w:hAnsi="Segoe UI" w:cs="Segoe UI"/>
                <w:noProof/>
              </w:rPr>
            </w:pPr>
            <w:r w:rsidRPr="00AD33A7">
              <w:rPr>
                <w:rFonts w:ascii="Segoe UI" w:hAnsi="Segoe UI" w:cs="Segoe UI"/>
                <w:noProof/>
              </w:rPr>
              <w:t xml:space="preserve">El soporte mas solicitado es la Cánula nasal con 264.113 casos. </w:t>
            </w:r>
          </w:p>
        </w:tc>
      </w:tr>
    </w:tbl>
    <w:bookmarkEnd w:id="31"/>
    <w:p w:rsidRPr="00FC2824" w:rsidR="00926C14" w:rsidP="00926C14" w:rsidRDefault="00926C14" w14:paraId="5A7D85E0" w14:textId="42669FF4">
      <w:pPr>
        <w:spacing w:after="216"/>
        <w:ind w:right="3538"/>
        <w:jc w:val="right"/>
        <w:rPr>
          <w:rFonts w:ascii="Segoe UI" w:hAnsi="Segoe UI" w:eastAsia="Quattrocento Sans" w:cs="Segoe UI"/>
        </w:rPr>
      </w:pPr>
      <w:r w:rsidRPr="00FC2824">
        <w:rPr>
          <w:rFonts w:ascii="Segoe UI" w:hAnsi="Segoe UI" w:eastAsia="Quattrocento Sans" w:cs="Segoe UI"/>
          <w:sz w:val="16"/>
          <w:szCs w:val="16"/>
        </w:rPr>
        <w:t xml:space="preserve">Tabla </w:t>
      </w:r>
      <w:r w:rsidR="00931132">
        <w:rPr>
          <w:rFonts w:ascii="Segoe UI" w:hAnsi="Segoe UI" w:eastAsia="Quattrocento Sans" w:cs="Segoe UI"/>
          <w:sz w:val="16"/>
          <w:szCs w:val="16"/>
        </w:rPr>
        <w:t>4</w:t>
      </w:r>
      <w:r w:rsidRPr="00FC2824">
        <w:rPr>
          <w:rFonts w:ascii="Segoe UI" w:hAnsi="Segoe UI" w:eastAsia="Quattrocento Sans" w:cs="Segoe UI"/>
          <w:sz w:val="16"/>
          <w:szCs w:val="16"/>
        </w:rPr>
        <w:t xml:space="preserve">: Descripción datos fuente </w:t>
      </w:r>
    </w:p>
    <w:p w:rsidR="00135EA2" w:rsidRDefault="00135EA2" w14:paraId="616AD170" w14:textId="1CF33ACD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135EA2" w:rsidP="00135EA2" w:rsidRDefault="00135EA2" w14:paraId="7E6187EC" w14:textId="37071FBF">
      <w:pPr>
        <w:pStyle w:val="Heading3"/>
      </w:pPr>
      <w:bookmarkStart w:name="_Toc164932072" w:id="34"/>
      <w:bookmarkStart w:name="_Toc165995117" w:id="35"/>
      <w:r>
        <w:t>3.3.3</w:t>
      </w:r>
      <w:r w:rsidR="00AB1B55">
        <w:t xml:space="preserve"> </w:t>
      </w:r>
      <w:r>
        <w:t>Análisis preliminares</w:t>
      </w:r>
      <w:bookmarkEnd w:id="34"/>
      <w:bookmarkEnd w:id="35"/>
      <w:r w:rsidRPr="007018F8">
        <w:t xml:space="preserve"> </w:t>
      </w:r>
    </w:p>
    <w:p w:rsidR="00926C14" w:rsidP="00926C14" w:rsidRDefault="00926C14" w14:paraId="3A237C3A" w14:textId="77777777">
      <w:pPr>
        <w:rPr>
          <w:rFonts w:ascii="Segoe UI" w:hAnsi="Segoe UI" w:cs="Segoe UI"/>
        </w:rPr>
      </w:pPr>
    </w:p>
    <w:p w:rsidRPr="00FC2824" w:rsidR="00AB1B55" w:rsidP="00843033" w:rsidRDefault="00AB1B55" w14:paraId="18B6B016" w14:textId="77777777">
      <w:pPr>
        <w:ind w:left="2"/>
        <w:jc w:val="both"/>
        <w:rPr>
          <w:rFonts w:ascii="Segoe UI" w:hAnsi="Segoe UI" w:eastAsia="Quattrocento Sans" w:cs="Segoe UI"/>
          <w:b/>
          <w:bCs/>
        </w:rPr>
      </w:pPr>
      <w:r w:rsidRPr="00FC2824">
        <w:rPr>
          <w:rFonts w:ascii="Segoe UI" w:hAnsi="Segoe UI" w:eastAsia="Quattrocento Sans" w:cs="Segoe UI"/>
          <w:b/>
          <w:bCs/>
        </w:rPr>
        <w:t xml:space="preserve">Variables categóricas </w:t>
      </w:r>
    </w:p>
    <w:p w:rsidRPr="00FC2824" w:rsidR="00AB1B55" w:rsidP="00843033" w:rsidRDefault="00AB1B55" w14:paraId="338DF35E" w14:textId="77777777">
      <w:pPr>
        <w:pStyle w:val="ListParagraph"/>
        <w:jc w:val="both"/>
        <w:rPr>
          <w:rFonts w:ascii="Segoe UI" w:hAnsi="Segoe UI" w:eastAsia="Quattrocento Sans" w:cs="Segoe UI"/>
        </w:rPr>
      </w:pPr>
    </w:p>
    <w:p w:rsidRPr="006A5BCC" w:rsidR="006A5BCC" w:rsidP="006A5BCC" w:rsidRDefault="006A5BCC" w14:paraId="582E4424" w14:textId="44484C9D">
      <w:pPr>
        <w:pStyle w:val="ListParagraph"/>
        <w:numPr>
          <w:ilvl w:val="0"/>
          <w:numId w:val="3"/>
        </w:numPr>
        <w:jc w:val="both"/>
        <w:rPr>
          <w:rFonts w:ascii="Segoe UI" w:hAnsi="Segoe UI" w:eastAsia="Quattrocento Sans" w:cs="Segoe UI"/>
        </w:rPr>
      </w:pPr>
      <w:commentRangeStart w:id="36"/>
      <w:commentRangeStart w:id="37"/>
      <w:r w:rsidRPr="1F51DC93" w:rsidR="006A5BCC">
        <w:rPr>
          <w:rFonts w:ascii="Segoe UI" w:hAnsi="Segoe UI" w:eastAsia="Quattrocento Sans" w:cs="Segoe UI"/>
        </w:rPr>
        <w:t>Hay una gran cantidad de valores únicos</w:t>
      </w:r>
      <w:r w:rsidRPr="1F51DC93" w:rsidR="009B215C">
        <w:rPr>
          <w:rFonts w:ascii="Segoe UI" w:hAnsi="Segoe UI" w:eastAsia="Quattrocento Sans" w:cs="Segoe UI"/>
        </w:rPr>
        <w:t xml:space="preserve"> para ‘</w:t>
      </w:r>
      <w:r w:rsidRPr="1F51DC93" w:rsidR="009B215C">
        <w:rPr>
          <w:rFonts w:ascii="Segoe UI" w:hAnsi="Segoe UI" w:eastAsia="Quattrocento Sans" w:cs="Segoe UI"/>
        </w:rPr>
        <w:t>PersonaBasicaID</w:t>
      </w:r>
      <w:r w:rsidRPr="1F51DC93" w:rsidR="009B215C">
        <w:rPr>
          <w:rFonts w:ascii="Segoe UI" w:hAnsi="Segoe UI" w:eastAsia="Quattrocento Sans" w:cs="Segoe UI"/>
        </w:rPr>
        <w:t>’</w:t>
      </w:r>
      <w:r w:rsidRPr="1F51DC93" w:rsidR="006A5BCC">
        <w:rPr>
          <w:rFonts w:ascii="Segoe UI" w:hAnsi="Segoe UI" w:eastAsia="Quattrocento Sans" w:cs="Segoe UI"/>
        </w:rPr>
        <w:t xml:space="preserve"> (5,633,748).</w:t>
      </w:r>
      <w:commentRangeEnd w:id="36"/>
      <w:r>
        <w:rPr>
          <w:rStyle w:val="CommentReference"/>
        </w:rPr>
        <w:commentReference w:id="36"/>
      </w:r>
      <w:commentRangeEnd w:id="37"/>
      <w:r>
        <w:rPr>
          <w:rStyle w:val="CommentReference"/>
        </w:rPr>
        <w:commentReference w:id="37"/>
      </w:r>
    </w:p>
    <w:p w:rsidRPr="006A5BCC" w:rsidR="006A5BCC" w:rsidP="00986585" w:rsidRDefault="008A610B" w14:paraId="48328008" w14:textId="1D53B797">
      <w:pPr>
        <w:pStyle w:val="ListParagraph"/>
        <w:numPr>
          <w:ilvl w:val="0"/>
          <w:numId w:val="3"/>
        </w:numPr>
        <w:jc w:val="both"/>
        <w:rPr>
          <w:rFonts w:ascii="Segoe UI" w:hAnsi="Segoe UI" w:eastAsia="Quattrocento Sans" w:cs="Segoe UI"/>
        </w:rPr>
      </w:pPr>
      <w:r w:rsidRPr="008A610B">
        <w:rPr>
          <w:rFonts w:ascii="Segoe UI" w:hAnsi="Segoe UI" w:eastAsia="Quattrocento Sans" w:cs="Segoe UI"/>
        </w:rPr>
        <w:t>Las columnas</w:t>
      </w:r>
      <w:r w:rsidR="00BC3386">
        <w:rPr>
          <w:rFonts w:ascii="Segoe UI" w:hAnsi="Segoe UI" w:eastAsia="Quattrocento Sans" w:cs="Segoe UI"/>
        </w:rPr>
        <w:t xml:space="preserve"> relacionadas con antecedentes</w:t>
      </w:r>
      <w:r w:rsidRPr="006A5BCC" w:rsidR="006A5BCC">
        <w:rPr>
          <w:rFonts w:ascii="Segoe UI" w:hAnsi="Segoe UI" w:eastAsia="Quattrocento Sans" w:cs="Segoe UI"/>
        </w:rPr>
        <w:t xml:space="preserve"> muestran solo dos valores únicos, lo que significa que son variables categóricas con solo dos posibles estados (</w:t>
      </w:r>
      <w:r>
        <w:rPr>
          <w:rFonts w:ascii="Segoe UI" w:hAnsi="Segoe UI" w:eastAsia="Quattrocento Sans" w:cs="Segoe UI"/>
        </w:rPr>
        <w:t>Si</w:t>
      </w:r>
      <w:r w:rsidRPr="006A5BCC" w:rsidR="006A5BCC">
        <w:rPr>
          <w:rFonts w:ascii="Segoe UI" w:hAnsi="Segoe UI" w:eastAsia="Quattrocento Sans" w:cs="Segoe UI"/>
        </w:rPr>
        <w:t xml:space="preserve"> o </w:t>
      </w:r>
      <w:r>
        <w:rPr>
          <w:rFonts w:ascii="Segoe UI" w:hAnsi="Segoe UI" w:eastAsia="Quattrocento Sans" w:cs="Segoe UI"/>
        </w:rPr>
        <w:t>No</w:t>
      </w:r>
      <w:r w:rsidRPr="006A5BCC" w:rsidR="006A5BCC">
        <w:rPr>
          <w:rFonts w:ascii="Segoe UI" w:hAnsi="Segoe UI" w:eastAsia="Quattrocento Sans" w:cs="Segoe UI"/>
        </w:rPr>
        <w:t>). En todos los casos, el estado "No" es significativamente más común que el estado "Sí"</w:t>
      </w:r>
      <w:r w:rsidR="00242099">
        <w:rPr>
          <w:rFonts w:ascii="Segoe UI" w:hAnsi="Segoe UI" w:eastAsia="Quattrocento Sans" w:cs="Segoe UI"/>
        </w:rPr>
        <w:t>.</w:t>
      </w:r>
    </w:p>
    <w:p w:rsidRPr="006A5BCC" w:rsidR="006A5BCC" w:rsidP="006A5BCC" w:rsidRDefault="006A5BCC" w14:paraId="54669450" w14:textId="0A4F8E85">
      <w:pPr>
        <w:pStyle w:val="ListParagraph"/>
        <w:numPr>
          <w:ilvl w:val="0"/>
          <w:numId w:val="3"/>
        </w:numPr>
        <w:jc w:val="both"/>
        <w:rPr>
          <w:rFonts w:ascii="Segoe UI" w:hAnsi="Segoe UI" w:eastAsia="Quattrocento Sans" w:cs="Segoe UI"/>
        </w:rPr>
      </w:pPr>
      <w:r w:rsidRPr="006A5BCC">
        <w:rPr>
          <w:rFonts w:ascii="Segoe UI" w:hAnsi="Segoe UI" w:eastAsia="Quattrocento Sans" w:cs="Segoe UI"/>
        </w:rPr>
        <w:t>Las columnas de fechas muestran una distribución desigual, con muchas entradas en 1900-01-01, que es un valor predeterminado</w:t>
      </w:r>
      <w:r w:rsidR="008A610B">
        <w:rPr>
          <w:rFonts w:ascii="Segoe UI" w:hAnsi="Segoe UI" w:eastAsia="Quattrocento Sans" w:cs="Segoe UI"/>
        </w:rPr>
        <w:t xml:space="preserve"> que puede</w:t>
      </w:r>
      <w:r w:rsidRPr="006A5BCC">
        <w:rPr>
          <w:rFonts w:ascii="Segoe UI" w:hAnsi="Segoe UI" w:eastAsia="Quattrocento Sans" w:cs="Segoe UI"/>
        </w:rPr>
        <w:t xml:space="preserve"> indicar una fecha desconocida o no especificada. Las fechas más recientes también son frecuentes</w:t>
      </w:r>
      <w:r w:rsidR="008A610B">
        <w:rPr>
          <w:rFonts w:ascii="Segoe UI" w:hAnsi="Segoe UI" w:eastAsia="Quattrocento Sans" w:cs="Segoe UI"/>
        </w:rPr>
        <w:t xml:space="preserve">. </w:t>
      </w:r>
    </w:p>
    <w:p w:rsidRPr="006A5BCC" w:rsidR="006A5BCC" w:rsidP="006A5BCC" w:rsidRDefault="004A20C7" w14:paraId="7E54B6FF" w14:textId="71C90EFF">
      <w:pPr>
        <w:pStyle w:val="ListParagraph"/>
        <w:numPr>
          <w:ilvl w:val="0"/>
          <w:numId w:val="3"/>
        </w:numPr>
        <w:jc w:val="both"/>
        <w:rPr>
          <w:rFonts w:ascii="Segoe UI" w:hAnsi="Segoe UI" w:eastAsia="Quattrocento Sans" w:cs="Segoe UI"/>
        </w:rPr>
      </w:pPr>
      <w:r>
        <w:rPr>
          <w:rFonts w:ascii="Segoe UI" w:hAnsi="Segoe UI" w:eastAsia="Quattrocento Sans" w:cs="Segoe UI"/>
        </w:rPr>
        <w:t>Las</w:t>
      </w:r>
      <w:r w:rsidRPr="006A5BCC" w:rsidR="006A5BCC">
        <w:rPr>
          <w:rFonts w:ascii="Segoe UI" w:hAnsi="Segoe UI" w:eastAsia="Quattrocento Sans" w:cs="Segoe UI"/>
        </w:rPr>
        <w:t xml:space="preserve"> columnas</w:t>
      </w:r>
      <w:r>
        <w:rPr>
          <w:rFonts w:ascii="Segoe UI" w:hAnsi="Segoe UI" w:eastAsia="Quattrocento Sans" w:cs="Segoe UI"/>
        </w:rPr>
        <w:t xml:space="preserve"> ‘</w:t>
      </w:r>
      <w:proofErr w:type="spellStart"/>
      <w:r w:rsidRPr="006A5BCC">
        <w:rPr>
          <w:rFonts w:ascii="Segoe UI" w:hAnsi="Segoe UI" w:eastAsia="Quattrocento Sans" w:cs="Segoe UI"/>
        </w:rPr>
        <w:t>DepartamentoAtencion</w:t>
      </w:r>
      <w:proofErr w:type="spellEnd"/>
      <w:r w:rsidRPr="004A20C7">
        <w:rPr>
          <w:rFonts w:ascii="Segoe UI" w:hAnsi="Segoe UI" w:eastAsia="Quattrocento Sans" w:cs="Segoe UI"/>
        </w:rPr>
        <w:t>’</w:t>
      </w:r>
      <w:r>
        <w:rPr>
          <w:rFonts w:ascii="Segoe UI" w:hAnsi="Segoe UI" w:eastAsia="Quattrocento Sans" w:cs="Segoe UI"/>
        </w:rPr>
        <w:t xml:space="preserve"> y ‘</w:t>
      </w:r>
      <w:proofErr w:type="spellStart"/>
      <w:r w:rsidRPr="006A5BCC">
        <w:rPr>
          <w:rFonts w:ascii="Segoe UI" w:hAnsi="Segoe UI" w:eastAsia="Quattrocento Sans" w:cs="Segoe UI"/>
        </w:rPr>
        <w:t>MunicipioAtencion</w:t>
      </w:r>
      <w:proofErr w:type="spellEnd"/>
      <w:r w:rsidRPr="004A20C7">
        <w:rPr>
          <w:rFonts w:ascii="Segoe UI" w:hAnsi="Segoe UI" w:eastAsia="Quattrocento Sans" w:cs="Segoe UI"/>
        </w:rPr>
        <w:t>’</w:t>
      </w:r>
      <w:r>
        <w:rPr>
          <w:rFonts w:ascii="Segoe UI" w:hAnsi="Segoe UI" w:eastAsia="Quattrocento Sans" w:cs="Segoe UI"/>
        </w:rPr>
        <w:t xml:space="preserve"> </w:t>
      </w:r>
      <w:r w:rsidRPr="006A5BCC" w:rsidR="006A5BCC">
        <w:rPr>
          <w:rFonts w:ascii="Segoe UI" w:hAnsi="Segoe UI" w:eastAsia="Quattrocento Sans" w:cs="Segoe UI"/>
        </w:rPr>
        <w:t>tienen una variedad de valores únicos, lo que indica diversidad en las ubicaciones de atención. La mayoría de los registros provienen de Bogotá D.C. y otras áreas urbanas, como Medellín, Cali y Barranquilla.</w:t>
      </w:r>
    </w:p>
    <w:p w:rsidRPr="006A5BCC" w:rsidR="006A5BCC" w:rsidP="006A5BCC" w:rsidRDefault="006A5BCC" w14:paraId="12FD5118" w14:textId="1D378D3F">
      <w:pPr>
        <w:pStyle w:val="ListParagraph"/>
        <w:numPr>
          <w:ilvl w:val="0"/>
          <w:numId w:val="3"/>
        </w:numPr>
        <w:jc w:val="both"/>
        <w:rPr>
          <w:rFonts w:ascii="Segoe UI" w:hAnsi="Segoe UI" w:eastAsia="Quattrocento Sans" w:cs="Segoe UI"/>
        </w:rPr>
      </w:pPr>
      <w:r w:rsidRPr="006A5BCC">
        <w:rPr>
          <w:rFonts w:ascii="Segoe UI" w:hAnsi="Segoe UI" w:eastAsia="Quattrocento Sans" w:cs="Segoe UI"/>
        </w:rPr>
        <w:t>La columna</w:t>
      </w:r>
      <w:r w:rsidR="008A610B">
        <w:rPr>
          <w:rFonts w:ascii="Segoe UI" w:hAnsi="Segoe UI" w:eastAsia="Quattrocento Sans" w:cs="Segoe UI"/>
        </w:rPr>
        <w:t xml:space="preserve"> ‘</w:t>
      </w:r>
      <w:proofErr w:type="spellStart"/>
      <w:r w:rsidRPr="006A5BCC" w:rsidR="008A610B">
        <w:rPr>
          <w:rFonts w:ascii="Segoe UI" w:hAnsi="Segoe UI" w:eastAsia="Quattrocento Sans" w:cs="Segoe UI"/>
        </w:rPr>
        <w:t>AmbitoAtencion</w:t>
      </w:r>
      <w:proofErr w:type="spellEnd"/>
      <w:r w:rsidRPr="004A20C7" w:rsidR="008A610B">
        <w:rPr>
          <w:rFonts w:ascii="Segoe UI" w:hAnsi="Segoe UI" w:eastAsia="Quattrocento Sans" w:cs="Segoe UI"/>
        </w:rPr>
        <w:t>’</w:t>
      </w:r>
      <w:r w:rsidRPr="006A5BCC">
        <w:rPr>
          <w:rFonts w:ascii="Segoe UI" w:hAnsi="Segoe UI" w:eastAsia="Quattrocento Sans" w:cs="Segoe UI"/>
        </w:rPr>
        <w:t xml:space="preserve"> muestra que la mayoría de los casos fueron atendidos en un ámbito no reportado o en hospitalización</w:t>
      </w:r>
      <w:r w:rsidR="00CF1C2D">
        <w:rPr>
          <w:rFonts w:ascii="Segoe UI" w:hAnsi="Segoe UI" w:eastAsia="Quattrocento Sans" w:cs="Segoe UI"/>
        </w:rPr>
        <w:t>.</w:t>
      </w:r>
    </w:p>
    <w:p w:rsidR="006A5BCC" w:rsidP="006A5BCC" w:rsidRDefault="006A5BCC" w14:paraId="1B1CD452" w14:textId="77FFEC04">
      <w:pPr>
        <w:pStyle w:val="ListParagraph"/>
        <w:numPr>
          <w:ilvl w:val="0"/>
          <w:numId w:val="3"/>
        </w:numPr>
        <w:jc w:val="both"/>
        <w:rPr>
          <w:rFonts w:ascii="Segoe UI" w:hAnsi="Segoe UI" w:eastAsia="Quattrocento Sans" w:cs="Segoe UI"/>
        </w:rPr>
      </w:pPr>
      <w:r w:rsidRPr="006A5BCC">
        <w:rPr>
          <w:rFonts w:ascii="Segoe UI" w:hAnsi="Segoe UI" w:eastAsia="Quattrocento Sans" w:cs="Segoe UI"/>
        </w:rPr>
        <w:t xml:space="preserve">Varias columnas </w:t>
      </w:r>
      <w:r w:rsidR="00162553">
        <w:rPr>
          <w:rFonts w:ascii="Segoe UI" w:hAnsi="Segoe UI" w:eastAsia="Quattrocento Sans" w:cs="Segoe UI"/>
        </w:rPr>
        <w:t xml:space="preserve">están asociadas </w:t>
      </w:r>
      <w:r w:rsidRPr="006A5BCC">
        <w:rPr>
          <w:rFonts w:ascii="Segoe UI" w:hAnsi="Segoe UI" w:eastAsia="Quattrocento Sans" w:cs="Segoe UI"/>
        </w:rPr>
        <w:t>con signos de alarma y síntomas</w:t>
      </w:r>
      <w:r w:rsidR="00162553">
        <w:rPr>
          <w:rFonts w:ascii="Segoe UI" w:hAnsi="Segoe UI" w:eastAsia="Quattrocento Sans" w:cs="Segoe UI"/>
        </w:rPr>
        <w:t xml:space="preserve">, estas </w:t>
      </w:r>
      <w:r w:rsidRPr="006A5BCC" w:rsidR="00162553">
        <w:rPr>
          <w:rFonts w:ascii="Segoe UI" w:hAnsi="Segoe UI" w:eastAsia="Quattrocento Sans" w:cs="Segoe UI"/>
        </w:rPr>
        <w:t>también</w:t>
      </w:r>
      <w:r w:rsidRPr="006A5BCC">
        <w:rPr>
          <w:rFonts w:ascii="Segoe UI" w:hAnsi="Segoe UI" w:eastAsia="Quattrocento Sans" w:cs="Segoe UI"/>
        </w:rPr>
        <w:t xml:space="preserve"> muestran solo dos valores únicos, indicando la presencia o ausencia de los síntomas. La mayoría de los registros muestran ausencia de síntomas o signos de alarma</w:t>
      </w:r>
      <w:r w:rsidR="00CF1C2D">
        <w:rPr>
          <w:rFonts w:ascii="Segoe UI" w:hAnsi="Segoe UI" w:eastAsia="Quattrocento Sans" w:cs="Segoe UI"/>
        </w:rPr>
        <w:t>.</w:t>
      </w:r>
    </w:p>
    <w:p w:rsidRPr="006A5BCC" w:rsidR="006A5BCC" w:rsidP="006A5BCC" w:rsidRDefault="00802238" w14:paraId="3C0A1605" w14:textId="65BBB6A0">
      <w:pPr>
        <w:pStyle w:val="ListParagraph"/>
        <w:numPr>
          <w:ilvl w:val="0"/>
          <w:numId w:val="3"/>
        </w:numPr>
        <w:jc w:val="both"/>
        <w:rPr>
          <w:rFonts w:ascii="Segoe UI" w:hAnsi="Segoe UI" w:eastAsia="Quattrocento Sans" w:cs="Segoe UI"/>
        </w:rPr>
      </w:pPr>
      <w:r>
        <w:rPr>
          <w:rFonts w:ascii="Segoe UI" w:hAnsi="Segoe UI" w:eastAsia="Quattrocento Sans" w:cs="Segoe UI"/>
        </w:rPr>
        <w:t>L</w:t>
      </w:r>
      <w:r w:rsidR="001E777D">
        <w:rPr>
          <w:rFonts w:ascii="Segoe UI" w:hAnsi="Segoe UI" w:eastAsia="Quattrocento Sans" w:cs="Segoe UI"/>
        </w:rPr>
        <w:t>os datos muestran una tendencia en que la</w:t>
      </w:r>
      <w:r w:rsidRPr="006A5BCC" w:rsidR="006A5BCC">
        <w:rPr>
          <w:rFonts w:ascii="Segoe UI" w:hAnsi="Segoe UI" w:eastAsia="Quattrocento Sans" w:cs="Segoe UI"/>
        </w:rPr>
        <w:t xml:space="preserve"> mayoría de los pacientes no requirieron soporte hemodinámico o ventilatorio</w:t>
      </w:r>
      <w:r w:rsidR="001E777D">
        <w:rPr>
          <w:rFonts w:ascii="Segoe UI" w:hAnsi="Segoe UI" w:eastAsia="Quattrocento Sans" w:cs="Segoe UI"/>
        </w:rPr>
        <w:t>.</w:t>
      </w:r>
      <w:r w:rsidRPr="006A5BCC" w:rsidR="001E777D">
        <w:rPr>
          <w:rFonts w:ascii="Segoe UI" w:hAnsi="Segoe UI" w:eastAsia="Quattrocento Sans" w:cs="Segoe UI"/>
        </w:rPr>
        <w:t xml:space="preserve"> </w:t>
      </w:r>
    </w:p>
    <w:p w:rsidR="00AB1B55" w:rsidP="008A610B" w:rsidRDefault="00AB1B55" w14:paraId="2BF00A22" w14:textId="69FB9B8D">
      <w:pPr>
        <w:pStyle w:val="ListParagraph"/>
        <w:jc w:val="both"/>
        <w:rPr>
          <w:rFonts w:ascii="Segoe UI" w:hAnsi="Segoe UI" w:eastAsia="Quattrocento Sans" w:cs="Segoe UI"/>
        </w:rPr>
      </w:pPr>
    </w:p>
    <w:p w:rsidR="00FA3C9B" w:rsidP="00843033" w:rsidRDefault="00FA3C9B" w14:paraId="3E8BC59F" w14:textId="4ED16E13">
      <w:pPr>
        <w:jc w:val="both"/>
        <w:rPr>
          <w:rFonts w:ascii="Segoe UI" w:hAnsi="Segoe UI" w:eastAsia="Quattrocento Sans" w:cs="Segoe UI"/>
          <w:b/>
          <w:bCs/>
        </w:rPr>
      </w:pPr>
      <w:r>
        <w:rPr>
          <w:rFonts w:ascii="Segoe UI" w:hAnsi="Segoe UI" w:eastAsia="Quattrocento Sans" w:cs="Segoe UI"/>
          <w:b/>
          <w:bCs/>
        </w:rPr>
        <w:t>Comentarios adicionales</w:t>
      </w:r>
      <w:r w:rsidRPr="00FA3C9B">
        <w:rPr>
          <w:rFonts w:ascii="Segoe UI" w:hAnsi="Segoe UI" w:eastAsia="Quattrocento Sans" w:cs="Segoe UI"/>
          <w:b/>
          <w:bCs/>
        </w:rPr>
        <w:t xml:space="preserve"> </w:t>
      </w:r>
    </w:p>
    <w:p w:rsidR="00FA3C9B" w:rsidP="00843033" w:rsidRDefault="00FA3C9B" w14:paraId="557003E5" w14:textId="77777777">
      <w:pPr>
        <w:jc w:val="both"/>
        <w:rPr>
          <w:rFonts w:ascii="Segoe UI" w:hAnsi="Segoe UI" w:eastAsia="Quattrocento Sans" w:cs="Segoe UI"/>
        </w:rPr>
      </w:pPr>
    </w:p>
    <w:p w:rsidRPr="00802238" w:rsidR="00FA3C9B" w:rsidP="00575217" w:rsidRDefault="00FA3C9B" w14:paraId="132937A3" w14:textId="77777777">
      <w:pPr>
        <w:pStyle w:val="ListParagraph"/>
        <w:numPr>
          <w:ilvl w:val="0"/>
          <w:numId w:val="2"/>
        </w:numPr>
        <w:jc w:val="both"/>
        <w:rPr>
          <w:rFonts w:ascii="Segoe UI" w:hAnsi="Segoe UI" w:eastAsia="Quattrocento Sans" w:cs="Segoe UI"/>
          <w:color w:val="000000" w:themeColor="text1"/>
        </w:rPr>
      </w:pPr>
      <w:r w:rsidRPr="00FA3C9B">
        <w:rPr>
          <w:rFonts w:ascii="Segoe UI" w:hAnsi="Segoe UI" w:eastAsia="Quattrocento Sans" w:cs="Segoe UI"/>
        </w:rPr>
        <w:t>No se incluye en el análisis la columna “__</w:t>
      </w:r>
      <w:proofErr w:type="spellStart"/>
      <w:r w:rsidRPr="00FA3C9B">
        <w:rPr>
          <w:rFonts w:ascii="Segoe UI" w:hAnsi="Segoe UI" w:eastAsia="Quattrocento Sans" w:cs="Segoe UI"/>
        </w:rPr>
        <w:t>null_dask_index</w:t>
      </w:r>
      <w:proofErr w:type="spellEnd"/>
      <w:r w:rsidRPr="00FA3C9B">
        <w:rPr>
          <w:rFonts w:ascii="Segoe UI" w:hAnsi="Segoe UI" w:eastAsia="Quattrocento Sans" w:cs="Segoe UI"/>
        </w:rPr>
        <w:t xml:space="preserve">__” puesto que solo es un id único para cada registro. </w:t>
      </w:r>
    </w:p>
    <w:p w:rsidRPr="005A4C1D" w:rsidR="00802238" w:rsidP="00575217" w:rsidRDefault="00802238" w14:paraId="69689083" w14:textId="5D0A20B6">
      <w:pPr>
        <w:pStyle w:val="ListParagraph"/>
        <w:numPr>
          <w:ilvl w:val="0"/>
          <w:numId w:val="2"/>
        </w:numPr>
        <w:jc w:val="both"/>
        <w:rPr>
          <w:rFonts w:ascii="Segoe UI" w:hAnsi="Segoe UI" w:eastAsia="Quattrocento Sans" w:cs="Segoe UI"/>
          <w:color w:val="000000" w:themeColor="text1"/>
        </w:rPr>
      </w:pPr>
      <w:r>
        <w:rPr>
          <w:rFonts w:ascii="Segoe UI" w:hAnsi="Segoe UI" w:eastAsia="Quattrocento Sans" w:cs="Segoe UI"/>
        </w:rPr>
        <w:t xml:space="preserve">No </w:t>
      </w:r>
      <w:r w:rsidRPr="00103484">
        <w:rPr>
          <w:rFonts w:ascii="Segoe UI" w:hAnsi="Segoe UI" w:eastAsia="Quattrocento Sans" w:cs="Segoe UI"/>
        </w:rPr>
        <w:t xml:space="preserve">se </w:t>
      </w:r>
      <w:r w:rsidRPr="00103484" w:rsidR="001C2DC2">
        <w:rPr>
          <w:rFonts w:ascii="Segoe UI" w:hAnsi="Segoe UI" w:eastAsia="Quattrocento Sans" w:cs="Segoe UI"/>
        </w:rPr>
        <w:t>evidenciaron</w:t>
      </w:r>
      <w:r w:rsidRPr="00103484">
        <w:rPr>
          <w:rFonts w:ascii="Segoe UI" w:hAnsi="Segoe UI" w:eastAsia="Quattrocento Sans" w:cs="Segoe UI"/>
        </w:rPr>
        <w:t xml:space="preserve"> variables numéricas en</w:t>
      </w:r>
      <w:r>
        <w:rPr>
          <w:rFonts w:ascii="Segoe UI" w:hAnsi="Segoe UI" w:eastAsia="Quattrocento Sans" w:cs="Segoe UI"/>
        </w:rPr>
        <w:t xml:space="preserve"> l</w:t>
      </w:r>
      <w:r w:rsidR="001C2DC2">
        <w:rPr>
          <w:rFonts w:ascii="Segoe UI" w:hAnsi="Segoe UI" w:eastAsia="Quattrocento Sans" w:cs="Segoe UI"/>
        </w:rPr>
        <w:t xml:space="preserve">a fuente de datos SEGCOVID. </w:t>
      </w:r>
    </w:p>
    <w:p w:rsidRPr="00FE6A86" w:rsidR="005A4C1D" w:rsidP="00575217" w:rsidRDefault="00103484" w14:paraId="7A44F3DF" w14:textId="7B0895C1">
      <w:pPr>
        <w:pStyle w:val="ListParagraph"/>
        <w:numPr>
          <w:ilvl w:val="0"/>
          <w:numId w:val="2"/>
        </w:numPr>
        <w:jc w:val="both"/>
        <w:rPr>
          <w:rFonts w:ascii="Segoe UI" w:hAnsi="Segoe UI" w:eastAsia="Quattrocento Sans" w:cs="Segoe UI"/>
          <w:color w:val="000000" w:themeColor="text1"/>
        </w:rPr>
      </w:pPr>
      <w:r w:rsidRPr="5996DFB2" w:rsidR="00103484">
        <w:rPr>
          <w:rFonts w:ascii="Segoe UI" w:hAnsi="Segoe UI" w:eastAsia="Quattrocento Sans" w:cs="Segoe UI"/>
          <w:color w:val="000000" w:themeColor="text1" w:themeTint="FF" w:themeShade="FF"/>
        </w:rPr>
        <w:t xml:space="preserve">Para una mayor profundidad de los datos se puede analizar los resultados de la exploración de los datos </w:t>
      </w:r>
      <w:commentRangeStart w:id="38"/>
      <w:commentRangeStart w:id="39"/>
      <w:commentRangeStart w:id="40"/>
      <w:commentRangeStart w:id="1676983255"/>
      <w:r w:rsidRPr="5996DFB2" w:rsidR="00103484">
        <w:rPr>
          <w:rFonts w:ascii="Segoe UI" w:hAnsi="Segoe UI" w:eastAsia="Quattrocento Sans" w:cs="Segoe UI"/>
          <w:color w:val="000000" w:themeColor="text1" w:themeTint="FF" w:themeShade="FF"/>
        </w:rPr>
        <w:t xml:space="preserve">realizada en </w:t>
      </w:r>
      <w:r w:rsidRPr="5996DFB2" w:rsidR="00103484">
        <w:rPr>
          <w:rFonts w:ascii="Segoe UI" w:hAnsi="Segoe UI" w:eastAsia="Quattrocento Sans" w:cs="Segoe UI"/>
          <w:color w:val="000000" w:themeColor="text1" w:themeTint="FF" w:themeShade="FF"/>
        </w:rPr>
        <w:t>databricks</w:t>
      </w:r>
      <w:r w:rsidRPr="5996DFB2" w:rsidR="00103484">
        <w:rPr>
          <w:rFonts w:ascii="Segoe UI" w:hAnsi="Segoe UI" w:eastAsia="Quattrocento Sans" w:cs="Segoe UI"/>
          <w:color w:val="000000" w:themeColor="text1" w:themeTint="FF" w:themeShade="FF"/>
        </w:rPr>
        <w:t>.</w:t>
      </w:r>
      <w:commentRangeEnd w:id="38"/>
      <w:r>
        <w:rPr>
          <w:rStyle w:val="CommentReference"/>
        </w:rPr>
        <w:commentReference w:id="38"/>
      </w:r>
      <w:commentRangeEnd w:id="39"/>
      <w:r>
        <w:rPr>
          <w:rStyle w:val="CommentReference"/>
        </w:rPr>
        <w:commentReference w:id="39"/>
      </w:r>
      <w:commentRangeEnd w:id="40"/>
      <w:r>
        <w:rPr>
          <w:rStyle w:val="CommentReference"/>
        </w:rPr>
        <w:commentReference w:id="40"/>
      </w:r>
      <w:commentRangeEnd w:id="1676983255"/>
      <w:r>
        <w:rPr>
          <w:rStyle w:val="CommentReference"/>
        </w:rPr>
        <w:commentReference w:id="1676983255"/>
      </w:r>
    </w:p>
    <w:p w:rsidR="00FE6A86" w:rsidRDefault="00FE6A86" w14:paraId="74AA64D6" w14:textId="47EB65F2">
      <w:pPr>
        <w:rPr>
          <w:rFonts w:ascii="Segoe UI" w:hAnsi="Segoe UI" w:eastAsia="Quattrocento Sans" w:cs="Segoe UI"/>
        </w:rPr>
      </w:pPr>
      <w:r>
        <w:rPr>
          <w:rFonts w:ascii="Segoe UI" w:hAnsi="Segoe UI" w:eastAsia="Quattrocento Sans" w:cs="Segoe UI"/>
        </w:rPr>
        <w:br w:type="page"/>
      </w:r>
    </w:p>
    <w:p w:rsidR="005552AE" w:rsidP="005552AE" w:rsidRDefault="007E541E" w14:paraId="61105FDA" w14:textId="2FA35544">
      <w:pPr>
        <w:pStyle w:val="Heading2"/>
        <w:rPr>
          <w:rFonts w:ascii="Segoe UI" w:hAnsi="Segoe UI" w:cs="Segoe UI"/>
        </w:rPr>
      </w:pPr>
      <w:bookmarkStart w:name="_Toc164932075" w:id="42"/>
      <w:bookmarkStart w:name="_Toc165995118" w:id="43"/>
      <w:r>
        <w:rPr>
          <w:rFonts w:ascii="Segoe UI" w:hAnsi="Segoe UI" w:cs="Segoe UI"/>
        </w:rPr>
        <w:t>3</w:t>
      </w:r>
      <w:r w:rsidRPr="002477E1">
        <w:rPr>
          <w:rFonts w:ascii="Segoe UI" w:hAnsi="Segoe UI" w:cs="Segoe UI"/>
        </w:rPr>
        <w:t xml:space="preserve">.4 </w:t>
      </w:r>
      <w:bookmarkEnd w:id="42"/>
      <w:commentRangeStart w:id="44"/>
      <w:r w:rsidRPr="002477E1" w:rsidR="007E7481">
        <w:rPr>
          <w:rFonts w:ascii="Segoe UI" w:hAnsi="Segoe UI" w:cs="Segoe UI"/>
        </w:rPr>
        <w:t>Análisis</w:t>
      </w:r>
      <w:r w:rsidRPr="002477E1" w:rsidR="00A90DD7">
        <w:rPr>
          <w:rFonts w:ascii="Segoe UI" w:hAnsi="Segoe UI" w:cs="Segoe UI"/>
        </w:rPr>
        <w:t xml:space="preserve"> de correlación</w:t>
      </w:r>
      <w:commentRangeEnd w:id="44"/>
      <w:r w:rsidRPr="002477E1" w:rsidR="00680A34">
        <w:rPr>
          <w:rStyle w:val="CommentReference"/>
          <w:rFonts w:ascii="Calibri" w:hAnsi="Calibri" w:eastAsia="Calibri" w:cs="Calibri"/>
          <w:color w:val="000000"/>
        </w:rPr>
        <w:commentReference w:id="44"/>
      </w:r>
      <w:bookmarkEnd w:id="43"/>
    </w:p>
    <w:p w:rsidR="005552AE" w:rsidP="00AB1B55" w:rsidRDefault="005552AE" w14:paraId="28E7D62E" w14:textId="77777777">
      <w:pPr>
        <w:rPr>
          <w:rFonts w:ascii="Segoe UI" w:hAnsi="Segoe UI" w:cs="Segoe UI"/>
        </w:rPr>
      </w:pPr>
    </w:p>
    <w:p w:rsidR="007E541E" w:rsidP="007E541E" w:rsidRDefault="0015774A" w14:paraId="7D9620BC" w14:textId="1B8FD007">
      <w:pPr>
        <w:jc w:val="both"/>
      </w:pPr>
      <w:r w:rsidR="0015774A">
        <w:rPr/>
        <w:t>Para esta fuente de da</w:t>
      </w:r>
      <w:r w:rsidR="00B04377">
        <w:rPr/>
        <w:t>t</w:t>
      </w:r>
      <w:r w:rsidR="0015774A">
        <w:rPr/>
        <w:t>os no se</w:t>
      </w:r>
      <w:r w:rsidR="007E541E">
        <w:rPr/>
        <w:t xml:space="preserve"> realizó una exploración de</w:t>
      </w:r>
      <w:r w:rsidR="007E541E">
        <w:rPr/>
        <w:t xml:space="preserve"> la relación entre pares de variables numéricas mediante el cálculo de </w:t>
      </w:r>
      <w:r w:rsidR="007E541E">
        <w:rPr/>
        <w:t xml:space="preserve">matriz </w:t>
      </w:r>
      <w:r w:rsidR="007E541E">
        <w:rPr/>
        <w:t>de correlación,</w:t>
      </w:r>
      <w:r w:rsidR="0015774A">
        <w:rPr/>
        <w:t xml:space="preserve"> </w:t>
      </w:r>
      <w:r w:rsidR="72CB8A78">
        <w:rPr/>
        <w:t>porque</w:t>
      </w:r>
      <w:r w:rsidR="0015774A">
        <w:rPr/>
        <w:t xml:space="preserve"> todas las variables fueron catalogadas como categóricas. </w:t>
      </w:r>
    </w:p>
    <w:p w:rsidR="00860FC8" w:rsidRDefault="00860FC8" w14:paraId="6994D541" w14:textId="77777777">
      <w:r>
        <w:br w:type="page"/>
      </w:r>
    </w:p>
    <w:sectPr w:rsidR="00860FC8">
      <w:footerReference w:type="even" r:id="rId60"/>
      <w:footerReference w:type="default" r:id="rId61"/>
      <w:footerReference w:type="first" r:id="rId62"/>
      <w:pgSz w:w="12240" w:h="15840" w:orient="portrait"/>
      <w:pgMar w:top="1446" w:right="1447" w:bottom="1448" w:left="1440" w:header="720" w:footer="300" w:gutter="0"/>
      <w:pgNumType w:start="1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nitials="LC" w:author="Luis Carlos Chicaíza Rojas" w:date="2024-04-24T22:30:00Z" w:id="0">
    <w:p w:rsidR="00653F38" w:rsidP="00653F38" w:rsidRDefault="00653F38" w14:paraId="7E481650" w14:textId="4F5A50DD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>HYPERLINK "mailto:lideranalitica1@alianzacaoba.co"</w:instrText>
      </w:r>
      <w:bookmarkStart w:name="_@_A066A75A46294CA6BFFFEF1C1506D2C4Z" w:id="1"/>
      <w:r>
        <w:fldChar w:fldCharType="separate"/>
      </w:r>
      <w:bookmarkEnd w:id="1"/>
      <w:r w:rsidRPr="00653F38">
        <w:rPr>
          <w:rStyle w:val="Mention"/>
          <w:noProof/>
        </w:rPr>
        <w:t>@Pedro</w:t>
      </w:r>
      <w:r>
        <w:fldChar w:fldCharType="end"/>
      </w:r>
      <w:r>
        <w:t xml:space="preserve"> Pendiente a que valides el documento, en especial lo que esta resaltado o con comentarios. </w:t>
      </w:r>
    </w:p>
  </w:comment>
  <w:comment w:initials="JC" w:author="Johan Manuel Calderon Rodriguez" w:date="2024-05-07T08:19:00Z" w:id="7">
    <w:p w:rsidR="00DB463F" w:rsidP="00DB463F" w:rsidRDefault="009218E8" w14:paraId="628F3AE2" w14:textId="77777777">
      <w:pPr>
        <w:pStyle w:val="CommentText"/>
      </w:pPr>
      <w:r>
        <w:rPr>
          <w:rStyle w:val="CommentReference"/>
        </w:rPr>
        <w:annotationRef/>
      </w:r>
      <w:r w:rsidR="00DB463F">
        <w:t>Quitaría esta parte ya que SegCovid fue una aplicación donde se registraba la información de seguimiento a casos de COVID-19 y no un sistema.</w:t>
      </w:r>
    </w:p>
  </w:comment>
  <w:comment w:initials="LC" w:author="Luis Carlos Chicaíza Rojas" w:date="2024-05-07T17:05:00Z" w:id="8">
    <w:p w:rsidR="000A1246" w:rsidP="000A1246" w:rsidRDefault="000A1246" w14:paraId="36C9A803" w14:textId="77777777">
      <w:pPr>
        <w:pStyle w:val="CommentText"/>
      </w:pPr>
      <w:r>
        <w:rPr>
          <w:rStyle w:val="CommentReference"/>
        </w:rPr>
        <w:annotationRef/>
      </w:r>
      <w:r>
        <w:t>Se quita la palabra sistema y se hace referencia a la aplicación.</w:t>
      </w:r>
    </w:p>
  </w:comment>
  <w:comment w:initials="" w:author="Luis Carlos Chicaíza Rojas" w:date="2024-03-21T17:43:00Z" w:id="13">
    <w:p w:rsidR="00BF7A40" w:rsidRDefault="006B2613" w14:paraId="00000305" w14:textId="60C0D59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Preguntar la fuente original</w:t>
      </w:r>
      <w:r>
        <w:rPr>
          <w:rStyle w:val="CommentReference"/>
        </w:rPr>
        <w:annotationRef/>
      </w:r>
    </w:p>
  </w:comment>
  <w:comment w:initials="LC" w:author="Luis Carlos Chicaíza Rojas" w:date="2024-04-25T13:43:00Z" w:id="28">
    <w:p w:rsidR="00BA39C3" w:rsidP="00BA39C3" w:rsidRDefault="00BA39C3" w14:paraId="1B610125" w14:textId="1FFCD923">
      <w:pPr>
        <w:pStyle w:val="CommentText"/>
      </w:pPr>
      <w:r>
        <w:rPr>
          <w:rStyle w:val="CommentReference"/>
        </w:rPr>
        <w:annotationRef/>
      </w:r>
      <w:r>
        <w:t>Validar fecha</w:t>
      </w:r>
    </w:p>
  </w:comment>
  <w:comment w:initials="JC" w:author="Johan Manuel Calderon Rodriguez" w:date="2024-05-07T08:32:00Z" w:id="29">
    <w:p w:rsidR="00DB463F" w:rsidP="00DB463F" w:rsidRDefault="00DB463F" w14:paraId="050D34DF" w14:textId="77777777">
      <w:pPr>
        <w:pStyle w:val="CommentText"/>
      </w:pPr>
      <w:r>
        <w:rPr>
          <w:rStyle w:val="CommentReference"/>
        </w:rPr>
        <w:annotationRef/>
      </w:r>
      <w:r>
        <w:t>La fecha es correcta</w:t>
      </w:r>
    </w:p>
  </w:comment>
  <w:comment w:initials="JC" w:author="Johan Manuel Calderon Rodriguez" w:date="2024-05-07T08:46:00Z" w:id="32">
    <w:p w:rsidR="00EA4255" w:rsidP="00EA4255" w:rsidRDefault="00EA4255" w14:paraId="6E3CA363" w14:textId="77777777">
      <w:pPr>
        <w:pStyle w:val="CommentText"/>
      </w:pPr>
      <w:r>
        <w:rPr>
          <w:rStyle w:val="CommentReference"/>
        </w:rPr>
        <w:annotationRef/>
      </w:r>
      <w:r>
        <w:t>Este tipo de inferencias pueden no venir aún al caso.</w:t>
      </w:r>
    </w:p>
  </w:comment>
  <w:comment w:initials="LC" w:author="Luis Carlos Chicaíza Rojas" w:date="2024-05-07T17:11:00Z" w:id="33">
    <w:p w:rsidR="00F47386" w:rsidP="00F47386" w:rsidRDefault="00F47386" w14:paraId="23D79C6F" w14:textId="77777777">
      <w:pPr>
        <w:pStyle w:val="CommentText"/>
      </w:pPr>
      <w:r>
        <w:rPr>
          <w:rStyle w:val="CommentReference"/>
        </w:rPr>
        <w:annotationRef/>
      </w:r>
      <w:r>
        <w:t>Se elimina afirmación</w:t>
      </w:r>
    </w:p>
  </w:comment>
  <w:comment w:initials="JC" w:author="Johan Manuel Calderon Rodriguez" w:date="2024-05-07T08:47:00Z" w:id="36">
    <w:p w:rsidR="00EA4255" w:rsidP="00EA4255" w:rsidRDefault="00EA4255" w14:paraId="57A98787" w14:textId="4E09E7A6">
      <w:pPr>
        <w:pStyle w:val="CommentText"/>
      </w:pPr>
      <w:r>
        <w:rPr>
          <w:rStyle w:val="CommentReference"/>
        </w:rPr>
        <w:annotationRef/>
      </w:r>
      <w:r>
        <w:t>Creo que necesitamos más información para inferir esto.</w:t>
      </w:r>
    </w:p>
  </w:comment>
  <w:comment w:initials="LC" w:author="Luis Carlos Chicaíza Rojas" w:date="2024-05-07T17:12:00Z" w:id="37">
    <w:p w:rsidR="008F2068" w:rsidP="008F2068" w:rsidRDefault="008F2068" w14:paraId="24AFF994" w14:textId="77777777">
      <w:pPr>
        <w:pStyle w:val="CommentText"/>
      </w:pPr>
      <w:r>
        <w:rPr>
          <w:rStyle w:val="CommentReference"/>
        </w:rPr>
        <w:annotationRef/>
      </w:r>
      <w:r>
        <w:t xml:space="preserve">Se elimina supuestos. </w:t>
      </w:r>
    </w:p>
  </w:comment>
  <w:comment w:initials="JC" w:author="Johan Manuel Calderon Rodriguez" w:date="2024-05-07T08:54:00Z" w:id="38">
    <w:p w:rsidR="00EA4255" w:rsidP="00EA4255" w:rsidRDefault="00EA4255" w14:paraId="2E127926" w14:textId="77777777">
      <w:pPr>
        <w:pStyle w:val="CommentText"/>
      </w:pPr>
      <w:r>
        <w:rPr>
          <w:rStyle w:val="CommentReference"/>
        </w:rPr>
        <w:annotationRef/>
      </w:r>
      <w:r>
        <w:t>¿Esto donde esta? Todo lo que se referencia debe estar incluido como soporte en alguna carpeta o debe colocarse como un documento soporte.</w:t>
      </w:r>
    </w:p>
  </w:comment>
  <w:comment w:initials="LC" w:author="Luis Carlos Chicaíza Rojas" w:date="2024-05-07T17:17:00Z" w:id="39">
    <w:p w:rsidR="00B04377" w:rsidP="00B04377" w:rsidRDefault="00B04377" w14:paraId="70F88C06" w14:textId="5C6BBAE3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>HYPERLINK "mailto:lideranalitica1@alianzacaoba.co"</w:instrText>
      </w:r>
      <w:bookmarkStart w:name="_@_96D30E175B924850B427D96CD96878FBZ" w:id="41"/>
      <w:r>
        <w:fldChar w:fldCharType="separate"/>
      </w:r>
      <w:bookmarkEnd w:id="41"/>
      <w:r w:rsidRPr="00B04377">
        <w:rPr>
          <w:rStyle w:val="Mention"/>
          <w:noProof/>
        </w:rPr>
        <w:t>@Pedro</w:t>
      </w:r>
      <w:r>
        <w:fldChar w:fldCharType="end"/>
      </w:r>
      <w:r>
        <w:t xml:space="preserve"> los scripts los puedo colocar en una carpeta nueva en teams con acceso a todos, o el documento no debería tener este tipo de referencias?</w:t>
      </w:r>
    </w:p>
  </w:comment>
  <w:comment w:initials="" w:author="Pedro" w:date="2024-05-07T18:17:00Z" w:id="40">
    <w:p w:rsidR="002B613C" w:rsidRDefault="002B613C" w14:paraId="12474A95" w14:textId="5D6E3ADD">
      <w:pPr>
        <w:pStyle w:val="CommentText"/>
      </w:pPr>
      <w:r>
        <w:rPr>
          <w:rStyle w:val="CommentReference"/>
        </w:rPr>
        <w:annotationRef/>
      </w:r>
      <w:r>
        <w:t>Si Luis creemos una carpeta Scrits para colocarlos al nivel de Anexos. Gracias</w:t>
      </w:r>
    </w:p>
  </w:comment>
  <w:comment w:initials="LC" w:author="Luis Carlos Chicaíza Rojas" w:date="2024-04-25T20:56:00Z" w:id="44">
    <w:p w:rsidR="00680A34" w:rsidP="00680A34" w:rsidRDefault="00680A34" w14:paraId="7D9EBCA6" w14:textId="370067AD">
      <w:pPr>
        <w:pStyle w:val="CommentText"/>
      </w:pPr>
      <w:r>
        <w:rPr>
          <w:rStyle w:val="CommentReference"/>
        </w:rPr>
        <w:annotationRef/>
      </w:r>
      <w:r>
        <w:t xml:space="preserve">No hay variables numéricas para este tipo de análisis. </w:t>
      </w:r>
    </w:p>
  </w:comment>
  <w:comment w:initials="LR" w:author="Luis Carlos Chicaíza Rojas" w:date="2024-05-08T17:54:39" w:id="1676983255">
    <w:p w:rsidR="5996DFB2" w:rsidRDefault="5996DFB2" w14:paraId="1A491FB0" w14:textId="3D4B1A0D">
      <w:pPr>
        <w:pStyle w:val="CommentText"/>
      </w:pPr>
      <w:r w:rsidR="5996DFB2">
        <w:rPr/>
        <w:t xml:space="preserve">Listo, se adjunta los scrpts en la carpeta. 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7E481650"/>
  <w15:commentEx w15:done="1" w15:paraId="628F3AE2"/>
  <w15:commentEx w15:done="1" w15:paraId="36C9A803" w15:paraIdParent="628F3AE2"/>
  <w15:commentEx w15:done="1" w15:paraId="00000305"/>
  <w15:commentEx w15:done="1" w15:paraId="1B610125"/>
  <w15:commentEx w15:done="1" w15:paraId="050D34DF" w15:paraIdParent="1B610125"/>
  <w15:commentEx w15:done="1" w15:paraId="6E3CA363"/>
  <w15:commentEx w15:done="1" w15:paraId="23D79C6F" w15:paraIdParent="6E3CA363"/>
  <w15:commentEx w15:done="1" w15:paraId="57A98787"/>
  <w15:commentEx w15:done="1" w15:paraId="24AFF994" w15:paraIdParent="57A98787"/>
  <w15:commentEx w15:done="1" w15:paraId="2E127926"/>
  <w15:commentEx w15:done="1" w15:paraId="70F88C06" w15:paraIdParent="2E127926"/>
  <w15:commentEx w15:done="1" w15:paraId="12474A95" w15:paraIdParent="2E127926"/>
  <w15:commentEx w15:done="1" w15:paraId="7D9EBCA6"/>
  <w15:commentEx w15:done="1" w15:paraId="1A491FB0" w15:paraIdParent="2E127926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0C8A9615" w16cex:dateUtc="2024-04-25T03:30:00Z"/>
  <w16cex:commentExtensible w16cex:durableId="21DA293B" w16cex:dateUtc="2024-05-07T13:19:00Z"/>
  <w16cex:commentExtensible w16cex:durableId="72121C3D" w16cex:dateUtc="2024-05-07T22:05:00Z"/>
  <w16cex:commentExtensible w16cex:durableId="3E50121A" w16cex:dateUtc="2024-04-25T18:43:00Z"/>
  <w16cex:commentExtensible w16cex:durableId="21ADDF35" w16cex:dateUtc="2024-05-07T13:32:00Z"/>
  <w16cex:commentExtensible w16cex:durableId="23AA09BF" w16cex:dateUtc="2024-05-07T13:46:00Z"/>
  <w16cex:commentExtensible w16cex:durableId="27A34725" w16cex:dateUtc="2024-05-07T22:11:00Z"/>
  <w16cex:commentExtensible w16cex:durableId="4F9899C2" w16cex:dateUtc="2024-05-07T13:47:00Z"/>
  <w16cex:commentExtensible w16cex:durableId="493F1A05" w16cex:dateUtc="2024-05-07T22:12:00Z"/>
  <w16cex:commentExtensible w16cex:durableId="44A169D9" w16cex:dateUtc="2024-05-07T13:54:00Z"/>
  <w16cex:commentExtensible w16cex:durableId="4182AC3A" w16cex:dateUtc="2024-05-07T22:17:00Z"/>
  <w16cex:commentExtensible w16cex:durableId="5FC20C07" w16cex:dateUtc="2024-05-08T01:17:00Z"/>
  <w16cex:commentExtensible w16cex:durableId="147A881A" w16cex:dateUtc="2024-04-26T01:56:00Z"/>
  <w16cex:commentExtensible w16cex:durableId="21BADA9D" w16cex:dateUtc="2024-05-08T22:54:39.06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7E481650" w16cid:durableId="0C8A9615"/>
  <w16cid:commentId w16cid:paraId="628F3AE2" w16cid:durableId="21DA293B"/>
  <w16cid:commentId w16cid:paraId="36C9A803" w16cid:durableId="72121C3D"/>
  <w16cid:commentId w16cid:paraId="00000305" w16cid:durableId="50C7DFE8"/>
  <w16cid:commentId w16cid:paraId="1B610125" w16cid:durableId="3E50121A"/>
  <w16cid:commentId w16cid:paraId="050D34DF" w16cid:durableId="21ADDF35"/>
  <w16cid:commentId w16cid:paraId="6E3CA363" w16cid:durableId="23AA09BF"/>
  <w16cid:commentId w16cid:paraId="23D79C6F" w16cid:durableId="27A34725"/>
  <w16cid:commentId w16cid:paraId="57A98787" w16cid:durableId="4F9899C2"/>
  <w16cid:commentId w16cid:paraId="24AFF994" w16cid:durableId="493F1A05"/>
  <w16cid:commentId w16cid:paraId="2E127926" w16cid:durableId="44A169D9"/>
  <w16cid:commentId w16cid:paraId="70F88C06" w16cid:durableId="4182AC3A"/>
  <w16cid:commentId w16cid:paraId="12474A95" w16cid:durableId="5FC20C07"/>
  <w16cid:commentId w16cid:paraId="7D9EBCA6" w16cid:durableId="147A881A"/>
  <w16cid:commentId w16cid:paraId="1A491FB0" w16cid:durableId="21BADA9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87D3E" w:rsidRDefault="00887D3E" w14:paraId="22C4777C" w14:textId="77777777">
      <w:pPr>
        <w:spacing w:after="0" w:line="240" w:lineRule="auto"/>
      </w:pPr>
      <w:r>
        <w:separator/>
      </w:r>
    </w:p>
  </w:endnote>
  <w:endnote w:type="continuationSeparator" w:id="0">
    <w:p w:rsidR="00887D3E" w:rsidRDefault="00887D3E" w14:paraId="3BE5CD5F" w14:textId="77777777">
      <w:pPr>
        <w:spacing w:after="0" w:line="240" w:lineRule="auto"/>
      </w:pPr>
      <w:r>
        <w:continuationSeparator/>
      </w:r>
    </w:p>
  </w:endnote>
  <w:endnote w:type="continuationNotice" w:id="1">
    <w:p w:rsidR="00887D3E" w:rsidRDefault="00887D3E" w14:paraId="1BB4649A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 SemiBold">
    <w:charset w:val="00"/>
    <w:family w:val="swiss"/>
    <w:pitch w:val="variable"/>
    <w:sig w:usb0="E00002EF" w:usb1="4000205B" w:usb2="00000028" w:usb3="00000000" w:csb0="0000019F" w:csb1="00000000"/>
  </w:font>
  <w:font w:name="Aptos Display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BF7A40" w:rsidRDefault="006B2613" w14:paraId="00000300" w14:textId="77777777">
    <w:pPr>
      <w:spacing w:after="0"/>
    </w:pPr>
    <w:r>
      <w:rPr>
        <w:rFonts w:ascii="Cambria" w:hAnsi="Cambria" w:eastAsia="Cambria" w:cs="Cambria"/>
      </w:rPr>
      <w:t xml:space="preserve"> </w:t>
    </w:r>
    <w:r>
      <w:rPr>
        <w:rFonts w:ascii="Cambria" w:hAnsi="Cambria" w:eastAsia="Cambria" w:cs="Cambria"/>
      </w:rPr>
      <w:tab/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65BC826B" wp14:editId="0BE427CE">
          <wp:simplePos x="0" y="0"/>
          <wp:positionH relativeFrom="column">
            <wp:posOffset>2143125</wp:posOffset>
          </wp:positionH>
          <wp:positionV relativeFrom="paragraph">
            <wp:posOffset>0</wp:posOffset>
          </wp:positionV>
          <wp:extent cx="1716024" cy="377952"/>
          <wp:effectExtent l="0" t="0" r="0" b="0"/>
          <wp:wrapSquare wrapText="bothSides" distT="0" distB="0" distL="114300" distR="114300"/>
          <wp:docPr id="197035141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6024" cy="37795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BF7A40" w:rsidRDefault="00770876" w14:paraId="000002FF" w14:textId="4E49FA68">
    <w:pPr>
      <w:spacing w:after="0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4AD7B0A6" wp14:editId="2F0B8F02">
          <wp:simplePos x="0" y="0"/>
          <wp:positionH relativeFrom="column">
            <wp:posOffset>2143125</wp:posOffset>
          </wp:positionH>
          <wp:positionV relativeFrom="paragraph">
            <wp:posOffset>-295275</wp:posOffset>
          </wp:positionV>
          <wp:extent cx="1076704" cy="466889"/>
          <wp:effectExtent l="0" t="0" r="0" b="0"/>
          <wp:wrapSquare wrapText="bothSides" distT="0" distB="0" distL="114300" distR="114300"/>
          <wp:docPr id="19703514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6704" cy="46688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Cambria" w:hAnsi="Cambria" w:eastAsia="Cambria" w:cs="Cambria"/>
      </w:rPr>
      <w:t xml:space="preserve"> </w:t>
    </w:r>
    <w:r>
      <w:rPr>
        <w:rFonts w:ascii="Cambria" w:hAnsi="Cambria" w:eastAsia="Cambria" w:cs="Cambria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F7A40" w:rsidRDefault="006B2613" w14:paraId="00000301" w14:textId="77777777">
    <w:pPr>
      <w:spacing w:after="0"/>
    </w:pPr>
    <w:r>
      <w:rPr>
        <w:rFonts w:ascii="Cambria" w:hAnsi="Cambria" w:eastAsia="Cambria" w:cs="Cambria"/>
      </w:rPr>
      <w:t xml:space="preserve"> </w:t>
    </w:r>
    <w:r>
      <w:rPr>
        <w:rFonts w:ascii="Cambria" w:hAnsi="Cambria" w:eastAsia="Cambria" w:cs="Cambria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87D3E" w:rsidRDefault="00887D3E" w14:paraId="7A6B2B1D" w14:textId="77777777">
      <w:pPr>
        <w:spacing w:after="0" w:line="240" w:lineRule="auto"/>
      </w:pPr>
      <w:r>
        <w:separator/>
      </w:r>
    </w:p>
  </w:footnote>
  <w:footnote w:type="continuationSeparator" w:id="0">
    <w:p w:rsidR="00887D3E" w:rsidRDefault="00887D3E" w14:paraId="51E907C1" w14:textId="77777777">
      <w:pPr>
        <w:spacing w:after="0" w:line="240" w:lineRule="auto"/>
      </w:pPr>
      <w:r>
        <w:continuationSeparator/>
      </w:r>
    </w:p>
  </w:footnote>
  <w:footnote w:type="continuationNotice" w:id="1">
    <w:p w:rsidR="00887D3E" w:rsidRDefault="00887D3E" w14:paraId="43B144CA" w14:textId="77777777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PPZWfo1pQPgbZc" int2:id="51Yoxw7b">
      <int2:state int2:value="Rejected" int2:type="AugLoop_Text_Critique"/>
    </int2:textHash>
    <int2:textHash int2:hashCode="hHDZ5fdR5ml1c6" int2:id="JQi8Yi0n">
      <int2:state int2:value="Rejected" int2:type="AugLoop_Text_Critique"/>
    </int2:textHash>
    <int2:textHash int2:hashCode="9WoAeMWuu+eeS8" int2:id="i1Yc2r28">
      <int2:state int2:value="Rejected" int2:type="AugLoop_Text_Critique"/>
    </int2:textHash>
    <int2:textHash int2:hashCode="G3s3L515zYMPph" int2:id="uR7vM14L">
      <int2:state int2:value="Rejected" int2:type="AugLoop_Text_Critique"/>
    </int2:textHash>
    <int2:bookmark int2:bookmarkName="_Int_h3SG0cMo" int2:invalidationBookmarkName="" int2:hashCode="m+tkD8+DpDwOL+" int2:id="MIFH5ylL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661EF"/>
    <w:multiLevelType w:val="hybridMultilevel"/>
    <w:tmpl w:val="9B8E2188"/>
    <w:lvl w:ilvl="0" w:tplc="08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93607B6"/>
    <w:multiLevelType w:val="multilevel"/>
    <w:tmpl w:val="DEDC4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0A725B2F"/>
    <w:multiLevelType w:val="multilevel"/>
    <w:tmpl w:val="AB961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0BAD1C2B"/>
    <w:multiLevelType w:val="hybridMultilevel"/>
    <w:tmpl w:val="AF8C117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C3167DD"/>
    <w:multiLevelType w:val="multilevel"/>
    <w:tmpl w:val="C298E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11146E44"/>
    <w:multiLevelType w:val="multilevel"/>
    <w:tmpl w:val="FE084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112A21E1"/>
    <w:multiLevelType w:val="hybridMultilevel"/>
    <w:tmpl w:val="C5B6539A"/>
    <w:lvl w:ilvl="0" w:tplc="08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7" w15:restartNumberingAfterBreak="0">
    <w:nsid w:val="1192455E"/>
    <w:multiLevelType w:val="hybridMultilevel"/>
    <w:tmpl w:val="ECAC24E8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9AD2D71"/>
    <w:multiLevelType w:val="multilevel"/>
    <w:tmpl w:val="FEB2A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1BAE7F98"/>
    <w:multiLevelType w:val="hybridMultilevel"/>
    <w:tmpl w:val="FFFFFFFF"/>
    <w:lvl w:ilvl="0" w:tplc="2868979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E76907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382D96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B1A53C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B02A7E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04728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2488CE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044FE0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A9AE96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1C3555D4"/>
    <w:multiLevelType w:val="multilevel"/>
    <w:tmpl w:val="B9C2B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1E08427B"/>
    <w:multiLevelType w:val="multilevel"/>
    <w:tmpl w:val="756C3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1E78A53E"/>
    <w:multiLevelType w:val="hybridMultilevel"/>
    <w:tmpl w:val="6966F39A"/>
    <w:lvl w:ilvl="0" w:tplc="1662152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978393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6D0F9E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01CF1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7AEF13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396CDB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1E8654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3E6AB4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0E86E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0383A73"/>
    <w:multiLevelType w:val="multilevel"/>
    <w:tmpl w:val="FBEC4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 w15:restartNumberingAfterBreak="0">
    <w:nsid w:val="2144775B"/>
    <w:multiLevelType w:val="hybridMultilevel"/>
    <w:tmpl w:val="4808DC0C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4BF7446"/>
    <w:multiLevelType w:val="hybridMultilevel"/>
    <w:tmpl w:val="F0EE8758"/>
    <w:lvl w:ilvl="0" w:tplc="08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277F5E9C"/>
    <w:multiLevelType w:val="multilevel"/>
    <w:tmpl w:val="B06A6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7" w15:restartNumberingAfterBreak="0">
    <w:nsid w:val="29874EDA"/>
    <w:multiLevelType w:val="multilevel"/>
    <w:tmpl w:val="7DB2B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" w15:restartNumberingAfterBreak="0">
    <w:nsid w:val="2A0E2661"/>
    <w:multiLevelType w:val="multilevel"/>
    <w:tmpl w:val="27FAF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" w15:restartNumberingAfterBreak="0">
    <w:nsid w:val="2C8471A6"/>
    <w:multiLevelType w:val="hybridMultilevel"/>
    <w:tmpl w:val="40DA4F90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0" w15:restartNumberingAfterBreak="0">
    <w:nsid w:val="326F1373"/>
    <w:multiLevelType w:val="multilevel"/>
    <w:tmpl w:val="AC666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" w15:restartNumberingAfterBreak="0">
    <w:nsid w:val="35B10F10"/>
    <w:multiLevelType w:val="multilevel"/>
    <w:tmpl w:val="264A4818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5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2160"/>
      </w:pPr>
      <w:rPr>
        <w:rFonts w:hint="default"/>
      </w:rPr>
    </w:lvl>
  </w:abstractNum>
  <w:abstractNum w:abstractNumId="22" w15:restartNumberingAfterBreak="0">
    <w:nsid w:val="35C61C1C"/>
    <w:multiLevelType w:val="multilevel"/>
    <w:tmpl w:val="1DF6E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3" w15:restartNumberingAfterBreak="0">
    <w:nsid w:val="372B1CA0"/>
    <w:multiLevelType w:val="hybridMultilevel"/>
    <w:tmpl w:val="620017AC"/>
    <w:lvl w:ilvl="0" w:tplc="08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4" w15:restartNumberingAfterBreak="0">
    <w:nsid w:val="37586FD0"/>
    <w:multiLevelType w:val="multilevel"/>
    <w:tmpl w:val="BB8C5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5" w15:restartNumberingAfterBreak="0">
    <w:nsid w:val="3AAB7015"/>
    <w:multiLevelType w:val="multilevel"/>
    <w:tmpl w:val="5BA40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3DF21C68"/>
    <w:multiLevelType w:val="hybridMultilevel"/>
    <w:tmpl w:val="D0783BC6"/>
    <w:lvl w:ilvl="0" w:tplc="08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7" w15:restartNumberingAfterBreak="0">
    <w:nsid w:val="3F875501"/>
    <w:multiLevelType w:val="multilevel"/>
    <w:tmpl w:val="A0A0B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40536A60"/>
    <w:multiLevelType w:val="hybridMultilevel"/>
    <w:tmpl w:val="51407122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42770AC3"/>
    <w:multiLevelType w:val="multilevel"/>
    <w:tmpl w:val="F858C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0" w15:restartNumberingAfterBreak="0">
    <w:nsid w:val="46C243CF"/>
    <w:multiLevelType w:val="multilevel"/>
    <w:tmpl w:val="B73C0214"/>
    <w:lvl w:ilvl="0">
      <w:start w:val="3"/>
      <w:numFmt w:val="decimal"/>
      <w:lvlText w:val="%1."/>
      <w:lvlJc w:val="left"/>
      <w:pPr>
        <w:ind w:left="37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1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7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30" w:hanging="2520"/>
      </w:pPr>
      <w:rPr>
        <w:rFonts w:hint="default"/>
      </w:rPr>
    </w:lvl>
  </w:abstractNum>
  <w:abstractNum w:abstractNumId="31" w15:restartNumberingAfterBreak="0">
    <w:nsid w:val="484F4ADF"/>
    <w:multiLevelType w:val="hybridMultilevel"/>
    <w:tmpl w:val="4E822502"/>
    <w:lvl w:ilvl="0" w:tplc="08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2" w15:restartNumberingAfterBreak="0">
    <w:nsid w:val="4A51401D"/>
    <w:multiLevelType w:val="multilevel"/>
    <w:tmpl w:val="9D74E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4ABD7493"/>
    <w:multiLevelType w:val="multilevel"/>
    <w:tmpl w:val="06BCC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4" w15:restartNumberingAfterBreak="0">
    <w:nsid w:val="4D9522AB"/>
    <w:multiLevelType w:val="hybridMultilevel"/>
    <w:tmpl w:val="4A2A8DE2"/>
    <w:lvl w:ilvl="0" w:tplc="24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5" w15:restartNumberingAfterBreak="0">
    <w:nsid w:val="502F6C6D"/>
    <w:multiLevelType w:val="multilevel"/>
    <w:tmpl w:val="C7162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6" w15:restartNumberingAfterBreak="0">
    <w:nsid w:val="510D19B2"/>
    <w:multiLevelType w:val="multilevel"/>
    <w:tmpl w:val="127A1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1AE44C7"/>
    <w:multiLevelType w:val="multilevel"/>
    <w:tmpl w:val="B1CC8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53E546F8"/>
    <w:multiLevelType w:val="multilevel"/>
    <w:tmpl w:val="C100C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612923CC"/>
    <w:multiLevelType w:val="multilevel"/>
    <w:tmpl w:val="0E2C0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0" w15:restartNumberingAfterBreak="0">
    <w:nsid w:val="67282FAA"/>
    <w:multiLevelType w:val="multilevel"/>
    <w:tmpl w:val="9BF44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1" w15:restartNumberingAfterBreak="0">
    <w:nsid w:val="6829483B"/>
    <w:multiLevelType w:val="multilevel"/>
    <w:tmpl w:val="764E1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2" w15:restartNumberingAfterBreak="0">
    <w:nsid w:val="69DD2278"/>
    <w:multiLevelType w:val="multilevel"/>
    <w:tmpl w:val="1F240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3" w15:restartNumberingAfterBreak="0">
    <w:nsid w:val="6AB7390E"/>
    <w:multiLevelType w:val="multilevel"/>
    <w:tmpl w:val="39025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4" w15:restartNumberingAfterBreak="0">
    <w:nsid w:val="729E68D3"/>
    <w:multiLevelType w:val="hybridMultilevel"/>
    <w:tmpl w:val="C5526AA6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5" w15:restartNumberingAfterBreak="0">
    <w:nsid w:val="74412CA8"/>
    <w:multiLevelType w:val="multilevel"/>
    <w:tmpl w:val="DF0E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6" w15:restartNumberingAfterBreak="0">
    <w:nsid w:val="763A6B57"/>
    <w:multiLevelType w:val="multilevel"/>
    <w:tmpl w:val="8E0E1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7" w15:restartNumberingAfterBreak="0">
    <w:nsid w:val="77863081"/>
    <w:multiLevelType w:val="multilevel"/>
    <w:tmpl w:val="06AEB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8" w15:restartNumberingAfterBreak="0">
    <w:nsid w:val="778B6FE0"/>
    <w:multiLevelType w:val="multilevel"/>
    <w:tmpl w:val="872C3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9" w15:restartNumberingAfterBreak="0">
    <w:nsid w:val="79E04D41"/>
    <w:multiLevelType w:val="multilevel"/>
    <w:tmpl w:val="F274D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0" w15:restartNumberingAfterBreak="0">
    <w:nsid w:val="7ADF0BC7"/>
    <w:multiLevelType w:val="multilevel"/>
    <w:tmpl w:val="26B0B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1" w15:restartNumberingAfterBreak="0">
    <w:nsid w:val="7C715E13"/>
    <w:multiLevelType w:val="multilevel"/>
    <w:tmpl w:val="95CC1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616449056">
    <w:abstractNumId w:val="21"/>
  </w:num>
  <w:num w:numId="2" w16cid:durableId="349453428">
    <w:abstractNumId w:val="9"/>
  </w:num>
  <w:num w:numId="3" w16cid:durableId="725031588">
    <w:abstractNumId w:val="12"/>
  </w:num>
  <w:num w:numId="4" w16cid:durableId="1653292677">
    <w:abstractNumId w:val="28"/>
  </w:num>
  <w:num w:numId="5" w16cid:durableId="1804153594">
    <w:abstractNumId w:val="30"/>
  </w:num>
  <w:num w:numId="6" w16cid:durableId="488865772">
    <w:abstractNumId w:val="31"/>
  </w:num>
  <w:num w:numId="7" w16cid:durableId="898054461">
    <w:abstractNumId w:val="0"/>
  </w:num>
  <w:num w:numId="8" w16cid:durableId="914364344">
    <w:abstractNumId w:val="15"/>
  </w:num>
  <w:num w:numId="9" w16cid:durableId="1932080615">
    <w:abstractNumId w:val="6"/>
  </w:num>
  <w:num w:numId="10" w16cid:durableId="114830993">
    <w:abstractNumId w:val="26"/>
  </w:num>
  <w:num w:numId="11" w16cid:durableId="1012605925">
    <w:abstractNumId w:val="23"/>
  </w:num>
  <w:num w:numId="12" w16cid:durableId="697774849">
    <w:abstractNumId w:val="3"/>
  </w:num>
  <w:num w:numId="13" w16cid:durableId="427239826">
    <w:abstractNumId w:val="44"/>
  </w:num>
  <w:num w:numId="14" w16cid:durableId="1712849146">
    <w:abstractNumId w:val="14"/>
  </w:num>
  <w:num w:numId="15" w16cid:durableId="602416747">
    <w:abstractNumId w:val="29"/>
  </w:num>
  <w:num w:numId="16" w16cid:durableId="1907033792">
    <w:abstractNumId w:val="43"/>
  </w:num>
  <w:num w:numId="17" w16cid:durableId="1248998440">
    <w:abstractNumId w:val="48"/>
  </w:num>
  <w:num w:numId="18" w16cid:durableId="1449472921">
    <w:abstractNumId w:val="2"/>
  </w:num>
  <w:num w:numId="19" w16cid:durableId="1887839957">
    <w:abstractNumId w:val="49"/>
  </w:num>
  <w:num w:numId="20" w16cid:durableId="2118941971">
    <w:abstractNumId w:val="24"/>
  </w:num>
  <w:num w:numId="21" w16cid:durableId="2023706109">
    <w:abstractNumId w:val="8"/>
  </w:num>
  <w:num w:numId="22" w16cid:durableId="1059088094">
    <w:abstractNumId w:val="46"/>
  </w:num>
  <w:num w:numId="23" w16cid:durableId="822164658">
    <w:abstractNumId w:val="17"/>
  </w:num>
  <w:num w:numId="24" w16cid:durableId="535434123">
    <w:abstractNumId w:val="13"/>
  </w:num>
  <w:num w:numId="25" w16cid:durableId="784039048">
    <w:abstractNumId w:val="51"/>
  </w:num>
  <w:num w:numId="26" w16cid:durableId="1744839954">
    <w:abstractNumId w:val="42"/>
  </w:num>
  <w:num w:numId="27" w16cid:durableId="219753921">
    <w:abstractNumId w:val="25"/>
  </w:num>
  <w:num w:numId="28" w16cid:durableId="455874301">
    <w:abstractNumId w:val="41"/>
  </w:num>
  <w:num w:numId="29" w16cid:durableId="686372169">
    <w:abstractNumId w:val="35"/>
  </w:num>
  <w:num w:numId="30" w16cid:durableId="2076470650">
    <w:abstractNumId w:val="39"/>
  </w:num>
  <w:num w:numId="31" w16cid:durableId="1573004440">
    <w:abstractNumId w:val="7"/>
  </w:num>
  <w:num w:numId="32" w16cid:durableId="1921400941">
    <w:abstractNumId w:val="37"/>
  </w:num>
  <w:num w:numId="33" w16cid:durableId="1567642019">
    <w:abstractNumId w:val="50"/>
  </w:num>
  <w:num w:numId="34" w16cid:durableId="655037437">
    <w:abstractNumId w:val="11"/>
  </w:num>
  <w:num w:numId="35" w16cid:durableId="1642225529">
    <w:abstractNumId w:val="10"/>
  </w:num>
  <w:num w:numId="36" w16cid:durableId="100802378">
    <w:abstractNumId w:val="33"/>
  </w:num>
  <w:num w:numId="37" w16cid:durableId="2009745069">
    <w:abstractNumId w:val="18"/>
  </w:num>
  <w:num w:numId="38" w16cid:durableId="335765530">
    <w:abstractNumId w:val="32"/>
  </w:num>
  <w:num w:numId="39" w16cid:durableId="1896163620">
    <w:abstractNumId w:val="38"/>
  </w:num>
  <w:num w:numId="40" w16cid:durableId="775371002">
    <w:abstractNumId w:val="47"/>
  </w:num>
  <w:num w:numId="41" w16cid:durableId="1183127356">
    <w:abstractNumId w:val="20"/>
  </w:num>
  <w:num w:numId="42" w16cid:durableId="182018439">
    <w:abstractNumId w:val="45"/>
  </w:num>
  <w:num w:numId="43" w16cid:durableId="1668093321">
    <w:abstractNumId w:val="22"/>
  </w:num>
  <w:num w:numId="44" w16cid:durableId="1419247810">
    <w:abstractNumId w:val="16"/>
  </w:num>
  <w:num w:numId="45" w16cid:durableId="1276642209">
    <w:abstractNumId w:val="5"/>
  </w:num>
  <w:num w:numId="46" w16cid:durableId="1714306600">
    <w:abstractNumId w:val="4"/>
  </w:num>
  <w:num w:numId="47" w16cid:durableId="217664882">
    <w:abstractNumId w:val="27"/>
  </w:num>
  <w:num w:numId="48" w16cid:durableId="1404520745">
    <w:abstractNumId w:val="40"/>
  </w:num>
  <w:num w:numId="49" w16cid:durableId="1462072471">
    <w:abstractNumId w:val="1"/>
  </w:num>
  <w:num w:numId="50" w16cid:durableId="830025451">
    <w:abstractNumId w:val="19"/>
  </w:num>
  <w:num w:numId="51" w16cid:durableId="824709818">
    <w:abstractNumId w:val="34"/>
  </w:num>
  <w:num w:numId="52" w16cid:durableId="406995017">
    <w:abstractNumId w:val="36"/>
  </w:num>
  <w:numIdMacAtCleanup w:val="43"/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Luis Carlos Chicaíza Rojas">
    <w15:presenceInfo w15:providerId="AD" w15:userId="S::lchicaiza@javeriana.edu.co::9cc8127a-c1ec-4830-9992-e539bbe2c99e"/>
  </w15:person>
  <w15:person w15:author="Johan Manuel Calderon Rodriguez">
    <w15:presenceInfo w15:providerId="AD" w15:userId="S::ex-jmcalderon@javeriana.edu.co::2628220f-30f1-448a-9ba6-afa12b5cc9a7"/>
  </w15:person>
  <w15:person w15:author="Pedro">
    <w15:presenceInfo w15:providerId="AD" w15:userId="S::lideranalitica1@alianzacaoba.co::041d2bb0-d678-423a-a330-11d05176bc0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7A40"/>
    <w:rsid w:val="00001DF8"/>
    <w:rsid w:val="00003E06"/>
    <w:rsid w:val="00004ED0"/>
    <w:rsid w:val="00005F26"/>
    <w:rsid w:val="00007131"/>
    <w:rsid w:val="00010CC3"/>
    <w:rsid w:val="00011D87"/>
    <w:rsid w:val="000143EF"/>
    <w:rsid w:val="00016074"/>
    <w:rsid w:val="00020466"/>
    <w:rsid w:val="00020549"/>
    <w:rsid w:val="0003196B"/>
    <w:rsid w:val="00037814"/>
    <w:rsid w:val="00040194"/>
    <w:rsid w:val="00040725"/>
    <w:rsid w:val="0004264F"/>
    <w:rsid w:val="00045A73"/>
    <w:rsid w:val="000507E8"/>
    <w:rsid w:val="000507FE"/>
    <w:rsid w:val="00052E34"/>
    <w:rsid w:val="000553E3"/>
    <w:rsid w:val="000563B1"/>
    <w:rsid w:val="000563B8"/>
    <w:rsid w:val="000601AF"/>
    <w:rsid w:val="00062C69"/>
    <w:rsid w:val="000635AD"/>
    <w:rsid w:val="00065A89"/>
    <w:rsid w:val="00065AFA"/>
    <w:rsid w:val="00066D4B"/>
    <w:rsid w:val="000678EA"/>
    <w:rsid w:val="0008014C"/>
    <w:rsid w:val="0008369E"/>
    <w:rsid w:val="00092C0C"/>
    <w:rsid w:val="00094B53"/>
    <w:rsid w:val="00094D84"/>
    <w:rsid w:val="00095E89"/>
    <w:rsid w:val="00096F47"/>
    <w:rsid w:val="000A06E5"/>
    <w:rsid w:val="000A1246"/>
    <w:rsid w:val="000A6172"/>
    <w:rsid w:val="000B0297"/>
    <w:rsid w:val="000B0B2B"/>
    <w:rsid w:val="000C4B9C"/>
    <w:rsid w:val="000C6797"/>
    <w:rsid w:val="000C7DFC"/>
    <w:rsid w:val="000D1C1A"/>
    <w:rsid w:val="000D3C16"/>
    <w:rsid w:val="000E211D"/>
    <w:rsid w:val="000E3EF9"/>
    <w:rsid w:val="000E5D05"/>
    <w:rsid w:val="000E6F00"/>
    <w:rsid w:val="000F381C"/>
    <w:rsid w:val="00101F2C"/>
    <w:rsid w:val="00103484"/>
    <w:rsid w:val="00103686"/>
    <w:rsid w:val="00104319"/>
    <w:rsid w:val="00105DBF"/>
    <w:rsid w:val="00105EE9"/>
    <w:rsid w:val="0010760D"/>
    <w:rsid w:val="00114F22"/>
    <w:rsid w:val="00117CC7"/>
    <w:rsid w:val="00117D56"/>
    <w:rsid w:val="00122795"/>
    <w:rsid w:val="00126487"/>
    <w:rsid w:val="00133DA4"/>
    <w:rsid w:val="00134067"/>
    <w:rsid w:val="00135EA2"/>
    <w:rsid w:val="001418B1"/>
    <w:rsid w:val="00146AD2"/>
    <w:rsid w:val="00147B32"/>
    <w:rsid w:val="001520FA"/>
    <w:rsid w:val="00156E32"/>
    <w:rsid w:val="0015774A"/>
    <w:rsid w:val="0016163D"/>
    <w:rsid w:val="00162553"/>
    <w:rsid w:val="001632CC"/>
    <w:rsid w:val="00163B8B"/>
    <w:rsid w:val="00163B9B"/>
    <w:rsid w:val="00164EF4"/>
    <w:rsid w:val="00165222"/>
    <w:rsid w:val="0016673A"/>
    <w:rsid w:val="00173B6E"/>
    <w:rsid w:val="00174BE6"/>
    <w:rsid w:val="001761A3"/>
    <w:rsid w:val="001775C5"/>
    <w:rsid w:val="00177F8D"/>
    <w:rsid w:val="0018140F"/>
    <w:rsid w:val="001818BB"/>
    <w:rsid w:val="00183D9D"/>
    <w:rsid w:val="00183E1C"/>
    <w:rsid w:val="0018649D"/>
    <w:rsid w:val="0018747B"/>
    <w:rsid w:val="00190056"/>
    <w:rsid w:val="00193EB6"/>
    <w:rsid w:val="0019615B"/>
    <w:rsid w:val="001A1EE8"/>
    <w:rsid w:val="001B012C"/>
    <w:rsid w:val="001B0B20"/>
    <w:rsid w:val="001B11DC"/>
    <w:rsid w:val="001B1AEE"/>
    <w:rsid w:val="001B33B2"/>
    <w:rsid w:val="001B4686"/>
    <w:rsid w:val="001B5982"/>
    <w:rsid w:val="001B5C58"/>
    <w:rsid w:val="001B6FD9"/>
    <w:rsid w:val="001B7FF6"/>
    <w:rsid w:val="001C09D9"/>
    <w:rsid w:val="001C17C8"/>
    <w:rsid w:val="001C2DC2"/>
    <w:rsid w:val="001C5255"/>
    <w:rsid w:val="001D1C64"/>
    <w:rsid w:val="001D1F37"/>
    <w:rsid w:val="001D447F"/>
    <w:rsid w:val="001E475E"/>
    <w:rsid w:val="001E5AB0"/>
    <w:rsid w:val="001E73D1"/>
    <w:rsid w:val="001E777D"/>
    <w:rsid w:val="001F09AE"/>
    <w:rsid w:val="001F145C"/>
    <w:rsid w:val="001F343F"/>
    <w:rsid w:val="001F43C0"/>
    <w:rsid w:val="001F7A4C"/>
    <w:rsid w:val="002066F7"/>
    <w:rsid w:val="00212A9D"/>
    <w:rsid w:val="00214128"/>
    <w:rsid w:val="00215248"/>
    <w:rsid w:val="002164B6"/>
    <w:rsid w:val="00216EAE"/>
    <w:rsid w:val="002173FB"/>
    <w:rsid w:val="002218A1"/>
    <w:rsid w:val="002224E2"/>
    <w:rsid w:val="00224363"/>
    <w:rsid w:val="00224B9B"/>
    <w:rsid w:val="0023069D"/>
    <w:rsid w:val="00230F53"/>
    <w:rsid w:val="00231275"/>
    <w:rsid w:val="00231A70"/>
    <w:rsid w:val="002330A8"/>
    <w:rsid w:val="002336FF"/>
    <w:rsid w:val="00233AF0"/>
    <w:rsid w:val="002358D2"/>
    <w:rsid w:val="00237367"/>
    <w:rsid w:val="00240560"/>
    <w:rsid w:val="00242099"/>
    <w:rsid w:val="002477E1"/>
    <w:rsid w:val="002510CB"/>
    <w:rsid w:val="0025254F"/>
    <w:rsid w:val="00253D46"/>
    <w:rsid w:val="00255077"/>
    <w:rsid w:val="00257B74"/>
    <w:rsid w:val="002621FB"/>
    <w:rsid w:val="0026476B"/>
    <w:rsid w:val="00266720"/>
    <w:rsid w:val="002672AE"/>
    <w:rsid w:val="0027667B"/>
    <w:rsid w:val="0027683A"/>
    <w:rsid w:val="00277D58"/>
    <w:rsid w:val="00277DB1"/>
    <w:rsid w:val="00280A42"/>
    <w:rsid w:val="002814F5"/>
    <w:rsid w:val="00281FCE"/>
    <w:rsid w:val="00282B9F"/>
    <w:rsid w:val="00283C64"/>
    <w:rsid w:val="002843D6"/>
    <w:rsid w:val="002928F0"/>
    <w:rsid w:val="00293641"/>
    <w:rsid w:val="002A415B"/>
    <w:rsid w:val="002A4E2B"/>
    <w:rsid w:val="002B3FD1"/>
    <w:rsid w:val="002B5945"/>
    <w:rsid w:val="002B613C"/>
    <w:rsid w:val="002B6A25"/>
    <w:rsid w:val="002C155C"/>
    <w:rsid w:val="002C2C44"/>
    <w:rsid w:val="002C3F88"/>
    <w:rsid w:val="002C4371"/>
    <w:rsid w:val="002C65C1"/>
    <w:rsid w:val="002C71DA"/>
    <w:rsid w:val="002D0FA6"/>
    <w:rsid w:val="002D74D3"/>
    <w:rsid w:val="002E76F5"/>
    <w:rsid w:val="002E7737"/>
    <w:rsid w:val="002F0D47"/>
    <w:rsid w:val="002F6A0B"/>
    <w:rsid w:val="002F7E54"/>
    <w:rsid w:val="003027C9"/>
    <w:rsid w:val="003044FA"/>
    <w:rsid w:val="00305A7B"/>
    <w:rsid w:val="00306710"/>
    <w:rsid w:val="00313DDD"/>
    <w:rsid w:val="00316DDF"/>
    <w:rsid w:val="00320259"/>
    <w:rsid w:val="00320975"/>
    <w:rsid w:val="00321D00"/>
    <w:rsid w:val="00322268"/>
    <w:rsid w:val="00324D6F"/>
    <w:rsid w:val="00326379"/>
    <w:rsid w:val="00326C61"/>
    <w:rsid w:val="0033471F"/>
    <w:rsid w:val="00335523"/>
    <w:rsid w:val="003357A6"/>
    <w:rsid w:val="00342844"/>
    <w:rsid w:val="00342E1D"/>
    <w:rsid w:val="0034325F"/>
    <w:rsid w:val="0034433B"/>
    <w:rsid w:val="003457C0"/>
    <w:rsid w:val="00346650"/>
    <w:rsid w:val="0034727C"/>
    <w:rsid w:val="00351816"/>
    <w:rsid w:val="003525F3"/>
    <w:rsid w:val="00352DF6"/>
    <w:rsid w:val="00355140"/>
    <w:rsid w:val="00357AFC"/>
    <w:rsid w:val="003629D7"/>
    <w:rsid w:val="0036545B"/>
    <w:rsid w:val="0036641E"/>
    <w:rsid w:val="003700B6"/>
    <w:rsid w:val="00371D42"/>
    <w:rsid w:val="003748A1"/>
    <w:rsid w:val="00374D88"/>
    <w:rsid w:val="00374ECF"/>
    <w:rsid w:val="00382F3E"/>
    <w:rsid w:val="00384CCD"/>
    <w:rsid w:val="00385507"/>
    <w:rsid w:val="00387C87"/>
    <w:rsid w:val="00387CCC"/>
    <w:rsid w:val="00390EB4"/>
    <w:rsid w:val="00390FA8"/>
    <w:rsid w:val="0039569F"/>
    <w:rsid w:val="00395DB3"/>
    <w:rsid w:val="00396D0D"/>
    <w:rsid w:val="003A2D79"/>
    <w:rsid w:val="003C0764"/>
    <w:rsid w:val="003C1C1B"/>
    <w:rsid w:val="003C4B42"/>
    <w:rsid w:val="003D0C6A"/>
    <w:rsid w:val="003D70DC"/>
    <w:rsid w:val="003F0924"/>
    <w:rsid w:val="003F36CC"/>
    <w:rsid w:val="003F3752"/>
    <w:rsid w:val="003F79F2"/>
    <w:rsid w:val="00402132"/>
    <w:rsid w:val="00403E85"/>
    <w:rsid w:val="00410C75"/>
    <w:rsid w:val="004161FD"/>
    <w:rsid w:val="004164ED"/>
    <w:rsid w:val="00416A09"/>
    <w:rsid w:val="00420575"/>
    <w:rsid w:val="00420C58"/>
    <w:rsid w:val="004245BE"/>
    <w:rsid w:val="00433701"/>
    <w:rsid w:val="00444035"/>
    <w:rsid w:val="00447551"/>
    <w:rsid w:val="004518FB"/>
    <w:rsid w:val="00452339"/>
    <w:rsid w:val="0045581A"/>
    <w:rsid w:val="004602EF"/>
    <w:rsid w:val="004643DC"/>
    <w:rsid w:val="00467501"/>
    <w:rsid w:val="0047024F"/>
    <w:rsid w:val="0047277E"/>
    <w:rsid w:val="00472EAC"/>
    <w:rsid w:val="00473733"/>
    <w:rsid w:val="00474A8C"/>
    <w:rsid w:val="00475881"/>
    <w:rsid w:val="00483A4F"/>
    <w:rsid w:val="00483CE6"/>
    <w:rsid w:val="00484F6C"/>
    <w:rsid w:val="0048654A"/>
    <w:rsid w:val="00490C14"/>
    <w:rsid w:val="00490C4F"/>
    <w:rsid w:val="0049398A"/>
    <w:rsid w:val="004A08A7"/>
    <w:rsid w:val="004A1110"/>
    <w:rsid w:val="004A20C7"/>
    <w:rsid w:val="004A2B7C"/>
    <w:rsid w:val="004A5E15"/>
    <w:rsid w:val="004A767D"/>
    <w:rsid w:val="004A7851"/>
    <w:rsid w:val="004B3F46"/>
    <w:rsid w:val="004B486A"/>
    <w:rsid w:val="004C1A7A"/>
    <w:rsid w:val="004C375A"/>
    <w:rsid w:val="004D4BAA"/>
    <w:rsid w:val="004D75DF"/>
    <w:rsid w:val="004D7DA1"/>
    <w:rsid w:val="004E207F"/>
    <w:rsid w:val="004F2949"/>
    <w:rsid w:val="004F55D4"/>
    <w:rsid w:val="0050132B"/>
    <w:rsid w:val="00502F18"/>
    <w:rsid w:val="00503C9B"/>
    <w:rsid w:val="005046FC"/>
    <w:rsid w:val="00505325"/>
    <w:rsid w:val="005224F3"/>
    <w:rsid w:val="00525807"/>
    <w:rsid w:val="00536078"/>
    <w:rsid w:val="00537A0D"/>
    <w:rsid w:val="0054328E"/>
    <w:rsid w:val="0054426D"/>
    <w:rsid w:val="0054537C"/>
    <w:rsid w:val="0054549A"/>
    <w:rsid w:val="0054565E"/>
    <w:rsid w:val="00550232"/>
    <w:rsid w:val="0055087D"/>
    <w:rsid w:val="00554697"/>
    <w:rsid w:val="005552AE"/>
    <w:rsid w:val="00573E6E"/>
    <w:rsid w:val="0057494F"/>
    <w:rsid w:val="00574E4B"/>
    <w:rsid w:val="00575217"/>
    <w:rsid w:val="00582EE8"/>
    <w:rsid w:val="00583603"/>
    <w:rsid w:val="00583E0D"/>
    <w:rsid w:val="00586079"/>
    <w:rsid w:val="005870E5"/>
    <w:rsid w:val="00590B38"/>
    <w:rsid w:val="00590CDA"/>
    <w:rsid w:val="00591A54"/>
    <w:rsid w:val="00592984"/>
    <w:rsid w:val="005A17F4"/>
    <w:rsid w:val="005A3396"/>
    <w:rsid w:val="005A4C1D"/>
    <w:rsid w:val="005B4B52"/>
    <w:rsid w:val="005B7B22"/>
    <w:rsid w:val="005C6CBE"/>
    <w:rsid w:val="005D0DD8"/>
    <w:rsid w:val="005E126C"/>
    <w:rsid w:val="005E16F4"/>
    <w:rsid w:val="005E2FFB"/>
    <w:rsid w:val="005E5D33"/>
    <w:rsid w:val="005E77BE"/>
    <w:rsid w:val="005F0E13"/>
    <w:rsid w:val="005F11F4"/>
    <w:rsid w:val="005F3BFA"/>
    <w:rsid w:val="005F6F64"/>
    <w:rsid w:val="00601071"/>
    <w:rsid w:val="00603AB1"/>
    <w:rsid w:val="00606662"/>
    <w:rsid w:val="006116B0"/>
    <w:rsid w:val="0061395A"/>
    <w:rsid w:val="00622676"/>
    <w:rsid w:val="006228D0"/>
    <w:rsid w:val="006241A6"/>
    <w:rsid w:val="006250B2"/>
    <w:rsid w:val="00625DED"/>
    <w:rsid w:val="0062784B"/>
    <w:rsid w:val="00627D92"/>
    <w:rsid w:val="0063017F"/>
    <w:rsid w:val="00632564"/>
    <w:rsid w:val="00635E0F"/>
    <w:rsid w:val="00637448"/>
    <w:rsid w:val="0063793C"/>
    <w:rsid w:val="00641448"/>
    <w:rsid w:val="00644F60"/>
    <w:rsid w:val="0064502E"/>
    <w:rsid w:val="006452A9"/>
    <w:rsid w:val="0064547A"/>
    <w:rsid w:val="00645A07"/>
    <w:rsid w:val="00646069"/>
    <w:rsid w:val="00646555"/>
    <w:rsid w:val="00650372"/>
    <w:rsid w:val="00650739"/>
    <w:rsid w:val="006520FF"/>
    <w:rsid w:val="00652475"/>
    <w:rsid w:val="00653F38"/>
    <w:rsid w:val="00654B84"/>
    <w:rsid w:val="00655EEF"/>
    <w:rsid w:val="00656470"/>
    <w:rsid w:val="0065731C"/>
    <w:rsid w:val="006624F0"/>
    <w:rsid w:val="0066342F"/>
    <w:rsid w:val="0066633A"/>
    <w:rsid w:val="00667C9E"/>
    <w:rsid w:val="00670A8A"/>
    <w:rsid w:val="00670ED1"/>
    <w:rsid w:val="00672F0F"/>
    <w:rsid w:val="0067306B"/>
    <w:rsid w:val="00673C70"/>
    <w:rsid w:val="00680039"/>
    <w:rsid w:val="00680A34"/>
    <w:rsid w:val="006810B5"/>
    <w:rsid w:val="00681723"/>
    <w:rsid w:val="006942E4"/>
    <w:rsid w:val="00694F74"/>
    <w:rsid w:val="0069718E"/>
    <w:rsid w:val="006A0A2D"/>
    <w:rsid w:val="006A1CD2"/>
    <w:rsid w:val="006A1E0C"/>
    <w:rsid w:val="006A2EDE"/>
    <w:rsid w:val="006A5993"/>
    <w:rsid w:val="006A5BCC"/>
    <w:rsid w:val="006A762C"/>
    <w:rsid w:val="006B081E"/>
    <w:rsid w:val="006B1E44"/>
    <w:rsid w:val="006B224B"/>
    <w:rsid w:val="006B2613"/>
    <w:rsid w:val="006B5CF4"/>
    <w:rsid w:val="006C28B0"/>
    <w:rsid w:val="006C5491"/>
    <w:rsid w:val="006C7B4B"/>
    <w:rsid w:val="006D099D"/>
    <w:rsid w:val="006D12AA"/>
    <w:rsid w:val="006D3406"/>
    <w:rsid w:val="006D547D"/>
    <w:rsid w:val="006E0A5D"/>
    <w:rsid w:val="006E0D7B"/>
    <w:rsid w:val="006E52DC"/>
    <w:rsid w:val="006F1560"/>
    <w:rsid w:val="006F4580"/>
    <w:rsid w:val="006F587B"/>
    <w:rsid w:val="006F5D19"/>
    <w:rsid w:val="006F7156"/>
    <w:rsid w:val="006F7592"/>
    <w:rsid w:val="00700C68"/>
    <w:rsid w:val="0070128B"/>
    <w:rsid w:val="00710881"/>
    <w:rsid w:val="00713566"/>
    <w:rsid w:val="00717737"/>
    <w:rsid w:val="0072004B"/>
    <w:rsid w:val="007212E0"/>
    <w:rsid w:val="007269AC"/>
    <w:rsid w:val="00727072"/>
    <w:rsid w:val="0073198C"/>
    <w:rsid w:val="00735C1A"/>
    <w:rsid w:val="00743007"/>
    <w:rsid w:val="007457B2"/>
    <w:rsid w:val="007547E8"/>
    <w:rsid w:val="00760597"/>
    <w:rsid w:val="00760FB9"/>
    <w:rsid w:val="00761073"/>
    <w:rsid w:val="00761B9F"/>
    <w:rsid w:val="00765006"/>
    <w:rsid w:val="007678A3"/>
    <w:rsid w:val="00767C4A"/>
    <w:rsid w:val="007700DB"/>
    <w:rsid w:val="00770168"/>
    <w:rsid w:val="00770876"/>
    <w:rsid w:val="00770ECF"/>
    <w:rsid w:val="00775604"/>
    <w:rsid w:val="00777FA0"/>
    <w:rsid w:val="00780A63"/>
    <w:rsid w:val="00780DAD"/>
    <w:rsid w:val="00786972"/>
    <w:rsid w:val="0078710D"/>
    <w:rsid w:val="00787171"/>
    <w:rsid w:val="00793EA9"/>
    <w:rsid w:val="007955D9"/>
    <w:rsid w:val="0079680B"/>
    <w:rsid w:val="00796DF7"/>
    <w:rsid w:val="00796F59"/>
    <w:rsid w:val="007973CD"/>
    <w:rsid w:val="007A0CE5"/>
    <w:rsid w:val="007A170E"/>
    <w:rsid w:val="007A40A3"/>
    <w:rsid w:val="007A5FC4"/>
    <w:rsid w:val="007B0564"/>
    <w:rsid w:val="007B496D"/>
    <w:rsid w:val="007B7582"/>
    <w:rsid w:val="007C03A3"/>
    <w:rsid w:val="007C15E8"/>
    <w:rsid w:val="007C43CD"/>
    <w:rsid w:val="007D4C20"/>
    <w:rsid w:val="007E31D1"/>
    <w:rsid w:val="007E541E"/>
    <w:rsid w:val="007E5EE2"/>
    <w:rsid w:val="007E7481"/>
    <w:rsid w:val="007F17BA"/>
    <w:rsid w:val="007F382C"/>
    <w:rsid w:val="007F5DEF"/>
    <w:rsid w:val="00802238"/>
    <w:rsid w:val="00802861"/>
    <w:rsid w:val="008031DE"/>
    <w:rsid w:val="00806379"/>
    <w:rsid w:val="008140CD"/>
    <w:rsid w:val="008149A5"/>
    <w:rsid w:val="008219B8"/>
    <w:rsid w:val="00821F1E"/>
    <w:rsid w:val="008223A3"/>
    <w:rsid w:val="00824BCB"/>
    <w:rsid w:val="008262C0"/>
    <w:rsid w:val="0083222A"/>
    <w:rsid w:val="00833103"/>
    <w:rsid w:val="00834B8F"/>
    <w:rsid w:val="00835079"/>
    <w:rsid w:val="00836225"/>
    <w:rsid w:val="00840150"/>
    <w:rsid w:val="00842CA0"/>
    <w:rsid w:val="00843033"/>
    <w:rsid w:val="00844238"/>
    <w:rsid w:val="0084485B"/>
    <w:rsid w:val="00845F0D"/>
    <w:rsid w:val="00847914"/>
    <w:rsid w:val="0085258E"/>
    <w:rsid w:val="008533EB"/>
    <w:rsid w:val="0085537E"/>
    <w:rsid w:val="00860FC8"/>
    <w:rsid w:val="00862045"/>
    <w:rsid w:val="00862DEE"/>
    <w:rsid w:val="008657A1"/>
    <w:rsid w:val="00867593"/>
    <w:rsid w:val="00872C04"/>
    <w:rsid w:val="00875289"/>
    <w:rsid w:val="00875495"/>
    <w:rsid w:val="00876D7D"/>
    <w:rsid w:val="00880148"/>
    <w:rsid w:val="008833E1"/>
    <w:rsid w:val="00884A0B"/>
    <w:rsid w:val="00884EA7"/>
    <w:rsid w:val="00885244"/>
    <w:rsid w:val="00885DBF"/>
    <w:rsid w:val="00886438"/>
    <w:rsid w:val="00886FE9"/>
    <w:rsid w:val="00887D3E"/>
    <w:rsid w:val="00890463"/>
    <w:rsid w:val="008909EF"/>
    <w:rsid w:val="00891D1B"/>
    <w:rsid w:val="00896A7B"/>
    <w:rsid w:val="00897264"/>
    <w:rsid w:val="0089788A"/>
    <w:rsid w:val="008A5E7E"/>
    <w:rsid w:val="008A610B"/>
    <w:rsid w:val="008B03F4"/>
    <w:rsid w:val="008B2B4A"/>
    <w:rsid w:val="008B4CF3"/>
    <w:rsid w:val="008B4D1C"/>
    <w:rsid w:val="008B6B8A"/>
    <w:rsid w:val="008C1B36"/>
    <w:rsid w:val="008C2D30"/>
    <w:rsid w:val="008C7C9F"/>
    <w:rsid w:val="008D14BE"/>
    <w:rsid w:val="008D1F47"/>
    <w:rsid w:val="008D275F"/>
    <w:rsid w:val="008D32F4"/>
    <w:rsid w:val="008E2FD7"/>
    <w:rsid w:val="008E4795"/>
    <w:rsid w:val="008E7260"/>
    <w:rsid w:val="008F17D5"/>
    <w:rsid w:val="008F2068"/>
    <w:rsid w:val="008F4FDC"/>
    <w:rsid w:val="008F5504"/>
    <w:rsid w:val="008F6F44"/>
    <w:rsid w:val="009050A9"/>
    <w:rsid w:val="00905228"/>
    <w:rsid w:val="00910305"/>
    <w:rsid w:val="00910981"/>
    <w:rsid w:val="0091166E"/>
    <w:rsid w:val="0091492C"/>
    <w:rsid w:val="009152FD"/>
    <w:rsid w:val="00921008"/>
    <w:rsid w:val="00921053"/>
    <w:rsid w:val="009213DB"/>
    <w:rsid w:val="009214E7"/>
    <w:rsid w:val="009218E8"/>
    <w:rsid w:val="009219B5"/>
    <w:rsid w:val="00922F9D"/>
    <w:rsid w:val="0092498D"/>
    <w:rsid w:val="00925797"/>
    <w:rsid w:val="009258A3"/>
    <w:rsid w:val="00926808"/>
    <w:rsid w:val="00926C14"/>
    <w:rsid w:val="00926E85"/>
    <w:rsid w:val="009271D4"/>
    <w:rsid w:val="00930AC0"/>
    <w:rsid w:val="00931132"/>
    <w:rsid w:val="00932B66"/>
    <w:rsid w:val="00933393"/>
    <w:rsid w:val="00934DE4"/>
    <w:rsid w:val="009378BA"/>
    <w:rsid w:val="009409B7"/>
    <w:rsid w:val="00942361"/>
    <w:rsid w:val="00942543"/>
    <w:rsid w:val="00942E74"/>
    <w:rsid w:val="00943FC1"/>
    <w:rsid w:val="00944E9F"/>
    <w:rsid w:val="0095038D"/>
    <w:rsid w:val="00954475"/>
    <w:rsid w:val="009545C8"/>
    <w:rsid w:val="00964B2A"/>
    <w:rsid w:val="009666D8"/>
    <w:rsid w:val="00970AAF"/>
    <w:rsid w:val="00971053"/>
    <w:rsid w:val="00971A59"/>
    <w:rsid w:val="00973AF1"/>
    <w:rsid w:val="0097648E"/>
    <w:rsid w:val="00976C21"/>
    <w:rsid w:val="00977864"/>
    <w:rsid w:val="009820E0"/>
    <w:rsid w:val="00982D28"/>
    <w:rsid w:val="00985206"/>
    <w:rsid w:val="009858D2"/>
    <w:rsid w:val="0098650F"/>
    <w:rsid w:val="00986585"/>
    <w:rsid w:val="00986652"/>
    <w:rsid w:val="009903BB"/>
    <w:rsid w:val="0099055F"/>
    <w:rsid w:val="00990AED"/>
    <w:rsid w:val="00995A31"/>
    <w:rsid w:val="00997CB5"/>
    <w:rsid w:val="00997DBB"/>
    <w:rsid w:val="009A7F4F"/>
    <w:rsid w:val="009A7FE6"/>
    <w:rsid w:val="009B082B"/>
    <w:rsid w:val="009B215C"/>
    <w:rsid w:val="009B5091"/>
    <w:rsid w:val="009C31E0"/>
    <w:rsid w:val="009C49BF"/>
    <w:rsid w:val="009C5579"/>
    <w:rsid w:val="009C7D21"/>
    <w:rsid w:val="009D1D4D"/>
    <w:rsid w:val="009D318A"/>
    <w:rsid w:val="009D4D96"/>
    <w:rsid w:val="009E02EC"/>
    <w:rsid w:val="009E4713"/>
    <w:rsid w:val="009E50D0"/>
    <w:rsid w:val="009E593E"/>
    <w:rsid w:val="009E7317"/>
    <w:rsid w:val="009F1F1D"/>
    <w:rsid w:val="00A03F03"/>
    <w:rsid w:val="00A06E50"/>
    <w:rsid w:val="00A11B94"/>
    <w:rsid w:val="00A16AB6"/>
    <w:rsid w:val="00A209B7"/>
    <w:rsid w:val="00A21903"/>
    <w:rsid w:val="00A25AEF"/>
    <w:rsid w:val="00A2712B"/>
    <w:rsid w:val="00A27E00"/>
    <w:rsid w:val="00A35CA0"/>
    <w:rsid w:val="00A425C9"/>
    <w:rsid w:val="00A45180"/>
    <w:rsid w:val="00A509AB"/>
    <w:rsid w:val="00A53D0F"/>
    <w:rsid w:val="00A563F9"/>
    <w:rsid w:val="00A57101"/>
    <w:rsid w:val="00A57444"/>
    <w:rsid w:val="00A57A1A"/>
    <w:rsid w:val="00A6209F"/>
    <w:rsid w:val="00A62841"/>
    <w:rsid w:val="00A65AA2"/>
    <w:rsid w:val="00A66BD9"/>
    <w:rsid w:val="00A71DD7"/>
    <w:rsid w:val="00A726A0"/>
    <w:rsid w:val="00A73372"/>
    <w:rsid w:val="00A80C76"/>
    <w:rsid w:val="00A8566D"/>
    <w:rsid w:val="00A90DD7"/>
    <w:rsid w:val="00AA2031"/>
    <w:rsid w:val="00AB1B55"/>
    <w:rsid w:val="00AB2715"/>
    <w:rsid w:val="00AB4567"/>
    <w:rsid w:val="00AC426D"/>
    <w:rsid w:val="00AC48CA"/>
    <w:rsid w:val="00AD1808"/>
    <w:rsid w:val="00AD248A"/>
    <w:rsid w:val="00AD26CE"/>
    <w:rsid w:val="00AD29BB"/>
    <w:rsid w:val="00AD33A7"/>
    <w:rsid w:val="00AD3B93"/>
    <w:rsid w:val="00AD5E6A"/>
    <w:rsid w:val="00AE3562"/>
    <w:rsid w:val="00AE3CCB"/>
    <w:rsid w:val="00AE536A"/>
    <w:rsid w:val="00AE7CF5"/>
    <w:rsid w:val="00AF1386"/>
    <w:rsid w:val="00AF3817"/>
    <w:rsid w:val="00AF4212"/>
    <w:rsid w:val="00AF77FE"/>
    <w:rsid w:val="00AF7991"/>
    <w:rsid w:val="00B00C52"/>
    <w:rsid w:val="00B020EC"/>
    <w:rsid w:val="00B0242A"/>
    <w:rsid w:val="00B04377"/>
    <w:rsid w:val="00B04EC1"/>
    <w:rsid w:val="00B05CC7"/>
    <w:rsid w:val="00B06DE1"/>
    <w:rsid w:val="00B11317"/>
    <w:rsid w:val="00B15011"/>
    <w:rsid w:val="00B218A5"/>
    <w:rsid w:val="00B2237D"/>
    <w:rsid w:val="00B2280D"/>
    <w:rsid w:val="00B23386"/>
    <w:rsid w:val="00B23EC8"/>
    <w:rsid w:val="00B2455C"/>
    <w:rsid w:val="00B278A2"/>
    <w:rsid w:val="00B3062F"/>
    <w:rsid w:val="00B35D79"/>
    <w:rsid w:val="00B3649B"/>
    <w:rsid w:val="00B376F3"/>
    <w:rsid w:val="00B377BE"/>
    <w:rsid w:val="00B40691"/>
    <w:rsid w:val="00B41C41"/>
    <w:rsid w:val="00B52EFC"/>
    <w:rsid w:val="00B54AA5"/>
    <w:rsid w:val="00B54AF0"/>
    <w:rsid w:val="00B55D88"/>
    <w:rsid w:val="00B5749A"/>
    <w:rsid w:val="00B57E7C"/>
    <w:rsid w:val="00B63D85"/>
    <w:rsid w:val="00B644F9"/>
    <w:rsid w:val="00B670C2"/>
    <w:rsid w:val="00B7005B"/>
    <w:rsid w:val="00B7064B"/>
    <w:rsid w:val="00B71679"/>
    <w:rsid w:val="00B74636"/>
    <w:rsid w:val="00B81B08"/>
    <w:rsid w:val="00B83082"/>
    <w:rsid w:val="00B85FDD"/>
    <w:rsid w:val="00B92161"/>
    <w:rsid w:val="00B92967"/>
    <w:rsid w:val="00B929B2"/>
    <w:rsid w:val="00B92EEC"/>
    <w:rsid w:val="00B978E3"/>
    <w:rsid w:val="00BA0529"/>
    <w:rsid w:val="00BA1392"/>
    <w:rsid w:val="00BA39C3"/>
    <w:rsid w:val="00BA7A0B"/>
    <w:rsid w:val="00BB2EA9"/>
    <w:rsid w:val="00BB356B"/>
    <w:rsid w:val="00BB53B4"/>
    <w:rsid w:val="00BB5CD3"/>
    <w:rsid w:val="00BC3386"/>
    <w:rsid w:val="00BD1D8D"/>
    <w:rsid w:val="00BD1E44"/>
    <w:rsid w:val="00BE0736"/>
    <w:rsid w:val="00BE59E3"/>
    <w:rsid w:val="00BE7BE5"/>
    <w:rsid w:val="00BF40E3"/>
    <w:rsid w:val="00BF4104"/>
    <w:rsid w:val="00BF71CD"/>
    <w:rsid w:val="00BF7A40"/>
    <w:rsid w:val="00BF7EDD"/>
    <w:rsid w:val="00BF7FC7"/>
    <w:rsid w:val="00C01B71"/>
    <w:rsid w:val="00C03FDB"/>
    <w:rsid w:val="00C03FEF"/>
    <w:rsid w:val="00C15C02"/>
    <w:rsid w:val="00C204C5"/>
    <w:rsid w:val="00C25933"/>
    <w:rsid w:val="00C270E0"/>
    <w:rsid w:val="00C31363"/>
    <w:rsid w:val="00C42959"/>
    <w:rsid w:val="00C441EF"/>
    <w:rsid w:val="00C4662D"/>
    <w:rsid w:val="00C46CD2"/>
    <w:rsid w:val="00C47204"/>
    <w:rsid w:val="00C5289F"/>
    <w:rsid w:val="00C530B7"/>
    <w:rsid w:val="00C53D92"/>
    <w:rsid w:val="00C5707F"/>
    <w:rsid w:val="00C602C4"/>
    <w:rsid w:val="00C60DBB"/>
    <w:rsid w:val="00C61675"/>
    <w:rsid w:val="00C6407D"/>
    <w:rsid w:val="00C64BBE"/>
    <w:rsid w:val="00C6507A"/>
    <w:rsid w:val="00C673B9"/>
    <w:rsid w:val="00C675C4"/>
    <w:rsid w:val="00C750E9"/>
    <w:rsid w:val="00C75922"/>
    <w:rsid w:val="00C8085E"/>
    <w:rsid w:val="00C83731"/>
    <w:rsid w:val="00C85B95"/>
    <w:rsid w:val="00C92F6E"/>
    <w:rsid w:val="00CA0026"/>
    <w:rsid w:val="00CA166C"/>
    <w:rsid w:val="00CA28EE"/>
    <w:rsid w:val="00CA47FA"/>
    <w:rsid w:val="00CA5CD6"/>
    <w:rsid w:val="00CB09F2"/>
    <w:rsid w:val="00CB3B94"/>
    <w:rsid w:val="00CC0541"/>
    <w:rsid w:val="00CC1923"/>
    <w:rsid w:val="00CC1A1F"/>
    <w:rsid w:val="00CC2DC7"/>
    <w:rsid w:val="00CC2EEA"/>
    <w:rsid w:val="00CC5C85"/>
    <w:rsid w:val="00CD4556"/>
    <w:rsid w:val="00CD693C"/>
    <w:rsid w:val="00CE41D5"/>
    <w:rsid w:val="00CE4DD1"/>
    <w:rsid w:val="00CE6E30"/>
    <w:rsid w:val="00CE6FEC"/>
    <w:rsid w:val="00CE7268"/>
    <w:rsid w:val="00CF1C2D"/>
    <w:rsid w:val="00CF49ED"/>
    <w:rsid w:val="00CF5481"/>
    <w:rsid w:val="00CF622D"/>
    <w:rsid w:val="00CF6748"/>
    <w:rsid w:val="00CF7838"/>
    <w:rsid w:val="00D03065"/>
    <w:rsid w:val="00D03620"/>
    <w:rsid w:val="00D0430C"/>
    <w:rsid w:val="00D11AC0"/>
    <w:rsid w:val="00D1219F"/>
    <w:rsid w:val="00D171A8"/>
    <w:rsid w:val="00D200BB"/>
    <w:rsid w:val="00D20114"/>
    <w:rsid w:val="00D214CD"/>
    <w:rsid w:val="00D24352"/>
    <w:rsid w:val="00D25793"/>
    <w:rsid w:val="00D31F4E"/>
    <w:rsid w:val="00D34576"/>
    <w:rsid w:val="00D410FB"/>
    <w:rsid w:val="00D455AE"/>
    <w:rsid w:val="00D463EC"/>
    <w:rsid w:val="00D50353"/>
    <w:rsid w:val="00D618CA"/>
    <w:rsid w:val="00D61DB6"/>
    <w:rsid w:val="00D63655"/>
    <w:rsid w:val="00D64DC2"/>
    <w:rsid w:val="00D67DF3"/>
    <w:rsid w:val="00D67FEC"/>
    <w:rsid w:val="00D71622"/>
    <w:rsid w:val="00D71882"/>
    <w:rsid w:val="00D721A2"/>
    <w:rsid w:val="00D755D9"/>
    <w:rsid w:val="00D80F69"/>
    <w:rsid w:val="00D81F3A"/>
    <w:rsid w:val="00D83862"/>
    <w:rsid w:val="00D914AA"/>
    <w:rsid w:val="00D93624"/>
    <w:rsid w:val="00D975F5"/>
    <w:rsid w:val="00DA2EC4"/>
    <w:rsid w:val="00DA3AB8"/>
    <w:rsid w:val="00DA4448"/>
    <w:rsid w:val="00DA6947"/>
    <w:rsid w:val="00DA6FFC"/>
    <w:rsid w:val="00DA7A10"/>
    <w:rsid w:val="00DB0AE1"/>
    <w:rsid w:val="00DB132E"/>
    <w:rsid w:val="00DB1775"/>
    <w:rsid w:val="00DB463F"/>
    <w:rsid w:val="00DB63E1"/>
    <w:rsid w:val="00DC4E80"/>
    <w:rsid w:val="00DC5109"/>
    <w:rsid w:val="00DC69E2"/>
    <w:rsid w:val="00DD03A6"/>
    <w:rsid w:val="00DD0B80"/>
    <w:rsid w:val="00DD2F1E"/>
    <w:rsid w:val="00DD42D1"/>
    <w:rsid w:val="00DD4D18"/>
    <w:rsid w:val="00DD579E"/>
    <w:rsid w:val="00DE31DD"/>
    <w:rsid w:val="00DE463D"/>
    <w:rsid w:val="00DE4B98"/>
    <w:rsid w:val="00DE4C32"/>
    <w:rsid w:val="00DE5684"/>
    <w:rsid w:val="00DF572C"/>
    <w:rsid w:val="00DF5E57"/>
    <w:rsid w:val="00DF788B"/>
    <w:rsid w:val="00E00D74"/>
    <w:rsid w:val="00E02625"/>
    <w:rsid w:val="00E03582"/>
    <w:rsid w:val="00E03D3E"/>
    <w:rsid w:val="00E103BB"/>
    <w:rsid w:val="00E10C90"/>
    <w:rsid w:val="00E1234D"/>
    <w:rsid w:val="00E1340F"/>
    <w:rsid w:val="00E1441C"/>
    <w:rsid w:val="00E23258"/>
    <w:rsid w:val="00E256DE"/>
    <w:rsid w:val="00E262EF"/>
    <w:rsid w:val="00E27085"/>
    <w:rsid w:val="00E27863"/>
    <w:rsid w:val="00E307CD"/>
    <w:rsid w:val="00E30E3D"/>
    <w:rsid w:val="00E31F1F"/>
    <w:rsid w:val="00E3379A"/>
    <w:rsid w:val="00E33F0C"/>
    <w:rsid w:val="00E403DC"/>
    <w:rsid w:val="00E40B62"/>
    <w:rsid w:val="00E44D2D"/>
    <w:rsid w:val="00E47471"/>
    <w:rsid w:val="00E6083D"/>
    <w:rsid w:val="00E62B7D"/>
    <w:rsid w:val="00E62CFF"/>
    <w:rsid w:val="00E6407A"/>
    <w:rsid w:val="00E6579A"/>
    <w:rsid w:val="00E715A9"/>
    <w:rsid w:val="00E7647E"/>
    <w:rsid w:val="00E76902"/>
    <w:rsid w:val="00E76A42"/>
    <w:rsid w:val="00E80384"/>
    <w:rsid w:val="00E8212B"/>
    <w:rsid w:val="00E87E93"/>
    <w:rsid w:val="00E90ECE"/>
    <w:rsid w:val="00E94320"/>
    <w:rsid w:val="00E9775B"/>
    <w:rsid w:val="00EA17F2"/>
    <w:rsid w:val="00EA3989"/>
    <w:rsid w:val="00EA4255"/>
    <w:rsid w:val="00EB36B9"/>
    <w:rsid w:val="00EB45F8"/>
    <w:rsid w:val="00EB69F0"/>
    <w:rsid w:val="00EB7252"/>
    <w:rsid w:val="00EC5E9C"/>
    <w:rsid w:val="00EC73E4"/>
    <w:rsid w:val="00EC7794"/>
    <w:rsid w:val="00ED135C"/>
    <w:rsid w:val="00EE0E80"/>
    <w:rsid w:val="00EE116A"/>
    <w:rsid w:val="00EE53BB"/>
    <w:rsid w:val="00EF1AF7"/>
    <w:rsid w:val="00EF6D99"/>
    <w:rsid w:val="00EF74DB"/>
    <w:rsid w:val="00F01FF8"/>
    <w:rsid w:val="00F036DC"/>
    <w:rsid w:val="00F062C0"/>
    <w:rsid w:val="00F11F50"/>
    <w:rsid w:val="00F1327C"/>
    <w:rsid w:val="00F13BCC"/>
    <w:rsid w:val="00F17D76"/>
    <w:rsid w:val="00F2085E"/>
    <w:rsid w:val="00F306AD"/>
    <w:rsid w:val="00F317A2"/>
    <w:rsid w:val="00F3272D"/>
    <w:rsid w:val="00F33C41"/>
    <w:rsid w:val="00F36FB2"/>
    <w:rsid w:val="00F379E7"/>
    <w:rsid w:val="00F40709"/>
    <w:rsid w:val="00F41309"/>
    <w:rsid w:val="00F42143"/>
    <w:rsid w:val="00F42237"/>
    <w:rsid w:val="00F42EA7"/>
    <w:rsid w:val="00F44556"/>
    <w:rsid w:val="00F4638F"/>
    <w:rsid w:val="00F46538"/>
    <w:rsid w:val="00F46673"/>
    <w:rsid w:val="00F47386"/>
    <w:rsid w:val="00F47A7D"/>
    <w:rsid w:val="00F53E1B"/>
    <w:rsid w:val="00F60E85"/>
    <w:rsid w:val="00F6569D"/>
    <w:rsid w:val="00F662C8"/>
    <w:rsid w:val="00F73BCC"/>
    <w:rsid w:val="00F8045E"/>
    <w:rsid w:val="00F833D6"/>
    <w:rsid w:val="00F8472F"/>
    <w:rsid w:val="00F85589"/>
    <w:rsid w:val="00F90058"/>
    <w:rsid w:val="00F9390D"/>
    <w:rsid w:val="00F94E5A"/>
    <w:rsid w:val="00FA13F0"/>
    <w:rsid w:val="00FA18FA"/>
    <w:rsid w:val="00FA3C9B"/>
    <w:rsid w:val="00FA6C15"/>
    <w:rsid w:val="00FB0B49"/>
    <w:rsid w:val="00FB48E1"/>
    <w:rsid w:val="00FB4C38"/>
    <w:rsid w:val="00FB7950"/>
    <w:rsid w:val="00FC067D"/>
    <w:rsid w:val="00FC0983"/>
    <w:rsid w:val="00FC2824"/>
    <w:rsid w:val="00FC2B5B"/>
    <w:rsid w:val="00FD19A1"/>
    <w:rsid w:val="00FD2188"/>
    <w:rsid w:val="00FD2E9D"/>
    <w:rsid w:val="00FD5E9C"/>
    <w:rsid w:val="00FD78B3"/>
    <w:rsid w:val="00FE30E1"/>
    <w:rsid w:val="00FE33AF"/>
    <w:rsid w:val="00FE4AED"/>
    <w:rsid w:val="00FE6A86"/>
    <w:rsid w:val="00FE7298"/>
    <w:rsid w:val="00FF10A7"/>
    <w:rsid w:val="00FF148A"/>
    <w:rsid w:val="00FF3542"/>
    <w:rsid w:val="00FF4504"/>
    <w:rsid w:val="00FF610C"/>
    <w:rsid w:val="00FF64F3"/>
    <w:rsid w:val="015B015F"/>
    <w:rsid w:val="0251B541"/>
    <w:rsid w:val="033CCD38"/>
    <w:rsid w:val="0521AC42"/>
    <w:rsid w:val="053EE525"/>
    <w:rsid w:val="06156F35"/>
    <w:rsid w:val="06725F91"/>
    <w:rsid w:val="070273AE"/>
    <w:rsid w:val="0954EDD3"/>
    <w:rsid w:val="0A497B4B"/>
    <w:rsid w:val="0CFE1E3C"/>
    <w:rsid w:val="0EAEEF67"/>
    <w:rsid w:val="0F0A7446"/>
    <w:rsid w:val="0F165276"/>
    <w:rsid w:val="10FB9722"/>
    <w:rsid w:val="11B51238"/>
    <w:rsid w:val="15A6154D"/>
    <w:rsid w:val="160A1871"/>
    <w:rsid w:val="1841B470"/>
    <w:rsid w:val="1900FCBB"/>
    <w:rsid w:val="1F51DC93"/>
    <w:rsid w:val="1F9FC32E"/>
    <w:rsid w:val="1FEE8967"/>
    <w:rsid w:val="20A8C2B9"/>
    <w:rsid w:val="224AEEA5"/>
    <w:rsid w:val="22891C66"/>
    <w:rsid w:val="228A1885"/>
    <w:rsid w:val="240C5050"/>
    <w:rsid w:val="241CCBA7"/>
    <w:rsid w:val="24F5D066"/>
    <w:rsid w:val="25ABC491"/>
    <w:rsid w:val="28B0177F"/>
    <w:rsid w:val="28C45AD4"/>
    <w:rsid w:val="2915121C"/>
    <w:rsid w:val="29F71A50"/>
    <w:rsid w:val="2D7F8C3D"/>
    <w:rsid w:val="2DC22EF8"/>
    <w:rsid w:val="2EEDB424"/>
    <w:rsid w:val="2F887C22"/>
    <w:rsid w:val="2F99B9E2"/>
    <w:rsid w:val="33F8B810"/>
    <w:rsid w:val="3404D056"/>
    <w:rsid w:val="34348D24"/>
    <w:rsid w:val="373DC51A"/>
    <w:rsid w:val="39166F3A"/>
    <w:rsid w:val="3DED6C32"/>
    <w:rsid w:val="3ED9419F"/>
    <w:rsid w:val="3F79FE1F"/>
    <w:rsid w:val="3F89A983"/>
    <w:rsid w:val="40141E93"/>
    <w:rsid w:val="40845499"/>
    <w:rsid w:val="4119130C"/>
    <w:rsid w:val="416329CF"/>
    <w:rsid w:val="42A9C361"/>
    <w:rsid w:val="4456ED55"/>
    <w:rsid w:val="453FB7FF"/>
    <w:rsid w:val="47133FC3"/>
    <w:rsid w:val="4717E70B"/>
    <w:rsid w:val="473FE4C0"/>
    <w:rsid w:val="4984F328"/>
    <w:rsid w:val="4A2C6833"/>
    <w:rsid w:val="4AD5F7D6"/>
    <w:rsid w:val="4B22092D"/>
    <w:rsid w:val="4D3DA5EE"/>
    <w:rsid w:val="4F29AD46"/>
    <w:rsid w:val="4F4A410E"/>
    <w:rsid w:val="5050629A"/>
    <w:rsid w:val="533638DA"/>
    <w:rsid w:val="58B7672F"/>
    <w:rsid w:val="5996DFB2"/>
    <w:rsid w:val="5A47F872"/>
    <w:rsid w:val="5BC30DC1"/>
    <w:rsid w:val="5D587DFB"/>
    <w:rsid w:val="5E24A068"/>
    <w:rsid w:val="5F179B34"/>
    <w:rsid w:val="5F17DF8D"/>
    <w:rsid w:val="5FC2E43B"/>
    <w:rsid w:val="6153EFC2"/>
    <w:rsid w:val="61F5A46D"/>
    <w:rsid w:val="63E69508"/>
    <w:rsid w:val="645E9216"/>
    <w:rsid w:val="681EFDBD"/>
    <w:rsid w:val="68B3829B"/>
    <w:rsid w:val="6911F889"/>
    <w:rsid w:val="693A02D1"/>
    <w:rsid w:val="6975CB38"/>
    <w:rsid w:val="698E1E21"/>
    <w:rsid w:val="6B3F59DD"/>
    <w:rsid w:val="6E775B07"/>
    <w:rsid w:val="6F019991"/>
    <w:rsid w:val="6FF414E9"/>
    <w:rsid w:val="713E5763"/>
    <w:rsid w:val="722CBDB9"/>
    <w:rsid w:val="72C9A2E6"/>
    <w:rsid w:val="72CB8A78"/>
    <w:rsid w:val="746FA548"/>
    <w:rsid w:val="74F0BB09"/>
    <w:rsid w:val="756878D3"/>
    <w:rsid w:val="76EB95AB"/>
    <w:rsid w:val="7817D69E"/>
    <w:rsid w:val="7A3BE9F6"/>
    <w:rsid w:val="7CEAD839"/>
    <w:rsid w:val="7F107CC4"/>
    <w:rsid w:val="7F6C91CE"/>
    <w:rsid w:val="7F9C0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3557B"/>
  <w15:docId w15:val="{B64CF889-DC8E-4E47-8261-DB6FBCB52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hAnsi="Calibri" w:eastAsia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F7156"/>
    <w:rPr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2" w:lineRule="auto"/>
      <w:ind w:left="10" w:right="8" w:hanging="10"/>
      <w:jc w:val="center"/>
      <w:outlineLvl w:val="0"/>
    </w:pPr>
    <w:rPr>
      <w:rFonts w:ascii="Cambria" w:hAnsi="Cambria" w:eastAsia="Cambria" w:cs="Cambria"/>
      <w:color w:val="000000"/>
      <w:sz w:val="5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mbria" w:hAnsi="Cambria" w:eastAsia="Cambria" w:cs="Cambria"/>
      <w:color w:val="2E75B5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outlineLvl w:val="2"/>
    </w:pPr>
    <w:rPr>
      <w:rFonts w:ascii="Cambria" w:hAnsi="Cambria" w:eastAsia="Cambria" w:cs="Cambria"/>
      <w:color w:val="2E75B5"/>
      <w:sz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1" w:customStyle="1">
    <w:name w:val="Table Grid1"/>
    <w:rsid w:val="006F156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eading3Char" w:customStyle="1">
    <w:name w:val="Heading 3 Char"/>
    <w:link w:val="Heading3"/>
    <w:uiPriority w:val="9"/>
    <w:rPr>
      <w:rFonts w:ascii="Cambria" w:hAnsi="Cambria" w:eastAsia="Cambria" w:cs="Cambria"/>
      <w:color w:val="2E75B5"/>
      <w:sz w:val="28"/>
    </w:rPr>
  </w:style>
  <w:style w:type="character" w:styleId="Heading2Char" w:customStyle="1">
    <w:name w:val="Heading 2 Char"/>
    <w:link w:val="Heading2"/>
    <w:uiPriority w:val="9"/>
    <w:rPr>
      <w:rFonts w:ascii="Cambria" w:hAnsi="Cambria" w:eastAsia="Cambria" w:cs="Cambria"/>
      <w:color w:val="2E75B5"/>
      <w:sz w:val="32"/>
    </w:rPr>
  </w:style>
  <w:style w:type="character" w:styleId="Heading1Char" w:customStyle="1">
    <w:name w:val="Heading 1 Char"/>
    <w:link w:val="Heading1"/>
    <w:uiPriority w:val="9"/>
    <w:rPr>
      <w:rFonts w:ascii="Cambria" w:hAnsi="Cambria" w:eastAsia="Cambria" w:cs="Cambria"/>
      <w:color w:val="000000"/>
      <w:sz w:val="56"/>
    </w:rPr>
  </w:style>
  <w:style w:type="paragraph" w:styleId="footnotedescription" w:customStyle="1">
    <w:name w:val="footnote description"/>
    <w:next w:val="Normal"/>
    <w:link w:val="footnotedescriptionChar"/>
    <w:hidden/>
    <w:pPr>
      <w:spacing w:after="0"/>
    </w:pPr>
    <w:rPr>
      <w:rFonts w:ascii="Cambria" w:hAnsi="Cambria" w:eastAsia="Cambria" w:cs="Cambria"/>
      <w:color w:val="000000"/>
      <w:sz w:val="16"/>
    </w:rPr>
  </w:style>
  <w:style w:type="character" w:styleId="footnotedescriptionChar" w:customStyle="1">
    <w:name w:val="footnote description Char"/>
    <w:link w:val="footnotedescription"/>
    <w:rPr>
      <w:rFonts w:ascii="Cambria" w:hAnsi="Cambria" w:eastAsia="Cambria" w:cs="Cambria"/>
      <w:color w:val="000000"/>
      <w:sz w:val="16"/>
    </w:rPr>
  </w:style>
  <w:style w:type="character" w:styleId="footnotemark" w:customStyle="1">
    <w:name w:val="footnote mark"/>
    <w:hidden/>
    <w:rPr>
      <w:rFonts w:ascii="Cambria" w:hAnsi="Cambria" w:eastAsia="Cambria" w:cs="Cambria"/>
      <w:color w:val="000000"/>
      <w:sz w:val="16"/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86DD5"/>
    <w:pPr>
      <w:tabs>
        <w:tab w:val="center" w:pos="4419"/>
        <w:tab w:val="right" w:pos="8838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86DD5"/>
    <w:rPr>
      <w:rFonts w:ascii="Calibri" w:hAnsi="Calibri" w:eastAsia="Calibri" w:cs="Calibri"/>
      <w:color w:val="000000"/>
      <w:sz w:val="22"/>
    </w:rPr>
  </w:style>
  <w:style w:type="paragraph" w:styleId="PortadaTitulo1" w:customStyle="1">
    <w:name w:val="PortadaTitulo 1"/>
    <w:basedOn w:val="Normal"/>
    <w:link w:val="PortadaTitulo1Car"/>
    <w:qFormat/>
    <w:rsid w:val="00685633"/>
    <w:pPr>
      <w:spacing w:after="0" w:line="240" w:lineRule="auto"/>
      <w:jc w:val="center"/>
    </w:pPr>
    <w:rPr>
      <w:rFonts w:ascii="Times New Roman" w:hAnsi="Times New Roman" w:eastAsia="Times New Roman" w:cs="Times New Roman"/>
      <w:b/>
      <w:bCs/>
      <w:color w:val="808080"/>
      <w:sz w:val="40"/>
      <w:szCs w:val="40"/>
      <w:lang w:val="es-ES" w:eastAsia="x-none"/>
    </w:rPr>
  </w:style>
  <w:style w:type="character" w:styleId="PortadaTitulo1Car" w:customStyle="1">
    <w:name w:val="PortadaTitulo 1 Car"/>
    <w:link w:val="PortadaTitulo1"/>
    <w:rsid w:val="00685633"/>
    <w:rPr>
      <w:rFonts w:ascii="Times New Roman" w:hAnsi="Times New Roman" w:eastAsia="Times New Roman" w:cs="Times New Roman"/>
      <w:b/>
      <w:bCs/>
      <w:color w:val="808080"/>
      <w:kern w:val="0"/>
      <w:sz w:val="40"/>
      <w:szCs w:val="40"/>
      <w:lang w:val="es-ES" w:eastAsia="x-none"/>
    </w:rPr>
  </w:style>
  <w:style w:type="paragraph" w:styleId="PortadaTitulo3" w:customStyle="1">
    <w:name w:val="Portada Titulo3"/>
    <w:basedOn w:val="Normal"/>
    <w:link w:val="PortadaTitulo3Car"/>
    <w:qFormat/>
    <w:rsid w:val="00685633"/>
    <w:pPr>
      <w:spacing w:after="0" w:line="240" w:lineRule="auto"/>
      <w:jc w:val="center"/>
    </w:pPr>
    <w:rPr>
      <w:rFonts w:ascii="Open Sans SemiBold" w:hAnsi="Open Sans SemiBold" w:eastAsia="Times New Roman" w:cs="Times New Roman"/>
      <w:b/>
      <w:bCs/>
      <w:color w:val="808080"/>
      <w:sz w:val="40"/>
      <w:szCs w:val="40"/>
      <w:lang w:val="es-ES" w:eastAsia="en-US"/>
    </w:rPr>
  </w:style>
  <w:style w:type="character" w:styleId="PortadaTitulo3Car" w:customStyle="1">
    <w:name w:val="Portada Titulo3 Car"/>
    <w:link w:val="PortadaTitulo3"/>
    <w:rsid w:val="00685633"/>
    <w:rPr>
      <w:rFonts w:ascii="Open Sans SemiBold" w:hAnsi="Open Sans SemiBold" w:eastAsia="Times New Roman" w:cs="Times New Roman"/>
      <w:b/>
      <w:bCs/>
      <w:color w:val="808080"/>
      <w:kern w:val="0"/>
      <w:sz w:val="40"/>
      <w:szCs w:val="40"/>
      <w:lang w:val="es-E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6024A"/>
    <w:pPr>
      <w:spacing w:before="240" w:line="259" w:lineRule="auto"/>
      <w:ind w:left="0" w:right="0" w:firstLine="0"/>
      <w:jc w:val="left"/>
      <w:outlineLvl w:val="9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76024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6024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6024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6024A"/>
    <w:rPr>
      <w:color w:val="467886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077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0770B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70770B"/>
    <w:rPr>
      <w:rFonts w:ascii="Calibri" w:hAnsi="Calibri" w:eastAsia="Calibri" w:cs="Calibri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770B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70770B"/>
    <w:rPr>
      <w:rFonts w:ascii="Calibri" w:hAnsi="Calibri" w:eastAsia="Calibri" w:cs="Calibri"/>
      <w:b/>
      <w:bCs/>
      <w:color w:val="000000"/>
      <w:sz w:val="20"/>
      <w:szCs w:val="2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nil"/>
    </w:tblPr>
  </w:style>
  <w:style w:type="table" w:styleId="a0" w:customStyle="1">
    <w:basedOn w:val="TableNormal"/>
    <w:pPr>
      <w:spacing w:after="0" w:line="240" w:lineRule="auto"/>
    </w:pPr>
    <w:tblPr>
      <w:tblStyleRowBandSize w:val="1"/>
      <w:tblStyleColBandSize w:val="1"/>
      <w:tblInd w:w="0" w:type="nil"/>
      <w:tblCellMar>
        <w:top w:w="151" w:type="dxa"/>
        <w:left w:w="85" w:type="dxa"/>
        <w:right w:w="0" w:type="dxa"/>
      </w:tblCellMar>
    </w:tblPr>
  </w:style>
  <w:style w:type="table" w:styleId="a1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44" w:type="dxa"/>
      </w:tblCellMar>
    </w:tblPr>
  </w:style>
  <w:style w:type="table" w:styleId="a2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46" w:type="dxa"/>
        <w:left w:w="68" w:type="dxa"/>
        <w:right w:w="17" w:type="dxa"/>
      </w:tblCellMar>
    </w:tblPr>
  </w:style>
  <w:style w:type="table" w:styleId="a3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151" w:type="dxa"/>
        <w:left w:w="99" w:type="dxa"/>
        <w:right w:w="1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DE463D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005F26"/>
    <w:pPr>
      <w:ind w:left="720"/>
      <w:contextualSpacing/>
    </w:pPr>
  </w:style>
  <w:style w:type="character" w:styleId="Mention">
    <w:name w:val="Mention"/>
    <w:basedOn w:val="DefaultParagraphFont"/>
    <w:uiPriority w:val="99"/>
    <w:unhideWhenUsed/>
    <w:rsid w:val="009B5091"/>
    <w:rPr>
      <w:color w:val="2B579A"/>
      <w:shd w:val="clear" w:color="auto" w:fill="E1DFDD"/>
    </w:rPr>
  </w:style>
  <w:style w:type="paragraph" w:styleId="Footer">
    <w:name w:val="footer"/>
    <w:basedOn w:val="Normal"/>
    <w:link w:val="FooterChar"/>
    <w:uiPriority w:val="99"/>
    <w:semiHidden/>
    <w:unhideWhenUsed/>
    <w:rsid w:val="002E76F5"/>
    <w:pPr>
      <w:tabs>
        <w:tab w:val="center" w:pos="4419"/>
        <w:tab w:val="right" w:pos="8838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2E76F5"/>
    <w:rPr>
      <w:color w:val="000000"/>
    </w:rPr>
  </w:style>
  <w:style w:type="table" w:styleId="TableNormal1" w:customStyle="1">
    <w:name w:val="Table Normal1"/>
    <w:rsid w:val="00891D1B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 w:customStyle="1">
    <w:name w:val="Table Grid0"/>
    <w:basedOn w:val="TableNormal"/>
    <w:uiPriority w:val="59"/>
    <w:rsid w:val="006F1560"/>
    <w:pPr>
      <w:spacing w:after="0" w:line="240" w:lineRule="auto"/>
    </w:pPr>
    <w:rPr>
      <w:rFonts w:eastAsia="Times New Roman" w:cs="Times New Roman"/>
      <w:sz w:val="20"/>
      <w:szCs w:val="20"/>
      <w:lang w:val="es-ES" w:eastAsia="es-E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dTable1Light">
    <w:name w:val="Grid Table 1 Light"/>
    <w:basedOn w:val="TableNormal"/>
    <w:uiPriority w:val="46"/>
    <w:rsid w:val="004A767D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5E5D33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842CA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59"/>
    <w:rsid w:val="00AF138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970AAF"/>
    <w:pPr>
      <w:spacing w:after="0"/>
    </w:pPr>
    <w:rPr>
      <w:rFonts w:asciiTheme="minorHAnsi" w:hAnsiTheme="minorHAnsi"/>
      <w:i/>
      <w:iCs/>
      <w:sz w:val="20"/>
      <w:szCs w:val="20"/>
    </w:rPr>
  </w:style>
  <w:style w:type="character" w:styleId="ui-provider" w:customStyle="1">
    <w:name w:val="ui-provider"/>
    <w:basedOn w:val="DefaultParagraphFont"/>
    <w:rsid w:val="00A2712B"/>
  </w:style>
  <w:style w:type="paragraph" w:styleId="Revision">
    <w:name w:val="Revision"/>
    <w:hidden/>
    <w:uiPriority w:val="99"/>
    <w:semiHidden/>
    <w:rsid w:val="00B2280D"/>
    <w:pPr>
      <w:spacing w:after="0" w:line="240" w:lineRule="auto"/>
    </w:pPr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4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3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8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8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5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7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4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8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5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4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fontTable" Target="fontTable.xml"/><Relationship Id="rId68" Type="http://schemas.microsoft.com/office/2020/10/relationships/intelligence" Target="intelligence2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microsoft.com/office/2018/08/relationships/commentsExtensible" Target="commentsExtensible.xml"/><Relationship Id="rId29" Type="http://schemas.openxmlformats.org/officeDocument/2006/relationships/image" Target="media/image14.png"/><Relationship Id="rId11" Type="http://schemas.openxmlformats.org/officeDocument/2006/relationships/endnotes" Target="endnote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theme" Target="theme/theme1.xml"/><Relationship Id="rId5" Type="http://schemas.openxmlformats.org/officeDocument/2006/relationships/customXml" Target="../customXml/item5.xml"/><Relationship Id="rId61" Type="http://schemas.openxmlformats.org/officeDocument/2006/relationships/footer" Target="footer2.xml"/><Relationship Id="rId19" Type="http://schemas.openxmlformats.org/officeDocument/2006/relationships/image" Target="media/image4.png"/><Relationship Id="rId14" Type="http://schemas.microsoft.com/office/2011/relationships/commentsExtended" Target="commentsExtended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microsoft.com/office/2011/relationships/people" Target="people.xml"/><Relationship Id="rId8" Type="http://schemas.openxmlformats.org/officeDocument/2006/relationships/settings" Target="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microsoft.com/office/2019/05/relationships/documenttasks" Target="documenttasks/documenttasks1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microsoft.com/office/2016/09/relationships/commentsIds" Target="commentsIds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footnotes" Target="footnotes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footer" Target="footer1.xml"/><Relationship Id="rId65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comments" Target="comments.xml"/><Relationship Id="rId18" Type="http://schemas.openxmlformats.org/officeDocument/2006/relationships/image" Target="media/image3.png"/><Relationship Id="rId39" Type="http://schemas.openxmlformats.org/officeDocument/2006/relationships/image" Target="media/image2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documenttasks/documenttasks1.xml><?xml version="1.0" encoding="utf-8"?>
<t:Tasks xmlns:t="http://schemas.microsoft.com/office/tasks/2019/documenttasks" xmlns:oel="http://schemas.microsoft.com/office/2019/extlst">
  <t:Task id="{3DAE54E5-B582-44BF-AF31-523C9C9D8454}">
    <t:Anchor>
      <t:Comment id="210408981"/>
    </t:Anchor>
    <t:History>
      <t:Event id="{0BDD95F5-FB74-4D41-979D-4628F5723F08}" time="2024-04-25T03:30:08.703Z">
        <t:Attribution userId="S::lchicaiza@javeriana.edu.co::9cc8127a-c1ec-4830-9992-e539bbe2c99e" userProvider="AD" userName="Luis Carlos Chicaíza Rojas"/>
        <t:Anchor>
          <t:Comment id="210408981"/>
        </t:Anchor>
        <t:Create/>
      </t:Event>
      <t:Event id="{9FEAE8A9-D95D-48B0-9550-D7023F49EADA}" time="2024-04-25T03:30:08.703Z">
        <t:Attribution userId="S::lchicaiza@javeriana.edu.co::9cc8127a-c1ec-4830-9992-e539bbe2c99e" userProvider="AD" userName="Luis Carlos Chicaíza Rojas"/>
        <t:Anchor>
          <t:Comment id="210408981"/>
        </t:Anchor>
        <t:Assign userId="S::lideranalitica1@alianzacaoba.co::041d2bb0-d678-423a-a330-11d05176bc0c" userProvider="AD" userName="Pedro"/>
      </t:Event>
      <t:Event id="{F6750141-B5BB-4343-B3B7-94FF49998E76}" time="2024-04-25T03:30:08.703Z">
        <t:Attribution userId="S::lchicaiza@javeriana.edu.co::9cc8127a-c1ec-4830-9992-e539bbe2c99e" userProvider="AD" userName="Luis Carlos Chicaíza Rojas"/>
        <t:Anchor>
          <t:Comment id="210408981"/>
        </t:Anchor>
        <t:SetTitle title="@Pedro Pendiente a que valides el documento, en especial lo que esta resaltado o con comentarios. "/>
      </t:Event>
    </t:History>
  </t:Task>
  <t:Task id="{BCB78089-E03B-458A-8171-F8770AB0D4CC}">
    <t:Anchor>
      <t:Comment id="1151429081"/>
    </t:Anchor>
    <t:History>
      <t:Event id="{5BD9919F-05C6-40EE-A4C2-EA4685A659D6}" time="2024-05-07T22:17:08.601Z">
        <t:Attribution userId="S::lchicaiza@javeriana.edu.co::9cc8127a-c1ec-4830-9992-e539bbe2c99e" userProvider="AD" userName="Luis Carlos Chicaíza Rojas"/>
        <t:Anchor>
          <t:Comment id="1099082810"/>
        </t:Anchor>
        <t:Create/>
      </t:Event>
      <t:Event id="{9917D31B-A31A-435D-9B87-A203B2001DB8}" time="2024-05-07T22:17:08.601Z">
        <t:Attribution userId="S::lchicaiza@javeriana.edu.co::9cc8127a-c1ec-4830-9992-e539bbe2c99e" userProvider="AD" userName="Luis Carlos Chicaíza Rojas"/>
        <t:Anchor>
          <t:Comment id="1099082810"/>
        </t:Anchor>
        <t:Assign userId="S::lideranalitica1@alianzacaoba.co::041d2bb0-d678-423a-a330-11d05176bc0c" userProvider="AD" userName="Pedro"/>
      </t:Event>
      <t:Event id="{73C7D489-8E8F-4919-B892-9C62DF8649C2}" time="2024-05-07T22:17:08.601Z">
        <t:Attribution userId="S::lchicaiza@javeriana.edu.co::9cc8127a-c1ec-4830-9992-e539bbe2c99e" userProvider="AD" userName="Luis Carlos Chicaíza Rojas"/>
        <t:Anchor>
          <t:Comment id="1099082810"/>
        </t:Anchor>
        <t:SetTitle title="@Pedro los scripts los puedo colocar en una carpeta nueva en teams con acceso a todos, o el documento no debería tener este tipo de referencias?"/>
      </t:Event>
      <t:Event id="{80AEF8C0-442D-4643-B598-609F783C3D3D}" time="2024-05-08T22:54:42.366Z">
        <t:Attribution userId="S::lchicaiza@javeriana.edu.co::9cc8127a-c1ec-4830-9992-e539bbe2c99e" userProvider="AD" userName="Luis Carlos Chicaíza Rojas"/>
        <t:Progress percentComplete="100"/>
      </t:Event>
    </t:History>
  </t:Task>
</t:Task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11BD0A341F534F56AEAEF26A22C924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83C5CE-D1D4-44DB-BC34-0F2B6A1D0631}"/>
      </w:docPartPr>
      <w:docPartBody>
        <w:p w:rsidR="00034408" w:rsidRDefault="00034408"/>
      </w:docPartBody>
    </w:docPart>
    <w:docPart>
      <w:docPartPr>
        <w:name w:val="59326A9E7D04466DA622C68D8BC945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27889F-B091-4BFE-8696-4A111D0D588B}"/>
      </w:docPartPr>
      <w:docPartBody>
        <w:p w:rsidR="00034408" w:rsidRDefault="00034408"/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 SemiBold">
    <w:charset w:val="00"/>
    <w:family w:val="swiss"/>
    <w:pitch w:val="variable"/>
    <w:sig w:usb0="E00002EF" w:usb1="4000205B" w:usb2="00000028" w:usb3="00000000" w:csb0="0000019F" w:csb1="00000000"/>
  </w:font>
  <w:font w:name="Aptos Display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408"/>
    <w:rsid w:val="00034408"/>
    <w:rsid w:val="00540774"/>
    <w:rsid w:val="009B701A"/>
    <w:rsid w:val="00B23EC8"/>
    <w:rsid w:val="00E1250C"/>
    <w:rsid w:val="00F5615A"/>
    <w:rsid w:val="00FE6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yG4GhUWRGeBJokAKlSGzccXmMw==">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0F5B15631D7B4EAAFC2AD9AD3C2F5E" ma:contentTypeVersion="4" ma:contentTypeDescription="Create a new document." ma:contentTypeScope="" ma:versionID="557322a81a20f7cf45dcd59249e8ec5c">
  <xsd:schema xmlns:xsd="http://www.w3.org/2001/XMLSchema" xmlns:xs="http://www.w3.org/2001/XMLSchema" xmlns:p="http://schemas.microsoft.com/office/2006/metadata/properties" xmlns:ns2="54756cd9-ce85-40d7-a065-9fb9ebd65e31" targetNamespace="http://schemas.microsoft.com/office/2006/metadata/properties" ma:root="true" ma:fieldsID="8cec8b265ecd1fd0d498e7491e490b26" ns2:_="">
    <xsd:import namespace="54756cd9-ce85-40d7-a065-9fb9ebd65e3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756cd9-ce85-40d7-a065-9fb9ebd65e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B3A2647-3B2C-4A0A-BEA8-C7D87945B7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756cd9-ce85-40d7-a065-9fb9ebd65e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9B96E8B-EA62-4787-B3A9-32FF3E8D8B7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BED86B5-9A6C-4865-8473-9580B028843E}">
  <ds:schemaRefs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54756cd9-ce85-40d7-a065-9fb9ebd65e31"/>
    <ds:schemaRef ds:uri="http://purl.org/dc/elements/1.1/"/>
    <ds:schemaRef ds:uri="http://schemas.microsoft.com/office/2006/metadata/properties"/>
    <ds:schemaRef ds:uri="http://www.w3.org/XML/1998/namespace"/>
  </ds:schemaRefs>
</ds:datastoreItem>
</file>

<file path=customXml/itemProps5.xml><?xml version="1.0" encoding="utf-8"?>
<ds:datastoreItem xmlns:ds="http://schemas.openxmlformats.org/officeDocument/2006/customXml" ds:itemID="{70AF63C3-F9A7-47E2-8694-2DE5C67C9671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Luis Carlos Chicaíza Rojas</dc:creator>
  <keywords/>
  <lastModifiedBy>Johan Manuel Calderon Rodriguez</lastModifiedBy>
  <revision>26</revision>
  <dcterms:created xsi:type="dcterms:W3CDTF">2024-05-07T13:21:00.0000000Z</dcterms:created>
  <dcterms:modified xsi:type="dcterms:W3CDTF">2024-05-09T20:03:13.1193498Z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0x010100980F5B15631D7B4EAAFC2AD9AD3C2F5E</vt:lpwstr>
  </property>
</Properties>
</file>